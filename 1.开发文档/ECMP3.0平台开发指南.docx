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625" w:rsidRDefault="00F77625" w:rsidP="00F77625">
      <w:pPr>
        <w:jc w:val="center"/>
        <w:rPr>
          <w:rFonts w:ascii="Arial" w:hAnsi="Arial" w:cs="Arial" w:hint="eastAsia"/>
          <w:sz w:val="52"/>
          <w:szCs w:val="52"/>
        </w:rPr>
      </w:pPr>
    </w:p>
    <w:p w:rsidR="00C00499" w:rsidRDefault="00C00499" w:rsidP="00F77625">
      <w:pPr>
        <w:jc w:val="center"/>
        <w:rPr>
          <w:rFonts w:ascii="Arial" w:hAnsi="Arial" w:cs="Arial"/>
          <w:sz w:val="52"/>
          <w:szCs w:val="52"/>
        </w:rPr>
      </w:pPr>
    </w:p>
    <w:p w:rsidR="00F77625" w:rsidRDefault="00F77625" w:rsidP="00F77625">
      <w:pPr>
        <w:jc w:val="center"/>
        <w:rPr>
          <w:rFonts w:ascii="Arial" w:hAnsi="Arial" w:cs="Arial"/>
        </w:rPr>
      </w:pPr>
    </w:p>
    <w:p w:rsidR="00F77625" w:rsidRDefault="00583D80" w:rsidP="00583D80">
      <w:pPr>
        <w:jc w:val="center"/>
        <w:rPr>
          <w:rFonts w:ascii="Arial" w:hAnsi="Arial" w:cs="Arial" w:hint="eastAsia"/>
          <w:b/>
          <w:sz w:val="52"/>
        </w:rPr>
      </w:pPr>
      <w:r w:rsidRPr="00583D80">
        <w:rPr>
          <w:rFonts w:ascii="Arial" w:hAnsi="Arial" w:cs="Arial"/>
          <w:b/>
          <w:sz w:val="52"/>
        </w:rPr>
        <w:t>ECMP</w:t>
      </w:r>
      <w:ins w:id="0" w:author="Jamson" w:date="2018-11-01T09:54:00Z">
        <w:r w:rsidR="00EA4513">
          <w:rPr>
            <w:rFonts w:ascii="Arial" w:hAnsi="Arial" w:cs="Arial"/>
            <w:b/>
            <w:sz w:val="52"/>
          </w:rPr>
          <w:t>3</w:t>
        </w:r>
      </w:ins>
      <w:del w:id="1" w:author="Jamson" w:date="2018-11-01T09:54:00Z">
        <w:r w:rsidRPr="00583D80" w:rsidDel="00EA4513">
          <w:rPr>
            <w:rFonts w:ascii="Arial" w:hAnsi="Arial" w:cs="Arial"/>
            <w:b/>
            <w:sz w:val="52"/>
          </w:rPr>
          <w:delText>2</w:delText>
        </w:r>
      </w:del>
      <w:r w:rsidRPr="00583D80">
        <w:rPr>
          <w:rFonts w:ascii="Arial" w:hAnsi="Arial" w:cs="Arial"/>
          <w:b/>
          <w:sz w:val="52"/>
        </w:rPr>
        <w:t>.0</w:t>
      </w:r>
      <w:r w:rsidRPr="00583D80">
        <w:rPr>
          <w:rFonts w:ascii="Arial" w:hAnsi="Arial" w:cs="Arial"/>
          <w:b/>
          <w:sz w:val="52"/>
        </w:rPr>
        <w:t>平台</w:t>
      </w:r>
      <w:del w:id="2" w:author="Jamson" w:date="2018-11-01T09:54:00Z">
        <w:r w:rsidRPr="00583D80" w:rsidDel="00EA4513">
          <w:rPr>
            <w:rFonts w:ascii="Arial" w:hAnsi="Arial" w:cs="Arial"/>
            <w:b/>
            <w:sz w:val="52"/>
          </w:rPr>
          <w:delText>二次</w:delText>
        </w:r>
      </w:del>
      <w:r w:rsidRPr="00583D80">
        <w:rPr>
          <w:rFonts w:ascii="Arial" w:hAnsi="Arial" w:cs="Arial"/>
          <w:b/>
          <w:sz w:val="52"/>
        </w:rPr>
        <w:t>开发</w:t>
      </w:r>
      <w:ins w:id="3" w:author="Jamson" w:date="2018-11-01T09:54:00Z">
        <w:r w:rsidR="00EA4513">
          <w:rPr>
            <w:rFonts w:ascii="Arial" w:hAnsi="Arial" w:cs="Arial" w:hint="eastAsia"/>
            <w:b/>
            <w:sz w:val="52"/>
          </w:rPr>
          <w:t>指南</w:t>
        </w:r>
      </w:ins>
      <w:del w:id="4" w:author="Jamson" w:date="2018-11-01T09:54:00Z">
        <w:r w:rsidRPr="00583D80" w:rsidDel="00EA4513">
          <w:rPr>
            <w:rFonts w:ascii="Arial" w:hAnsi="Arial" w:cs="Arial"/>
            <w:b/>
            <w:sz w:val="52"/>
          </w:rPr>
          <w:delText>手册</w:delText>
        </w:r>
      </w:del>
    </w:p>
    <w:p w:rsidR="00F77625" w:rsidRDefault="00F77625" w:rsidP="00F77625">
      <w:pPr>
        <w:jc w:val="center"/>
        <w:rPr>
          <w:rFonts w:ascii="Arial" w:hAnsi="Arial" w:cs="Arial"/>
        </w:rPr>
      </w:pPr>
    </w:p>
    <w:p w:rsidR="00B24329" w:rsidRDefault="00B24329" w:rsidP="00F77625">
      <w:pPr>
        <w:jc w:val="center"/>
        <w:rPr>
          <w:rFonts w:ascii="Arial" w:hAnsi="Arial" w:cs="Arial"/>
        </w:rPr>
      </w:pPr>
    </w:p>
    <w:p w:rsidR="00B24329" w:rsidRDefault="00B24329" w:rsidP="00F77625">
      <w:pPr>
        <w:jc w:val="center"/>
        <w:rPr>
          <w:rFonts w:ascii="Arial" w:hAnsi="Arial" w:cs="Arial"/>
        </w:rPr>
      </w:pPr>
    </w:p>
    <w:p w:rsidR="00B24329" w:rsidRDefault="00B24329" w:rsidP="00F77625">
      <w:pPr>
        <w:jc w:val="center"/>
        <w:rPr>
          <w:rFonts w:ascii="Arial" w:hAnsi="Arial" w:cs="Arial"/>
        </w:rPr>
      </w:pPr>
    </w:p>
    <w:p w:rsidR="00F77625" w:rsidRDefault="00F77625" w:rsidP="00F77625">
      <w:pPr>
        <w:jc w:val="center"/>
        <w:rPr>
          <w:rFonts w:ascii="Arial" w:hAnsi="Arial" w:cs="Arial"/>
        </w:rPr>
      </w:pPr>
    </w:p>
    <w:p w:rsidR="005C697C" w:rsidRDefault="005C697C" w:rsidP="00F77625">
      <w:pPr>
        <w:jc w:val="center"/>
        <w:rPr>
          <w:rFonts w:ascii="Arial" w:hAnsi="Arial" w:cs="Arial"/>
        </w:rPr>
      </w:pPr>
    </w:p>
    <w:p w:rsidR="00B24329" w:rsidRDefault="00B24329" w:rsidP="00F77625">
      <w:pPr>
        <w:jc w:val="center"/>
        <w:rPr>
          <w:rFonts w:ascii="Arial" w:hAnsi="Arial" w:cs="Arial"/>
        </w:rPr>
      </w:pPr>
    </w:p>
    <w:p w:rsidR="00B24329" w:rsidRDefault="00B24329"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610FFB" w:rsidRDefault="00610FFB" w:rsidP="00F77625">
      <w:pPr>
        <w:jc w:val="center"/>
        <w:rPr>
          <w:rFonts w:ascii="Arial" w:hAnsi="Arial" w:cs="Arial"/>
        </w:rPr>
      </w:pPr>
    </w:p>
    <w:p w:rsidR="005C697C" w:rsidRPr="00610FFB" w:rsidRDefault="00EA4513" w:rsidP="00391C84">
      <w:pPr>
        <w:jc w:val="center"/>
        <w:rPr>
          <w:rFonts w:ascii="Arial" w:hAnsi="Arial" w:cs="Arial"/>
          <w:b/>
          <w:sz w:val="28"/>
        </w:rPr>
      </w:pPr>
      <w:ins w:id="5" w:author="Jamson" w:date="2018-11-01T09:59:00Z">
        <w:r>
          <w:rPr>
            <w:rFonts w:ascii="Arial" w:hAnsi="Arial" w:cs="Arial" w:hint="eastAsia"/>
            <w:b/>
            <w:sz w:val="28"/>
          </w:rPr>
          <w:t>绵阳</w:t>
        </w:r>
      </w:ins>
      <w:del w:id="6" w:author="Jamson" w:date="2018-11-01T09:59:00Z">
        <w:r w:rsidR="00391C84" w:rsidDel="00EA4513">
          <w:rPr>
            <w:rFonts w:ascii="Arial" w:hAnsi="Arial" w:cs="Arial" w:hint="eastAsia"/>
            <w:b/>
            <w:sz w:val="28"/>
          </w:rPr>
          <w:delText>技术</w:delText>
        </w:r>
      </w:del>
      <w:r w:rsidR="00B24329">
        <w:rPr>
          <w:rFonts w:ascii="Arial" w:hAnsi="Arial" w:cs="Arial" w:hint="eastAsia"/>
          <w:b/>
          <w:sz w:val="28"/>
        </w:rPr>
        <w:t>研发部</w:t>
      </w:r>
    </w:p>
    <w:p w:rsidR="005C697C" w:rsidRDefault="005C697C" w:rsidP="00F77625">
      <w:pPr>
        <w:jc w:val="center"/>
        <w:rPr>
          <w:rFonts w:ascii="Arial" w:hAnsi="Arial" w:cs="Arial"/>
        </w:rPr>
      </w:pPr>
    </w:p>
    <w:p w:rsidR="00F77625" w:rsidRDefault="00F77625" w:rsidP="00F77625">
      <w:pPr>
        <w:jc w:val="center"/>
        <w:rPr>
          <w:rFonts w:ascii="Arial" w:hAnsi="Arial" w:cs="Arial"/>
          <w:b/>
          <w:sz w:val="44"/>
        </w:rPr>
      </w:pPr>
      <w:r>
        <w:rPr>
          <w:rFonts w:ascii="Arial" w:hAnsi="Arial" w:cs="Arial" w:hint="eastAsia"/>
          <w:b/>
          <w:sz w:val="44"/>
        </w:rPr>
        <w:t>四川虹信</w:t>
      </w:r>
      <w:del w:id="7" w:author="Jamson" w:date="2018-11-01T10:00:00Z">
        <w:r w:rsidDel="00EA4513">
          <w:rPr>
            <w:rFonts w:ascii="Arial" w:hAnsi="Arial" w:cs="Arial" w:hint="eastAsia"/>
            <w:b/>
            <w:sz w:val="44"/>
          </w:rPr>
          <w:delText>智远</w:delText>
        </w:r>
      </w:del>
      <w:r>
        <w:rPr>
          <w:rFonts w:ascii="Arial" w:hAnsi="Arial" w:cs="Arial" w:hint="eastAsia"/>
          <w:b/>
          <w:sz w:val="44"/>
        </w:rPr>
        <w:t>软件</w:t>
      </w:r>
      <w:ins w:id="8" w:author="Jamson" w:date="2018-11-01T10:00:00Z">
        <w:r w:rsidR="00EA4513">
          <w:rPr>
            <w:rFonts w:ascii="Arial" w:hAnsi="Arial" w:cs="Arial" w:hint="eastAsia"/>
            <w:b/>
            <w:sz w:val="44"/>
          </w:rPr>
          <w:t>股份</w:t>
        </w:r>
      </w:ins>
      <w:r>
        <w:rPr>
          <w:rFonts w:ascii="Arial" w:hAnsi="Arial" w:cs="Arial" w:hint="eastAsia"/>
          <w:b/>
          <w:sz w:val="44"/>
        </w:rPr>
        <w:t>有限公司</w:t>
      </w:r>
    </w:p>
    <w:p w:rsidR="00F77625" w:rsidRDefault="00F77625" w:rsidP="00F77625">
      <w:pPr>
        <w:spacing w:line="360" w:lineRule="auto"/>
        <w:jc w:val="center"/>
        <w:rPr>
          <w:rFonts w:ascii="Arial" w:hAnsi="Arial" w:cs="Arial"/>
          <w:b/>
          <w:sz w:val="24"/>
          <w:szCs w:val="28"/>
        </w:rPr>
      </w:pPr>
      <w:r>
        <w:rPr>
          <w:rFonts w:ascii="Arial" w:hAnsi="Arial" w:cs="Arial"/>
          <w:b/>
          <w:sz w:val="24"/>
          <w:szCs w:val="28"/>
        </w:rPr>
        <w:t>Sichuan Rainbow Consulting&amp;Software Co., Ltd.</w:t>
      </w:r>
    </w:p>
    <w:p w:rsidR="00F77625" w:rsidRDefault="00F77625" w:rsidP="00F77625">
      <w:pPr>
        <w:widowControl/>
        <w:jc w:val="left"/>
        <w:rPr>
          <w:rFonts w:ascii="Arial" w:hAnsi="Arial" w:cs="Arial"/>
          <w:b/>
          <w:sz w:val="28"/>
          <w:szCs w:val="28"/>
        </w:rPr>
      </w:pPr>
      <w:r>
        <w:rPr>
          <w:rFonts w:ascii="Arial" w:hAnsi="Arial" w:cs="Arial"/>
          <w:b/>
          <w:sz w:val="28"/>
          <w:szCs w:val="28"/>
        </w:rPr>
        <w:br w:type="page"/>
      </w:r>
    </w:p>
    <w:sdt>
      <w:sdtPr>
        <w:rPr>
          <w:rFonts w:asciiTheme="minorHAnsi" w:eastAsiaTheme="minorEastAsia" w:hAnsiTheme="minorHAnsi" w:cstheme="minorBidi"/>
          <w:color w:val="auto"/>
          <w:kern w:val="2"/>
          <w:sz w:val="21"/>
          <w:szCs w:val="22"/>
          <w:lang w:val="zh-CN"/>
        </w:rPr>
        <w:id w:val="1871878785"/>
      </w:sdtPr>
      <w:sdtEndPr>
        <w:rPr>
          <w:b/>
          <w:bCs/>
        </w:rPr>
      </w:sdtEndPr>
      <w:sdtContent>
        <w:sdt>
          <w:sdtPr>
            <w:rPr>
              <w:rFonts w:asciiTheme="minorHAnsi" w:eastAsiaTheme="minorEastAsia" w:hAnsiTheme="minorHAnsi" w:cstheme="minorBidi"/>
              <w:color w:val="auto"/>
              <w:kern w:val="2"/>
              <w:sz w:val="21"/>
              <w:szCs w:val="22"/>
              <w:lang w:val="zh-CN"/>
            </w:rPr>
            <w:id w:val="-172722934"/>
            <w:docPartObj>
              <w:docPartGallery w:val="Table of Contents"/>
              <w:docPartUnique/>
            </w:docPartObj>
          </w:sdtPr>
          <w:sdtEndPr>
            <w:rPr>
              <w:b/>
              <w:bCs/>
            </w:rPr>
          </w:sdtEndPr>
          <w:sdtContent>
            <w:p w:rsidR="00F77625" w:rsidRPr="005C697C" w:rsidRDefault="00F77625" w:rsidP="005C697C">
              <w:pPr>
                <w:pStyle w:val="TOC1"/>
                <w:jc w:val="center"/>
                <w:rPr>
                  <w:b/>
                  <w:sz w:val="40"/>
                </w:rPr>
              </w:pPr>
              <w:r w:rsidRPr="005C697C">
                <w:rPr>
                  <w:b/>
                  <w:sz w:val="40"/>
                  <w:lang w:val="zh-CN"/>
                </w:rPr>
                <w:t>目录</w:t>
              </w:r>
            </w:p>
            <w:p w:rsidR="0025594A" w:rsidRDefault="00F77625">
              <w:pPr>
                <w:pStyle w:val="10"/>
                <w:tabs>
                  <w:tab w:val="left" w:pos="420"/>
                  <w:tab w:val="right" w:leader="dot" w:pos="9736"/>
                </w:tabs>
                <w:rPr>
                  <w:ins w:id="9" w:author="Jamson" w:date="2018-11-01T10:45:00Z"/>
                  <w:rFonts w:cstheme="minorBidi"/>
                  <w:noProof/>
                  <w:kern w:val="2"/>
                  <w:sz w:val="21"/>
                </w:rPr>
              </w:pPr>
              <w:r>
                <w:fldChar w:fldCharType="begin"/>
              </w:r>
              <w:r>
                <w:instrText xml:space="preserve"> TOC \o "1-3" \h \z \u </w:instrText>
              </w:r>
              <w:r>
                <w:fldChar w:fldCharType="separate"/>
              </w:r>
              <w:ins w:id="10" w:author="Jamson" w:date="2018-11-01T10:45:00Z">
                <w:r w:rsidR="0025594A" w:rsidRPr="00EB0CF1">
                  <w:rPr>
                    <w:rStyle w:val="a6"/>
                    <w:noProof/>
                  </w:rPr>
                  <w:fldChar w:fldCharType="begin"/>
                </w:r>
                <w:r w:rsidR="0025594A" w:rsidRPr="00EB0CF1">
                  <w:rPr>
                    <w:rStyle w:val="a6"/>
                    <w:noProof/>
                  </w:rPr>
                  <w:instrText xml:space="preserve"> </w:instrText>
                </w:r>
                <w:r w:rsidR="0025594A">
                  <w:rPr>
                    <w:noProof/>
                  </w:rPr>
                  <w:instrText>HYPERLINK \l "_Toc528832436"</w:instrText>
                </w:r>
                <w:r w:rsidR="0025594A" w:rsidRPr="00EB0CF1">
                  <w:rPr>
                    <w:rStyle w:val="a6"/>
                    <w:noProof/>
                  </w:rPr>
                  <w:instrText xml:space="preserve"> </w:instrText>
                </w:r>
                <w:r w:rsidR="0025594A" w:rsidRPr="00EB0CF1">
                  <w:rPr>
                    <w:rStyle w:val="a6"/>
                    <w:noProof/>
                  </w:rPr>
                </w:r>
                <w:r w:rsidR="0025594A" w:rsidRPr="00EB0CF1">
                  <w:rPr>
                    <w:rStyle w:val="a6"/>
                    <w:noProof/>
                  </w:rPr>
                  <w:fldChar w:fldCharType="separate"/>
                </w:r>
                <w:r w:rsidR="0025594A" w:rsidRPr="00EB0CF1">
                  <w:rPr>
                    <w:rStyle w:val="a6"/>
                    <w:noProof/>
                  </w:rPr>
                  <w:t>1</w:t>
                </w:r>
                <w:r w:rsidR="0025594A">
                  <w:rPr>
                    <w:rFonts w:cstheme="minorBidi"/>
                    <w:noProof/>
                    <w:kern w:val="2"/>
                    <w:sz w:val="21"/>
                  </w:rPr>
                  <w:tab/>
                </w:r>
                <w:r w:rsidR="0025594A" w:rsidRPr="00EB0CF1">
                  <w:rPr>
                    <w:rStyle w:val="a6"/>
                    <w:rFonts w:hint="eastAsia"/>
                    <w:noProof/>
                  </w:rPr>
                  <w:t>开发环境准备</w:t>
                </w:r>
                <w:r w:rsidR="0025594A">
                  <w:rPr>
                    <w:noProof/>
                    <w:webHidden/>
                  </w:rPr>
                  <w:tab/>
                </w:r>
                <w:r w:rsidR="0025594A">
                  <w:rPr>
                    <w:noProof/>
                    <w:webHidden/>
                  </w:rPr>
                  <w:fldChar w:fldCharType="begin"/>
                </w:r>
                <w:r w:rsidR="0025594A">
                  <w:rPr>
                    <w:noProof/>
                    <w:webHidden/>
                  </w:rPr>
                  <w:instrText xml:space="preserve"> PAGEREF _Toc528832436 \h </w:instrText>
                </w:r>
                <w:r w:rsidR="0025594A">
                  <w:rPr>
                    <w:noProof/>
                    <w:webHidden/>
                  </w:rPr>
                </w:r>
              </w:ins>
              <w:r w:rsidR="0025594A">
                <w:rPr>
                  <w:noProof/>
                  <w:webHidden/>
                </w:rPr>
                <w:fldChar w:fldCharType="separate"/>
              </w:r>
              <w:ins w:id="11" w:author="Jamson" w:date="2018-11-01T10:45:00Z">
                <w:r w:rsidR="0025594A">
                  <w:rPr>
                    <w:noProof/>
                    <w:webHidden/>
                  </w:rPr>
                  <w:t>7</w:t>
                </w:r>
                <w:r w:rsidR="0025594A">
                  <w:rPr>
                    <w:noProof/>
                    <w:webHidden/>
                  </w:rPr>
                  <w:fldChar w:fldCharType="end"/>
                </w:r>
                <w:r w:rsidR="0025594A" w:rsidRPr="00EB0CF1">
                  <w:rPr>
                    <w:rStyle w:val="a6"/>
                    <w:noProof/>
                  </w:rPr>
                  <w:fldChar w:fldCharType="end"/>
                </w:r>
              </w:ins>
            </w:p>
            <w:p w:rsidR="0025594A" w:rsidRDefault="0025594A">
              <w:pPr>
                <w:pStyle w:val="20"/>
                <w:tabs>
                  <w:tab w:val="left" w:pos="1260"/>
                  <w:tab w:val="right" w:leader="dot" w:pos="9736"/>
                </w:tabs>
                <w:rPr>
                  <w:ins w:id="12" w:author="Jamson" w:date="2018-11-01T10:45:00Z"/>
                  <w:noProof/>
                </w:rPr>
              </w:pPr>
              <w:ins w:id="13" w:author="Jamson" w:date="2018-11-01T10:45:00Z">
                <w:r w:rsidRPr="00EB0CF1">
                  <w:rPr>
                    <w:rStyle w:val="a6"/>
                    <w:noProof/>
                  </w:rPr>
                  <w:fldChar w:fldCharType="begin"/>
                </w:r>
                <w:r w:rsidRPr="00EB0CF1">
                  <w:rPr>
                    <w:rStyle w:val="a6"/>
                    <w:noProof/>
                  </w:rPr>
                  <w:instrText xml:space="preserve"> </w:instrText>
                </w:r>
                <w:r>
                  <w:rPr>
                    <w:noProof/>
                  </w:rPr>
                  <w:instrText>HYPERLINK \l "_Toc528832437"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1.1</w:t>
                </w:r>
                <w:r>
                  <w:rPr>
                    <w:noProof/>
                  </w:rPr>
                  <w:tab/>
                </w:r>
                <w:r w:rsidRPr="00EB0CF1">
                  <w:rPr>
                    <w:rStyle w:val="a6"/>
                    <w:rFonts w:hint="eastAsia"/>
                    <w:noProof/>
                  </w:rPr>
                  <w:t>环境</w:t>
                </w:r>
                <w:r>
                  <w:rPr>
                    <w:noProof/>
                    <w:webHidden/>
                  </w:rPr>
                  <w:tab/>
                </w:r>
                <w:r>
                  <w:rPr>
                    <w:noProof/>
                    <w:webHidden/>
                  </w:rPr>
                  <w:fldChar w:fldCharType="begin"/>
                </w:r>
                <w:r>
                  <w:rPr>
                    <w:noProof/>
                    <w:webHidden/>
                  </w:rPr>
                  <w:instrText xml:space="preserve"> PAGEREF _Toc528832437 \h </w:instrText>
                </w:r>
                <w:r>
                  <w:rPr>
                    <w:noProof/>
                    <w:webHidden/>
                  </w:rPr>
                </w:r>
              </w:ins>
              <w:r>
                <w:rPr>
                  <w:noProof/>
                  <w:webHidden/>
                </w:rPr>
                <w:fldChar w:fldCharType="separate"/>
              </w:r>
              <w:ins w:id="14"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5" w:author="Jamson" w:date="2018-11-01T10:45:00Z"/>
                  <w:noProof/>
                </w:rPr>
              </w:pPr>
              <w:ins w:id="16" w:author="Jamson" w:date="2018-11-01T10:45:00Z">
                <w:r w:rsidRPr="00EB0CF1">
                  <w:rPr>
                    <w:rStyle w:val="a6"/>
                    <w:noProof/>
                  </w:rPr>
                  <w:fldChar w:fldCharType="begin"/>
                </w:r>
                <w:r w:rsidRPr="00EB0CF1">
                  <w:rPr>
                    <w:rStyle w:val="a6"/>
                    <w:noProof/>
                  </w:rPr>
                  <w:instrText xml:space="preserve"> </w:instrText>
                </w:r>
                <w:r>
                  <w:rPr>
                    <w:noProof/>
                  </w:rPr>
                  <w:instrText>HYPERLINK \l "_Toc528832438"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1.1.1</w:t>
                </w:r>
                <w:r>
                  <w:rPr>
                    <w:noProof/>
                  </w:rPr>
                  <w:tab/>
                </w:r>
                <w:r w:rsidRPr="00EB0CF1">
                  <w:rPr>
                    <w:rStyle w:val="a6"/>
                    <w:rFonts w:hint="eastAsia"/>
                    <w:noProof/>
                  </w:rPr>
                  <w:t>操作系统</w:t>
                </w:r>
                <w:r>
                  <w:rPr>
                    <w:noProof/>
                    <w:webHidden/>
                  </w:rPr>
                  <w:tab/>
                </w:r>
                <w:r>
                  <w:rPr>
                    <w:noProof/>
                    <w:webHidden/>
                  </w:rPr>
                  <w:fldChar w:fldCharType="begin"/>
                </w:r>
                <w:r>
                  <w:rPr>
                    <w:noProof/>
                    <w:webHidden/>
                  </w:rPr>
                  <w:instrText xml:space="preserve"> PAGEREF _Toc528832438 \h </w:instrText>
                </w:r>
                <w:r>
                  <w:rPr>
                    <w:noProof/>
                    <w:webHidden/>
                  </w:rPr>
                </w:r>
              </w:ins>
              <w:r>
                <w:rPr>
                  <w:noProof/>
                  <w:webHidden/>
                </w:rPr>
                <w:fldChar w:fldCharType="separate"/>
              </w:r>
              <w:ins w:id="17"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8" w:author="Jamson" w:date="2018-11-01T10:45:00Z"/>
                  <w:noProof/>
                </w:rPr>
              </w:pPr>
              <w:ins w:id="19" w:author="Jamson" w:date="2018-11-01T10:45:00Z">
                <w:r w:rsidRPr="00EB0CF1">
                  <w:rPr>
                    <w:rStyle w:val="a6"/>
                    <w:noProof/>
                  </w:rPr>
                  <w:fldChar w:fldCharType="begin"/>
                </w:r>
                <w:r w:rsidRPr="00EB0CF1">
                  <w:rPr>
                    <w:rStyle w:val="a6"/>
                    <w:noProof/>
                  </w:rPr>
                  <w:instrText xml:space="preserve"> </w:instrText>
                </w:r>
                <w:r>
                  <w:rPr>
                    <w:noProof/>
                  </w:rPr>
                  <w:instrText>HYPERLINK \l "_Toc528832439"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1.1.2</w:t>
                </w:r>
                <w:r>
                  <w:rPr>
                    <w:noProof/>
                  </w:rPr>
                  <w:tab/>
                </w:r>
                <w:r w:rsidRPr="00EB0CF1">
                  <w:rPr>
                    <w:rStyle w:val="a6"/>
                    <w:rFonts w:hint="eastAsia"/>
                    <w:noProof/>
                  </w:rPr>
                  <w:t>数据库</w:t>
                </w:r>
                <w:r>
                  <w:rPr>
                    <w:noProof/>
                    <w:webHidden/>
                  </w:rPr>
                  <w:tab/>
                </w:r>
                <w:r>
                  <w:rPr>
                    <w:noProof/>
                    <w:webHidden/>
                  </w:rPr>
                  <w:fldChar w:fldCharType="begin"/>
                </w:r>
                <w:r>
                  <w:rPr>
                    <w:noProof/>
                    <w:webHidden/>
                  </w:rPr>
                  <w:instrText xml:space="preserve"> PAGEREF _Toc528832439 \h </w:instrText>
                </w:r>
                <w:r>
                  <w:rPr>
                    <w:noProof/>
                    <w:webHidden/>
                  </w:rPr>
                </w:r>
              </w:ins>
              <w:r>
                <w:rPr>
                  <w:noProof/>
                  <w:webHidden/>
                </w:rPr>
                <w:fldChar w:fldCharType="separate"/>
              </w:r>
              <w:ins w:id="20"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1" w:author="Jamson" w:date="2018-11-01T10:45:00Z"/>
                  <w:noProof/>
                </w:rPr>
              </w:pPr>
              <w:ins w:id="22" w:author="Jamson" w:date="2018-11-01T10:45:00Z">
                <w:r w:rsidRPr="00EB0CF1">
                  <w:rPr>
                    <w:rStyle w:val="a6"/>
                    <w:noProof/>
                  </w:rPr>
                  <w:fldChar w:fldCharType="begin"/>
                </w:r>
                <w:r w:rsidRPr="00EB0CF1">
                  <w:rPr>
                    <w:rStyle w:val="a6"/>
                    <w:noProof/>
                  </w:rPr>
                  <w:instrText xml:space="preserve"> </w:instrText>
                </w:r>
                <w:r>
                  <w:rPr>
                    <w:noProof/>
                  </w:rPr>
                  <w:instrText>HYPERLINK \l "_Toc528832440"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1.1.3</w:t>
                </w:r>
                <w:r>
                  <w:rPr>
                    <w:noProof/>
                  </w:rPr>
                  <w:tab/>
                </w:r>
                <w:r w:rsidRPr="00EB0CF1">
                  <w:rPr>
                    <w:rStyle w:val="a6"/>
                    <w:noProof/>
                  </w:rPr>
                  <w:t>JDK</w:t>
                </w:r>
                <w:r>
                  <w:rPr>
                    <w:noProof/>
                    <w:webHidden/>
                  </w:rPr>
                  <w:tab/>
                </w:r>
                <w:r>
                  <w:rPr>
                    <w:noProof/>
                    <w:webHidden/>
                  </w:rPr>
                  <w:fldChar w:fldCharType="begin"/>
                </w:r>
                <w:r>
                  <w:rPr>
                    <w:noProof/>
                    <w:webHidden/>
                  </w:rPr>
                  <w:instrText xml:space="preserve"> PAGEREF _Toc528832440 \h </w:instrText>
                </w:r>
                <w:r>
                  <w:rPr>
                    <w:noProof/>
                    <w:webHidden/>
                  </w:rPr>
                </w:r>
              </w:ins>
              <w:r>
                <w:rPr>
                  <w:noProof/>
                  <w:webHidden/>
                </w:rPr>
                <w:fldChar w:fldCharType="separate"/>
              </w:r>
              <w:ins w:id="23"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4" w:author="Jamson" w:date="2018-11-01T10:45:00Z"/>
                  <w:noProof/>
                </w:rPr>
              </w:pPr>
              <w:ins w:id="25" w:author="Jamson" w:date="2018-11-01T10:45:00Z">
                <w:r w:rsidRPr="00EB0CF1">
                  <w:rPr>
                    <w:rStyle w:val="a6"/>
                    <w:noProof/>
                  </w:rPr>
                  <w:fldChar w:fldCharType="begin"/>
                </w:r>
                <w:r w:rsidRPr="00EB0CF1">
                  <w:rPr>
                    <w:rStyle w:val="a6"/>
                    <w:noProof/>
                  </w:rPr>
                  <w:instrText xml:space="preserve"> </w:instrText>
                </w:r>
                <w:r>
                  <w:rPr>
                    <w:noProof/>
                  </w:rPr>
                  <w:instrText>HYPERLINK \l "_Toc528832441"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1.1.4</w:t>
                </w:r>
                <w:r>
                  <w:rPr>
                    <w:noProof/>
                  </w:rPr>
                  <w:tab/>
                </w:r>
                <w:r w:rsidRPr="00EB0CF1">
                  <w:rPr>
                    <w:rStyle w:val="a6"/>
                    <w:rFonts w:hint="eastAsia"/>
                    <w:noProof/>
                  </w:rPr>
                  <w:t>应用服务器</w:t>
                </w:r>
                <w:r>
                  <w:rPr>
                    <w:noProof/>
                    <w:webHidden/>
                  </w:rPr>
                  <w:tab/>
                </w:r>
                <w:r>
                  <w:rPr>
                    <w:noProof/>
                    <w:webHidden/>
                  </w:rPr>
                  <w:fldChar w:fldCharType="begin"/>
                </w:r>
                <w:r>
                  <w:rPr>
                    <w:noProof/>
                    <w:webHidden/>
                  </w:rPr>
                  <w:instrText xml:space="preserve"> PAGEREF _Toc528832441 \h </w:instrText>
                </w:r>
                <w:r>
                  <w:rPr>
                    <w:noProof/>
                    <w:webHidden/>
                  </w:rPr>
                </w:r>
              </w:ins>
              <w:r>
                <w:rPr>
                  <w:noProof/>
                  <w:webHidden/>
                </w:rPr>
                <w:fldChar w:fldCharType="separate"/>
              </w:r>
              <w:ins w:id="26"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7" w:author="Jamson" w:date="2018-11-01T10:45:00Z"/>
                  <w:noProof/>
                </w:rPr>
              </w:pPr>
              <w:ins w:id="28" w:author="Jamson" w:date="2018-11-01T10:45:00Z">
                <w:r w:rsidRPr="00EB0CF1">
                  <w:rPr>
                    <w:rStyle w:val="a6"/>
                    <w:noProof/>
                  </w:rPr>
                  <w:fldChar w:fldCharType="begin"/>
                </w:r>
                <w:r w:rsidRPr="00EB0CF1">
                  <w:rPr>
                    <w:rStyle w:val="a6"/>
                    <w:noProof/>
                  </w:rPr>
                  <w:instrText xml:space="preserve"> </w:instrText>
                </w:r>
                <w:r>
                  <w:rPr>
                    <w:noProof/>
                  </w:rPr>
                  <w:instrText>HYPERLINK \l "_Toc528832442"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1.2</w:t>
                </w:r>
                <w:r>
                  <w:rPr>
                    <w:noProof/>
                  </w:rPr>
                  <w:tab/>
                </w:r>
                <w:r w:rsidRPr="00EB0CF1">
                  <w:rPr>
                    <w:rStyle w:val="a6"/>
                    <w:rFonts w:hint="eastAsia"/>
                    <w:noProof/>
                  </w:rPr>
                  <w:t>工具</w:t>
                </w:r>
                <w:r>
                  <w:rPr>
                    <w:noProof/>
                    <w:webHidden/>
                  </w:rPr>
                  <w:tab/>
                </w:r>
                <w:r>
                  <w:rPr>
                    <w:noProof/>
                    <w:webHidden/>
                  </w:rPr>
                  <w:fldChar w:fldCharType="begin"/>
                </w:r>
                <w:r>
                  <w:rPr>
                    <w:noProof/>
                    <w:webHidden/>
                  </w:rPr>
                  <w:instrText xml:space="preserve"> PAGEREF _Toc528832442 \h </w:instrText>
                </w:r>
                <w:r>
                  <w:rPr>
                    <w:noProof/>
                    <w:webHidden/>
                  </w:rPr>
                </w:r>
              </w:ins>
              <w:r>
                <w:rPr>
                  <w:noProof/>
                  <w:webHidden/>
                </w:rPr>
                <w:fldChar w:fldCharType="separate"/>
              </w:r>
              <w:ins w:id="29"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0" w:author="Jamson" w:date="2018-11-01T10:45:00Z"/>
                  <w:noProof/>
                </w:rPr>
              </w:pPr>
              <w:ins w:id="31" w:author="Jamson" w:date="2018-11-01T10:45:00Z">
                <w:r w:rsidRPr="00EB0CF1">
                  <w:rPr>
                    <w:rStyle w:val="a6"/>
                    <w:noProof/>
                  </w:rPr>
                  <w:fldChar w:fldCharType="begin"/>
                </w:r>
                <w:r w:rsidRPr="00EB0CF1">
                  <w:rPr>
                    <w:rStyle w:val="a6"/>
                    <w:noProof/>
                  </w:rPr>
                  <w:instrText xml:space="preserve"> </w:instrText>
                </w:r>
                <w:r>
                  <w:rPr>
                    <w:noProof/>
                  </w:rPr>
                  <w:instrText>HYPERLINK \l "_Toc528832443"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1.2.1</w:t>
                </w:r>
                <w:r>
                  <w:rPr>
                    <w:noProof/>
                  </w:rPr>
                  <w:tab/>
                </w:r>
                <w:r w:rsidRPr="00EB0CF1">
                  <w:rPr>
                    <w:rStyle w:val="a6"/>
                    <w:rFonts w:hint="eastAsia"/>
                    <w:noProof/>
                  </w:rPr>
                  <w:t>开发工具</w:t>
                </w:r>
                <w:r>
                  <w:rPr>
                    <w:noProof/>
                    <w:webHidden/>
                  </w:rPr>
                  <w:tab/>
                </w:r>
                <w:r>
                  <w:rPr>
                    <w:noProof/>
                    <w:webHidden/>
                  </w:rPr>
                  <w:fldChar w:fldCharType="begin"/>
                </w:r>
                <w:r>
                  <w:rPr>
                    <w:noProof/>
                    <w:webHidden/>
                  </w:rPr>
                  <w:instrText xml:space="preserve"> PAGEREF _Toc528832443 \h </w:instrText>
                </w:r>
                <w:r>
                  <w:rPr>
                    <w:noProof/>
                    <w:webHidden/>
                  </w:rPr>
                </w:r>
              </w:ins>
              <w:r>
                <w:rPr>
                  <w:noProof/>
                  <w:webHidden/>
                </w:rPr>
                <w:fldChar w:fldCharType="separate"/>
              </w:r>
              <w:ins w:id="32"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3" w:author="Jamson" w:date="2018-11-01T10:45:00Z"/>
                  <w:noProof/>
                </w:rPr>
              </w:pPr>
              <w:ins w:id="34" w:author="Jamson" w:date="2018-11-01T10:45:00Z">
                <w:r w:rsidRPr="00EB0CF1">
                  <w:rPr>
                    <w:rStyle w:val="a6"/>
                    <w:noProof/>
                  </w:rPr>
                  <w:fldChar w:fldCharType="begin"/>
                </w:r>
                <w:r w:rsidRPr="00EB0CF1">
                  <w:rPr>
                    <w:rStyle w:val="a6"/>
                    <w:noProof/>
                  </w:rPr>
                  <w:instrText xml:space="preserve"> </w:instrText>
                </w:r>
                <w:r>
                  <w:rPr>
                    <w:noProof/>
                  </w:rPr>
                  <w:instrText>HYPERLINK \l "_Toc528832444"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1.2.2</w:t>
                </w:r>
                <w:r>
                  <w:rPr>
                    <w:noProof/>
                  </w:rPr>
                  <w:tab/>
                </w:r>
                <w:r w:rsidRPr="00EB0CF1">
                  <w:rPr>
                    <w:rStyle w:val="a6"/>
                    <w:rFonts w:hint="eastAsia"/>
                    <w:noProof/>
                  </w:rPr>
                  <w:t>构建工具</w:t>
                </w:r>
                <w:r>
                  <w:rPr>
                    <w:noProof/>
                    <w:webHidden/>
                  </w:rPr>
                  <w:tab/>
                </w:r>
                <w:r>
                  <w:rPr>
                    <w:noProof/>
                    <w:webHidden/>
                  </w:rPr>
                  <w:fldChar w:fldCharType="begin"/>
                </w:r>
                <w:r>
                  <w:rPr>
                    <w:noProof/>
                    <w:webHidden/>
                  </w:rPr>
                  <w:instrText xml:space="preserve"> PAGEREF _Toc528832444 \h </w:instrText>
                </w:r>
                <w:r>
                  <w:rPr>
                    <w:noProof/>
                    <w:webHidden/>
                  </w:rPr>
                </w:r>
              </w:ins>
              <w:r>
                <w:rPr>
                  <w:noProof/>
                  <w:webHidden/>
                </w:rPr>
                <w:fldChar w:fldCharType="separate"/>
              </w:r>
              <w:ins w:id="35" w:author="Jamson" w:date="2018-11-01T10:45:00Z">
                <w:r>
                  <w:rPr>
                    <w:noProof/>
                    <w:webHidden/>
                  </w:rPr>
                  <w:t>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6" w:author="Jamson" w:date="2018-11-01T10:45:00Z"/>
                  <w:noProof/>
                </w:rPr>
              </w:pPr>
              <w:ins w:id="37" w:author="Jamson" w:date="2018-11-01T10:45:00Z">
                <w:r w:rsidRPr="00EB0CF1">
                  <w:rPr>
                    <w:rStyle w:val="a6"/>
                    <w:noProof/>
                  </w:rPr>
                  <w:fldChar w:fldCharType="begin"/>
                </w:r>
                <w:r w:rsidRPr="00EB0CF1">
                  <w:rPr>
                    <w:rStyle w:val="a6"/>
                    <w:noProof/>
                  </w:rPr>
                  <w:instrText xml:space="preserve"> </w:instrText>
                </w:r>
                <w:r>
                  <w:rPr>
                    <w:noProof/>
                  </w:rPr>
                  <w:instrText>HYPERLINK \l "_Toc528832445"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1.2.3</w:t>
                </w:r>
                <w:r>
                  <w:rPr>
                    <w:noProof/>
                  </w:rPr>
                  <w:tab/>
                </w:r>
                <w:r w:rsidRPr="00EB0CF1">
                  <w:rPr>
                    <w:rStyle w:val="a6"/>
                    <w:rFonts w:hint="eastAsia"/>
                    <w:noProof/>
                  </w:rPr>
                  <w:t>版本管理工具</w:t>
                </w:r>
                <w:r>
                  <w:rPr>
                    <w:noProof/>
                    <w:webHidden/>
                  </w:rPr>
                  <w:tab/>
                </w:r>
                <w:r>
                  <w:rPr>
                    <w:noProof/>
                    <w:webHidden/>
                  </w:rPr>
                  <w:fldChar w:fldCharType="begin"/>
                </w:r>
                <w:r>
                  <w:rPr>
                    <w:noProof/>
                    <w:webHidden/>
                  </w:rPr>
                  <w:instrText xml:space="preserve"> PAGEREF _Toc528832445 \h </w:instrText>
                </w:r>
                <w:r>
                  <w:rPr>
                    <w:noProof/>
                    <w:webHidden/>
                  </w:rPr>
                </w:r>
              </w:ins>
              <w:r>
                <w:rPr>
                  <w:noProof/>
                  <w:webHidden/>
                </w:rPr>
                <w:fldChar w:fldCharType="separate"/>
              </w:r>
              <w:ins w:id="38" w:author="Jamson" w:date="2018-11-01T10:45:00Z">
                <w:r>
                  <w:rPr>
                    <w:noProof/>
                    <w:webHidden/>
                  </w:rPr>
                  <w:t>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9" w:author="Jamson" w:date="2018-11-01T10:45:00Z"/>
                  <w:noProof/>
                </w:rPr>
              </w:pPr>
              <w:ins w:id="40" w:author="Jamson" w:date="2018-11-01T10:45:00Z">
                <w:r w:rsidRPr="00EB0CF1">
                  <w:rPr>
                    <w:rStyle w:val="a6"/>
                    <w:noProof/>
                  </w:rPr>
                  <w:fldChar w:fldCharType="begin"/>
                </w:r>
                <w:r w:rsidRPr="00EB0CF1">
                  <w:rPr>
                    <w:rStyle w:val="a6"/>
                    <w:noProof/>
                  </w:rPr>
                  <w:instrText xml:space="preserve"> </w:instrText>
                </w:r>
                <w:r>
                  <w:rPr>
                    <w:noProof/>
                  </w:rPr>
                  <w:instrText>HYPERLINK \l "_Toc528832446"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1.2.4</w:t>
                </w:r>
                <w:r>
                  <w:rPr>
                    <w:noProof/>
                  </w:rPr>
                  <w:tab/>
                </w:r>
                <w:r w:rsidRPr="00EB0CF1">
                  <w:rPr>
                    <w:rStyle w:val="a6"/>
                    <w:rFonts w:hint="eastAsia"/>
                    <w:noProof/>
                  </w:rPr>
                  <w:t>数据建模工具</w:t>
                </w:r>
                <w:r>
                  <w:rPr>
                    <w:noProof/>
                    <w:webHidden/>
                  </w:rPr>
                  <w:tab/>
                </w:r>
                <w:r>
                  <w:rPr>
                    <w:noProof/>
                    <w:webHidden/>
                  </w:rPr>
                  <w:fldChar w:fldCharType="begin"/>
                </w:r>
                <w:r>
                  <w:rPr>
                    <w:noProof/>
                    <w:webHidden/>
                  </w:rPr>
                  <w:instrText xml:space="preserve"> PAGEREF _Toc528832446 \h </w:instrText>
                </w:r>
                <w:r>
                  <w:rPr>
                    <w:noProof/>
                    <w:webHidden/>
                  </w:rPr>
                </w:r>
              </w:ins>
              <w:r>
                <w:rPr>
                  <w:noProof/>
                  <w:webHidden/>
                </w:rPr>
                <w:fldChar w:fldCharType="separate"/>
              </w:r>
              <w:ins w:id="41" w:author="Jamson" w:date="2018-11-01T10:45:00Z">
                <w:r>
                  <w:rPr>
                    <w:noProof/>
                    <w:webHidden/>
                  </w:rPr>
                  <w:t>10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2" w:author="Jamson" w:date="2018-11-01T10:45:00Z"/>
                  <w:noProof/>
                </w:rPr>
              </w:pPr>
              <w:ins w:id="43" w:author="Jamson" w:date="2018-11-01T10:45:00Z">
                <w:r w:rsidRPr="00EB0CF1">
                  <w:rPr>
                    <w:rStyle w:val="a6"/>
                    <w:noProof/>
                  </w:rPr>
                  <w:fldChar w:fldCharType="begin"/>
                </w:r>
                <w:r w:rsidRPr="00EB0CF1">
                  <w:rPr>
                    <w:rStyle w:val="a6"/>
                    <w:noProof/>
                  </w:rPr>
                  <w:instrText xml:space="preserve"> </w:instrText>
                </w:r>
                <w:r>
                  <w:rPr>
                    <w:noProof/>
                  </w:rPr>
                  <w:instrText>HYPERLINK \l "_Toc528832447"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1.3</w:t>
                </w:r>
                <w:r>
                  <w:rPr>
                    <w:noProof/>
                  </w:rPr>
                  <w:tab/>
                </w:r>
                <w:r w:rsidRPr="00EB0CF1">
                  <w:rPr>
                    <w:rStyle w:val="a6"/>
                    <w:rFonts w:hint="eastAsia"/>
                    <w:noProof/>
                  </w:rPr>
                  <w:t>本地配置</w:t>
                </w:r>
                <w:r>
                  <w:rPr>
                    <w:noProof/>
                    <w:webHidden/>
                  </w:rPr>
                  <w:tab/>
                </w:r>
                <w:r>
                  <w:rPr>
                    <w:noProof/>
                    <w:webHidden/>
                  </w:rPr>
                  <w:fldChar w:fldCharType="begin"/>
                </w:r>
                <w:r>
                  <w:rPr>
                    <w:noProof/>
                    <w:webHidden/>
                  </w:rPr>
                  <w:instrText xml:space="preserve"> PAGEREF _Toc528832447 \h </w:instrText>
                </w:r>
                <w:r>
                  <w:rPr>
                    <w:noProof/>
                    <w:webHidden/>
                  </w:rPr>
                </w:r>
              </w:ins>
              <w:r>
                <w:rPr>
                  <w:noProof/>
                  <w:webHidden/>
                </w:rPr>
                <w:fldChar w:fldCharType="separate"/>
              </w:r>
              <w:ins w:id="44" w:author="Jamson" w:date="2018-11-01T10:45:00Z">
                <w:r>
                  <w:rPr>
                    <w:noProof/>
                    <w:webHidden/>
                  </w:rPr>
                  <w:t>10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5" w:author="Jamson" w:date="2018-11-01T10:45:00Z"/>
                  <w:noProof/>
                </w:rPr>
              </w:pPr>
              <w:ins w:id="46" w:author="Jamson" w:date="2018-11-01T10:45:00Z">
                <w:r w:rsidRPr="00EB0CF1">
                  <w:rPr>
                    <w:rStyle w:val="a6"/>
                    <w:noProof/>
                  </w:rPr>
                  <w:fldChar w:fldCharType="begin"/>
                </w:r>
                <w:r w:rsidRPr="00EB0CF1">
                  <w:rPr>
                    <w:rStyle w:val="a6"/>
                    <w:noProof/>
                  </w:rPr>
                  <w:instrText xml:space="preserve"> </w:instrText>
                </w:r>
                <w:r>
                  <w:rPr>
                    <w:noProof/>
                  </w:rPr>
                  <w:instrText>HYPERLINK \l "_Toc528832448"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1.3.1</w:t>
                </w:r>
                <w:r>
                  <w:rPr>
                    <w:noProof/>
                  </w:rPr>
                  <w:tab/>
                </w:r>
                <w:r w:rsidRPr="00EB0CF1">
                  <w:rPr>
                    <w:rStyle w:val="a6"/>
                    <w:rFonts w:hint="eastAsia"/>
                    <w:noProof/>
                  </w:rPr>
                  <w:t>用户变量</w:t>
                </w:r>
                <w:r w:rsidRPr="00EB0CF1">
                  <w:rPr>
                    <w:rStyle w:val="a6"/>
                    <w:noProof/>
                  </w:rPr>
                  <w:t>JAVA_HOME</w:t>
                </w:r>
                <w:r>
                  <w:rPr>
                    <w:noProof/>
                    <w:webHidden/>
                  </w:rPr>
                  <w:tab/>
                </w:r>
                <w:r>
                  <w:rPr>
                    <w:noProof/>
                    <w:webHidden/>
                  </w:rPr>
                  <w:fldChar w:fldCharType="begin"/>
                </w:r>
                <w:r>
                  <w:rPr>
                    <w:noProof/>
                    <w:webHidden/>
                  </w:rPr>
                  <w:instrText xml:space="preserve"> PAGEREF _Toc528832448 \h </w:instrText>
                </w:r>
                <w:r>
                  <w:rPr>
                    <w:noProof/>
                    <w:webHidden/>
                  </w:rPr>
                </w:r>
              </w:ins>
              <w:r>
                <w:rPr>
                  <w:noProof/>
                  <w:webHidden/>
                </w:rPr>
                <w:fldChar w:fldCharType="separate"/>
              </w:r>
              <w:ins w:id="47" w:author="Jamson" w:date="2018-11-01T10:45:00Z">
                <w:r>
                  <w:rPr>
                    <w:noProof/>
                    <w:webHidden/>
                  </w:rPr>
                  <w:t>10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8" w:author="Jamson" w:date="2018-11-01T10:45:00Z"/>
                  <w:noProof/>
                </w:rPr>
              </w:pPr>
              <w:ins w:id="49" w:author="Jamson" w:date="2018-11-01T10:45:00Z">
                <w:r w:rsidRPr="00EB0CF1">
                  <w:rPr>
                    <w:rStyle w:val="a6"/>
                    <w:noProof/>
                  </w:rPr>
                  <w:fldChar w:fldCharType="begin"/>
                </w:r>
                <w:r w:rsidRPr="00EB0CF1">
                  <w:rPr>
                    <w:rStyle w:val="a6"/>
                    <w:noProof/>
                  </w:rPr>
                  <w:instrText xml:space="preserve"> </w:instrText>
                </w:r>
                <w:r>
                  <w:rPr>
                    <w:noProof/>
                  </w:rPr>
                  <w:instrText>HYPERLINK \l "_Toc528832449"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1.3.2</w:t>
                </w:r>
                <w:r>
                  <w:rPr>
                    <w:noProof/>
                  </w:rPr>
                  <w:tab/>
                </w:r>
                <w:r w:rsidRPr="00EB0CF1">
                  <w:rPr>
                    <w:rStyle w:val="a6"/>
                    <w:rFonts w:hint="eastAsia"/>
                    <w:noProof/>
                  </w:rPr>
                  <w:t>用户变量</w:t>
                </w:r>
                <w:r w:rsidRPr="00EB0CF1">
                  <w:rPr>
                    <w:rStyle w:val="a6"/>
                    <w:noProof/>
                  </w:rPr>
                  <w:t>GRADLE_HOME</w:t>
                </w:r>
                <w:r>
                  <w:rPr>
                    <w:noProof/>
                    <w:webHidden/>
                  </w:rPr>
                  <w:tab/>
                </w:r>
                <w:r>
                  <w:rPr>
                    <w:noProof/>
                    <w:webHidden/>
                  </w:rPr>
                  <w:fldChar w:fldCharType="begin"/>
                </w:r>
                <w:r>
                  <w:rPr>
                    <w:noProof/>
                    <w:webHidden/>
                  </w:rPr>
                  <w:instrText xml:space="preserve"> PAGEREF _Toc528832449 \h </w:instrText>
                </w:r>
                <w:r>
                  <w:rPr>
                    <w:noProof/>
                    <w:webHidden/>
                  </w:rPr>
                </w:r>
              </w:ins>
              <w:r>
                <w:rPr>
                  <w:noProof/>
                  <w:webHidden/>
                </w:rPr>
                <w:fldChar w:fldCharType="separate"/>
              </w:r>
              <w:ins w:id="50" w:author="Jamson" w:date="2018-11-01T10:45:00Z">
                <w:r>
                  <w:rPr>
                    <w:noProof/>
                    <w:webHidden/>
                  </w:rPr>
                  <w:t>10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51" w:author="Jamson" w:date="2018-11-01T10:45:00Z"/>
                  <w:noProof/>
                </w:rPr>
              </w:pPr>
              <w:ins w:id="52" w:author="Jamson" w:date="2018-11-01T10:45:00Z">
                <w:r w:rsidRPr="00EB0CF1">
                  <w:rPr>
                    <w:rStyle w:val="a6"/>
                    <w:noProof/>
                  </w:rPr>
                  <w:fldChar w:fldCharType="begin"/>
                </w:r>
                <w:r w:rsidRPr="00EB0CF1">
                  <w:rPr>
                    <w:rStyle w:val="a6"/>
                    <w:noProof/>
                  </w:rPr>
                  <w:instrText xml:space="preserve"> </w:instrText>
                </w:r>
                <w:r>
                  <w:rPr>
                    <w:noProof/>
                  </w:rPr>
                  <w:instrText>HYPERLINK \l "_Toc528832450"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1.3.3</w:t>
                </w:r>
                <w:r>
                  <w:rPr>
                    <w:noProof/>
                  </w:rPr>
                  <w:tab/>
                </w:r>
                <w:r w:rsidRPr="00EB0CF1">
                  <w:rPr>
                    <w:rStyle w:val="a6"/>
                    <w:rFonts w:hint="eastAsia"/>
                    <w:noProof/>
                  </w:rPr>
                  <w:t>用户变量</w:t>
                </w:r>
                <w:r w:rsidRPr="00EB0CF1">
                  <w:rPr>
                    <w:rStyle w:val="a6"/>
                    <w:noProof/>
                  </w:rPr>
                  <w:t>MAVEN_HOME</w:t>
                </w:r>
                <w:r>
                  <w:rPr>
                    <w:noProof/>
                    <w:webHidden/>
                  </w:rPr>
                  <w:tab/>
                </w:r>
                <w:r>
                  <w:rPr>
                    <w:noProof/>
                    <w:webHidden/>
                  </w:rPr>
                  <w:fldChar w:fldCharType="begin"/>
                </w:r>
                <w:r>
                  <w:rPr>
                    <w:noProof/>
                    <w:webHidden/>
                  </w:rPr>
                  <w:instrText xml:space="preserve"> PAGEREF _Toc528832450 \h </w:instrText>
                </w:r>
                <w:r>
                  <w:rPr>
                    <w:noProof/>
                    <w:webHidden/>
                  </w:rPr>
                </w:r>
              </w:ins>
              <w:r>
                <w:rPr>
                  <w:noProof/>
                  <w:webHidden/>
                </w:rPr>
                <w:fldChar w:fldCharType="separate"/>
              </w:r>
              <w:ins w:id="53" w:author="Jamson" w:date="2018-11-01T10:45:00Z">
                <w:r>
                  <w:rPr>
                    <w:noProof/>
                    <w:webHidden/>
                  </w:rPr>
                  <w:t>11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54" w:author="Jamson" w:date="2018-11-01T10:45:00Z"/>
                  <w:noProof/>
                </w:rPr>
              </w:pPr>
              <w:ins w:id="55" w:author="Jamson" w:date="2018-11-01T10:45:00Z">
                <w:r w:rsidRPr="00EB0CF1">
                  <w:rPr>
                    <w:rStyle w:val="a6"/>
                    <w:noProof/>
                  </w:rPr>
                  <w:fldChar w:fldCharType="begin"/>
                </w:r>
                <w:r w:rsidRPr="00EB0CF1">
                  <w:rPr>
                    <w:rStyle w:val="a6"/>
                    <w:noProof/>
                  </w:rPr>
                  <w:instrText xml:space="preserve"> </w:instrText>
                </w:r>
                <w:r>
                  <w:rPr>
                    <w:noProof/>
                  </w:rPr>
                  <w:instrText>HYPERLINK \l "_Toc528832451"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1.3.4</w:t>
                </w:r>
                <w:r>
                  <w:rPr>
                    <w:noProof/>
                  </w:rPr>
                  <w:tab/>
                </w:r>
                <w:r w:rsidRPr="00EB0CF1">
                  <w:rPr>
                    <w:rStyle w:val="a6"/>
                    <w:rFonts w:hint="eastAsia"/>
                    <w:noProof/>
                  </w:rPr>
                  <w:t>系统变量</w:t>
                </w:r>
                <w:r w:rsidRPr="00EB0CF1">
                  <w:rPr>
                    <w:rStyle w:val="a6"/>
                    <w:noProof/>
                  </w:rPr>
                  <w:t>Path</w:t>
                </w:r>
                <w:r>
                  <w:rPr>
                    <w:noProof/>
                    <w:webHidden/>
                  </w:rPr>
                  <w:tab/>
                </w:r>
                <w:r>
                  <w:rPr>
                    <w:noProof/>
                    <w:webHidden/>
                  </w:rPr>
                  <w:fldChar w:fldCharType="begin"/>
                </w:r>
                <w:r>
                  <w:rPr>
                    <w:noProof/>
                    <w:webHidden/>
                  </w:rPr>
                  <w:instrText xml:space="preserve"> PAGEREF _Toc528832451 \h </w:instrText>
                </w:r>
                <w:r>
                  <w:rPr>
                    <w:noProof/>
                    <w:webHidden/>
                  </w:rPr>
                </w:r>
              </w:ins>
              <w:r>
                <w:rPr>
                  <w:noProof/>
                  <w:webHidden/>
                </w:rPr>
                <w:fldChar w:fldCharType="separate"/>
              </w:r>
              <w:ins w:id="56" w:author="Jamson" w:date="2018-11-01T10:45:00Z">
                <w:r>
                  <w:rPr>
                    <w:noProof/>
                    <w:webHidden/>
                  </w:rPr>
                  <w:t>11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57" w:author="Jamson" w:date="2018-11-01T10:45:00Z"/>
                  <w:noProof/>
                </w:rPr>
              </w:pPr>
              <w:ins w:id="58" w:author="Jamson" w:date="2018-11-01T10:45:00Z">
                <w:r w:rsidRPr="00EB0CF1">
                  <w:rPr>
                    <w:rStyle w:val="a6"/>
                    <w:noProof/>
                  </w:rPr>
                  <w:fldChar w:fldCharType="begin"/>
                </w:r>
                <w:r w:rsidRPr="00EB0CF1">
                  <w:rPr>
                    <w:rStyle w:val="a6"/>
                    <w:noProof/>
                  </w:rPr>
                  <w:instrText xml:space="preserve"> </w:instrText>
                </w:r>
                <w:r>
                  <w:rPr>
                    <w:noProof/>
                  </w:rPr>
                  <w:instrText>HYPERLINK \l "_Toc528832452"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1.3.5</w:t>
                </w:r>
                <w:r>
                  <w:rPr>
                    <w:noProof/>
                  </w:rPr>
                  <w:tab/>
                </w:r>
                <w:r w:rsidRPr="00EB0CF1">
                  <w:rPr>
                    <w:rStyle w:val="a6"/>
                    <w:rFonts w:hint="eastAsia"/>
                    <w:noProof/>
                  </w:rPr>
                  <w:t>用户变量</w:t>
                </w:r>
                <w:r w:rsidRPr="00EB0CF1">
                  <w:rPr>
                    <w:rStyle w:val="a6"/>
                    <w:noProof/>
                  </w:rPr>
                  <w:t>Path</w:t>
                </w:r>
                <w:r>
                  <w:rPr>
                    <w:noProof/>
                    <w:webHidden/>
                  </w:rPr>
                  <w:tab/>
                </w:r>
                <w:r>
                  <w:rPr>
                    <w:noProof/>
                    <w:webHidden/>
                  </w:rPr>
                  <w:fldChar w:fldCharType="begin"/>
                </w:r>
                <w:r>
                  <w:rPr>
                    <w:noProof/>
                    <w:webHidden/>
                  </w:rPr>
                  <w:instrText xml:space="preserve"> PAGEREF _Toc528832452 \h </w:instrText>
                </w:r>
                <w:r>
                  <w:rPr>
                    <w:noProof/>
                    <w:webHidden/>
                  </w:rPr>
                </w:r>
              </w:ins>
              <w:r>
                <w:rPr>
                  <w:noProof/>
                  <w:webHidden/>
                </w:rPr>
                <w:fldChar w:fldCharType="separate"/>
              </w:r>
              <w:ins w:id="59" w:author="Jamson" w:date="2018-11-01T10:45:00Z">
                <w:r>
                  <w:rPr>
                    <w:noProof/>
                    <w:webHidden/>
                  </w:rPr>
                  <w:t>11</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60" w:author="Jamson" w:date="2018-11-01T10:45:00Z"/>
                  <w:rFonts w:cstheme="minorBidi"/>
                  <w:noProof/>
                  <w:kern w:val="2"/>
                  <w:sz w:val="21"/>
                </w:rPr>
              </w:pPr>
              <w:ins w:id="61" w:author="Jamson" w:date="2018-11-01T10:45:00Z">
                <w:r w:rsidRPr="00EB0CF1">
                  <w:rPr>
                    <w:rStyle w:val="a6"/>
                    <w:noProof/>
                  </w:rPr>
                  <w:fldChar w:fldCharType="begin"/>
                </w:r>
                <w:r w:rsidRPr="00EB0CF1">
                  <w:rPr>
                    <w:rStyle w:val="a6"/>
                    <w:noProof/>
                  </w:rPr>
                  <w:instrText xml:space="preserve"> </w:instrText>
                </w:r>
                <w:r>
                  <w:rPr>
                    <w:noProof/>
                  </w:rPr>
                  <w:instrText>HYPERLINK \l "_Toc528832453"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2</w:t>
                </w:r>
                <w:r>
                  <w:rPr>
                    <w:rFonts w:cstheme="minorBidi"/>
                    <w:noProof/>
                    <w:kern w:val="2"/>
                    <w:sz w:val="21"/>
                  </w:rPr>
                  <w:tab/>
                </w:r>
                <w:r w:rsidRPr="00EB0CF1">
                  <w:rPr>
                    <w:rStyle w:val="a6"/>
                    <w:rFonts w:hint="eastAsia"/>
                    <w:noProof/>
                  </w:rPr>
                  <w:t>项目准备</w:t>
                </w:r>
                <w:r>
                  <w:rPr>
                    <w:noProof/>
                    <w:webHidden/>
                  </w:rPr>
                  <w:tab/>
                </w:r>
                <w:r>
                  <w:rPr>
                    <w:noProof/>
                    <w:webHidden/>
                  </w:rPr>
                  <w:fldChar w:fldCharType="begin"/>
                </w:r>
                <w:r>
                  <w:rPr>
                    <w:noProof/>
                    <w:webHidden/>
                  </w:rPr>
                  <w:instrText xml:space="preserve"> PAGEREF _Toc528832453 \h </w:instrText>
                </w:r>
                <w:r>
                  <w:rPr>
                    <w:noProof/>
                    <w:webHidden/>
                  </w:rPr>
                </w:r>
              </w:ins>
              <w:r>
                <w:rPr>
                  <w:noProof/>
                  <w:webHidden/>
                </w:rPr>
                <w:fldChar w:fldCharType="separate"/>
              </w:r>
              <w:ins w:id="62"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63" w:author="Jamson" w:date="2018-11-01T10:45:00Z"/>
                  <w:noProof/>
                </w:rPr>
              </w:pPr>
              <w:ins w:id="64" w:author="Jamson" w:date="2018-11-01T10:45:00Z">
                <w:r w:rsidRPr="00EB0CF1">
                  <w:rPr>
                    <w:rStyle w:val="a6"/>
                    <w:noProof/>
                  </w:rPr>
                  <w:fldChar w:fldCharType="begin"/>
                </w:r>
                <w:r w:rsidRPr="00EB0CF1">
                  <w:rPr>
                    <w:rStyle w:val="a6"/>
                    <w:noProof/>
                  </w:rPr>
                  <w:instrText xml:space="preserve"> </w:instrText>
                </w:r>
                <w:r>
                  <w:rPr>
                    <w:noProof/>
                  </w:rPr>
                  <w:instrText>HYPERLINK \l "_Toc528832454"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2.1</w:t>
                </w:r>
                <w:r>
                  <w:rPr>
                    <w:noProof/>
                  </w:rPr>
                  <w:tab/>
                </w:r>
                <w:r w:rsidRPr="00EB0CF1">
                  <w:rPr>
                    <w:rStyle w:val="a6"/>
                    <w:rFonts w:hint="eastAsia"/>
                    <w:noProof/>
                  </w:rPr>
                  <w:t>项目名</w:t>
                </w:r>
                <w:r>
                  <w:rPr>
                    <w:noProof/>
                    <w:webHidden/>
                  </w:rPr>
                  <w:tab/>
                </w:r>
                <w:r>
                  <w:rPr>
                    <w:noProof/>
                    <w:webHidden/>
                  </w:rPr>
                  <w:fldChar w:fldCharType="begin"/>
                </w:r>
                <w:r>
                  <w:rPr>
                    <w:noProof/>
                    <w:webHidden/>
                  </w:rPr>
                  <w:instrText xml:space="preserve"> PAGEREF _Toc528832454 \h </w:instrText>
                </w:r>
                <w:r>
                  <w:rPr>
                    <w:noProof/>
                    <w:webHidden/>
                  </w:rPr>
                </w:r>
              </w:ins>
              <w:r>
                <w:rPr>
                  <w:noProof/>
                  <w:webHidden/>
                </w:rPr>
                <w:fldChar w:fldCharType="separate"/>
              </w:r>
              <w:ins w:id="65"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66" w:author="Jamson" w:date="2018-11-01T10:45:00Z"/>
                  <w:noProof/>
                </w:rPr>
              </w:pPr>
              <w:ins w:id="67" w:author="Jamson" w:date="2018-11-01T10:45:00Z">
                <w:r w:rsidRPr="00EB0CF1">
                  <w:rPr>
                    <w:rStyle w:val="a6"/>
                    <w:noProof/>
                  </w:rPr>
                  <w:fldChar w:fldCharType="begin"/>
                </w:r>
                <w:r w:rsidRPr="00EB0CF1">
                  <w:rPr>
                    <w:rStyle w:val="a6"/>
                    <w:noProof/>
                  </w:rPr>
                  <w:instrText xml:space="preserve"> </w:instrText>
                </w:r>
                <w:r>
                  <w:rPr>
                    <w:noProof/>
                  </w:rPr>
                  <w:instrText>HYPERLINK \l "_Toc528832455"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2.2</w:t>
                </w:r>
                <w:r>
                  <w:rPr>
                    <w:noProof/>
                  </w:rPr>
                  <w:tab/>
                </w:r>
                <w:r w:rsidRPr="00EB0CF1">
                  <w:rPr>
                    <w:rStyle w:val="a6"/>
                    <w:rFonts w:hint="eastAsia"/>
                    <w:noProof/>
                  </w:rPr>
                  <w:t>建数据库</w:t>
                </w:r>
                <w:r>
                  <w:rPr>
                    <w:noProof/>
                    <w:webHidden/>
                  </w:rPr>
                  <w:tab/>
                </w:r>
                <w:r>
                  <w:rPr>
                    <w:noProof/>
                    <w:webHidden/>
                  </w:rPr>
                  <w:fldChar w:fldCharType="begin"/>
                </w:r>
                <w:r>
                  <w:rPr>
                    <w:noProof/>
                    <w:webHidden/>
                  </w:rPr>
                  <w:instrText xml:space="preserve"> PAGEREF _Toc528832455 \h </w:instrText>
                </w:r>
                <w:r>
                  <w:rPr>
                    <w:noProof/>
                    <w:webHidden/>
                  </w:rPr>
                </w:r>
              </w:ins>
              <w:r>
                <w:rPr>
                  <w:noProof/>
                  <w:webHidden/>
                </w:rPr>
                <w:fldChar w:fldCharType="separate"/>
              </w:r>
              <w:ins w:id="68"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69" w:author="Jamson" w:date="2018-11-01T10:45:00Z"/>
                  <w:noProof/>
                </w:rPr>
              </w:pPr>
              <w:ins w:id="70" w:author="Jamson" w:date="2018-11-01T10:45:00Z">
                <w:r w:rsidRPr="00EB0CF1">
                  <w:rPr>
                    <w:rStyle w:val="a6"/>
                    <w:noProof/>
                  </w:rPr>
                  <w:fldChar w:fldCharType="begin"/>
                </w:r>
                <w:r w:rsidRPr="00EB0CF1">
                  <w:rPr>
                    <w:rStyle w:val="a6"/>
                    <w:noProof/>
                  </w:rPr>
                  <w:instrText xml:space="preserve"> </w:instrText>
                </w:r>
                <w:r>
                  <w:rPr>
                    <w:noProof/>
                  </w:rPr>
                  <w:instrText>HYPERLINK \l "_Toc528832456"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2.3</w:t>
                </w:r>
                <w:r>
                  <w:rPr>
                    <w:noProof/>
                  </w:rPr>
                  <w:tab/>
                </w:r>
                <w:r w:rsidRPr="00EB0CF1">
                  <w:rPr>
                    <w:rStyle w:val="a6"/>
                    <w:rFonts w:hint="eastAsia"/>
                    <w:noProof/>
                  </w:rPr>
                  <w:t>配置管理员反馈信息</w:t>
                </w:r>
                <w:r>
                  <w:rPr>
                    <w:noProof/>
                    <w:webHidden/>
                  </w:rPr>
                  <w:tab/>
                </w:r>
                <w:r>
                  <w:rPr>
                    <w:noProof/>
                    <w:webHidden/>
                  </w:rPr>
                  <w:fldChar w:fldCharType="begin"/>
                </w:r>
                <w:r>
                  <w:rPr>
                    <w:noProof/>
                    <w:webHidden/>
                  </w:rPr>
                  <w:instrText xml:space="preserve"> PAGEREF _Toc528832456 \h </w:instrText>
                </w:r>
                <w:r>
                  <w:rPr>
                    <w:noProof/>
                    <w:webHidden/>
                  </w:rPr>
                </w:r>
              </w:ins>
              <w:r>
                <w:rPr>
                  <w:noProof/>
                  <w:webHidden/>
                </w:rPr>
                <w:fldChar w:fldCharType="separate"/>
              </w:r>
              <w:ins w:id="71"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72" w:author="Jamson" w:date="2018-11-01T10:45:00Z"/>
                  <w:noProof/>
                </w:rPr>
              </w:pPr>
              <w:ins w:id="73" w:author="Jamson" w:date="2018-11-01T10:45:00Z">
                <w:r w:rsidRPr="00EB0CF1">
                  <w:rPr>
                    <w:rStyle w:val="a6"/>
                    <w:noProof/>
                  </w:rPr>
                  <w:fldChar w:fldCharType="begin"/>
                </w:r>
                <w:r w:rsidRPr="00EB0CF1">
                  <w:rPr>
                    <w:rStyle w:val="a6"/>
                    <w:noProof/>
                  </w:rPr>
                  <w:instrText xml:space="preserve"> </w:instrText>
                </w:r>
                <w:r>
                  <w:rPr>
                    <w:noProof/>
                  </w:rPr>
                  <w:instrText>HYPERLINK \l "_Toc528832457"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cs="宋体"/>
                    <w:noProof/>
                    <w:kern w:val="0"/>
                    <w:lang w:bidi="x-none"/>
                    <w14:scene3d>
                      <w14:camera w14:prst="orthographicFront"/>
                      <w14:lightRig w14:rig="threePt" w14:dir="t">
                        <w14:rot w14:lat="0" w14:lon="0" w14:rev="0"/>
                      </w14:lightRig>
                    </w14:scene3d>
                  </w:rPr>
                  <w:t>2.4</w:t>
                </w:r>
                <w:r>
                  <w:rPr>
                    <w:noProof/>
                  </w:rPr>
                  <w:tab/>
                </w:r>
                <w:r w:rsidRPr="00EB0CF1">
                  <w:rPr>
                    <w:rStyle w:val="a6"/>
                    <w:rFonts w:hint="eastAsia"/>
                    <w:noProof/>
                  </w:rPr>
                  <w:t>克隆项目</w:t>
                </w:r>
                <w:r>
                  <w:rPr>
                    <w:noProof/>
                    <w:webHidden/>
                  </w:rPr>
                  <w:tab/>
                </w:r>
                <w:r>
                  <w:rPr>
                    <w:noProof/>
                    <w:webHidden/>
                  </w:rPr>
                  <w:fldChar w:fldCharType="begin"/>
                </w:r>
                <w:r>
                  <w:rPr>
                    <w:noProof/>
                    <w:webHidden/>
                  </w:rPr>
                  <w:instrText xml:space="preserve"> PAGEREF _Toc528832457 \h </w:instrText>
                </w:r>
                <w:r>
                  <w:rPr>
                    <w:noProof/>
                    <w:webHidden/>
                  </w:rPr>
                </w:r>
              </w:ins>
              <w:r>
                <w:rPr>
                  <w:noProof/>
                  <w:webHidden/>
                </w:rPr>
                <w:fldChar w:fldCharType="separate"/>
              </w:r>
              <w:ins w:id="74"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75" w:author="Jamson" w:date="2018-11-01T10:45:00Z"/>
                  <w:noProof/>
                </w:rPr>
              </w:pPr>
              <w:ins w:id="76" w:author="Jamson" w:date="2018-11-01T10:45:00Z">
                <w:r w:rsidRPr="00EB0CF1">
                  <w:rPr>
                    <w:rStyle w:val="a6"/>
                    <w:noProof/>
                  </w:rPr>
                  <w:fldChar w:fldCharType="begin"/>
                </w:r>
                <w:r w:rsidRPr="00EB0CF1">
                  <w:rPr>
                    <w:rStyle w:val="a6"/>
                    <w:noProof/>
                  </w:rPr>
                  <w:instrText xml:space="preserve"> </w:instrText>
                </w:r>
                <w:r>
                  <w:rPr>
                    <w:noProof/>
                  </w:rPr>
                  <w:instrText>HYPERLINK \l "_Toc528832458"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2.4.1</w:t>
                </w:r>
                <w:r>
                  <w:rPr>
                    <w:noProof/>
                  </w:rPr>
                  <w:tab/>
                </w:r>
                <w:r w:rsidRPr="00EB0CF1">
                  <w:rPr>
                    <w:rStyle w:val="a6"/>
                    <w:noProof/>
                  </w:rPr>
                  <w:t>HTTP</w:t>
                </w:r>
                <w:r w:rsidRPr="00EB0CF1">
                  <w:rPr>
                    <w:rStyle w:val="a6"/>
                    <w:rFonts w:hint="eastAsia"/>
                    <w:noProof/>
                  </w:rPr>
                  <w:t>方式克隆</w:t>
                </w:r>
                <w:r>
                  <w:rPr>
                    <w:noProof/>
                    <w:webHidden/>
                  </w:rPr>
                  <w:tab/>
                </w:r>
                <w:r>
                  <w:rPr>
                    <w:noProof/>
                    <w:webHidden/>
                  </w:rPr>
                  <w:fldChar w:fldCharType="begin"/>
                </w:r>
                <w:r>
                  <w:rPr>
                    <w:noProof/>
                    <w:webHidden/>
                  </w:rPr>
                  <w:instrText xml:space="preserve"> PAGEREF _Toc528832458 \h </w:instrText>
                </w:r>
                <w:r>
                  <w:rPr>
                    <w:noProof/>
                    <w:webHidden/>
                  </w:rPr>
                </w:r>
              </w:ins>
              <w:r>
                <w:rPr>
                  <w:noProof/>
                  <w:webHidden/>
                </w:rPr>
                <w:fldChar w:fldCharType="separate"/>
              </w:r>
              <w:ins w:id="77" w:author="Jamson" w:date="2018-11-01T10:45:00Z">
                <w:r>
                  <w:rPr>
                    <w:noProof/>
                    <w:webHidden/>
                  </w:rPr>
                  <w:t>12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78" w:author="Jamson" w:date="2018-11-01T10:45:00Z"/>
                  <w:noProof/>
                </w:rPr>
              </w:pPr>
              <w:ins w:id="79" w:author="Jamson" w:date="2018-11-01T10:45:00Z">
                <w:r w:rsidRPr="00EB0CF1">
                  <w:rPr>
                    <w:rStyle w:val="a6"/>
                    <w:noProof/>
                  </w:rPr>
                  <w:fldChar w:fldCharType="begin"/>
                </w:r>
                <w:r w:rsidRPr="00EB0CF1">
                  <w:rPr>
                    <w:rStyle w:val="a6"/>
                    <w:noProof/>
                  </w:rPr>
                  <w:instrText xml:space="preserve"> </w:instrText>
                </w:r>
                <w:r>
                  <w:rPr>
                    <w:noProof/>
                  </w:rPr>
                  <w:instrText>HYPERLINK \l "_Toc528832459"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Segoe UI" w:eastAsia="宋体" w:hAnsi="Segoe UI" w:cs="Segoe UI"/>
                    <w:noProof/>
                    <w:kern w:val="0"/>
                    <w:lang w:bidi="x-none"/>
                    <w14:scene3d>
                      <w14:camera w14:prst="orthographicFront"/>
                      <w14:lightRig w14:rig="threePt" w14:dir="t">
                        <w14:rot w14:lat="0" w14:lon="0" w14:rev="0"/>
                      </w14:lightRig>
                    </w14:scene3d>
                  </w:rPr>
                  <w:t>2.4.2</w:t>
                </w:r>
                <w:r>
                  <w:rPr>
                    <w:noProof/>
                  </w:rPr>
                  <w:tab/>
                </w:r>
                <w:r w:rsidRPr="00EB0CF1">
                  <w:rPr>
                    <w:rStyle w:val="a6"/>
                    <w:rFonts w:ascii="Segoe UI" w:hAnsi="Segoe UI" w:cs="Segoe UI"/>
                    <w:noProof/>
                  </w:rPr>
                  <w:t>SSH</w:t>
                </w:r>
                <w:r w:rsidRPr="00EB0CF1">
                  <w:rPr>
                    <w:rStyle w:val="a6"/>
                    <w:rFonts w:ascii="Segoe UI" w:hAnsi="Segoe UI" w:cs="Segoe UI" w:hint="eastAsia"/>
                    <w:noProof/>
                  </w:rPr>
                  <w:t>方式克隆</w:t>
                </w:r>
                <w:r>
                  <w:rPr>
                    <w:noProof/>
                    <w:webHidden/>
                  </w:rPr>
                  <w:tab/>
                </w:r>
                <w:r>
                  <w:rPr>
                    <w:noProof/>
                    <w:webHidden/>
                  </w:rPr>
                  <w:fldChar w:fldCharType="begin"/>
                </w:r>
                <w:r>
                  <w:rPr>
                    <w:noProof/>
                    <w:webHidden/>
                  </w:rPr>
                  <w:instrText xml:space="preserve"> PAGEREF _Toc528832459 \h </w:instrText>
                </w:r>
                <w:r>
                  <w:rPr>
                    <w:noProof/>
                    <w:webHidden/>
                  </w:rPr>
                </w:r>
              </w:ins>
              <w:r>
                <w:rPr>
                  <w:noProof/>
                  <w:webHidden/>
                </w:rPr>
                <w:fldChar w:fldCharType="separate"/>
              </w:r>
              <w:ins w:id="80" w:author="Jamson" w:date="2018-11-01T10:45:00Z">
                <w:r>
                  <w:rPr>
                    <w:noProof/>
                    <w:webHidden/>
                  </w:rPr>
                  <w:t>15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81" w:author="Jamson" w:date="2018-11-01T10:45:00Z"/>
                  <w:noProof/>
                </w:rPr>
              </w:pPr>
              <w:ins w:id="82" w:author="Jamson" w:date="2018-11-01T10:45:00Z">
                <w:r w:rsidRPr="00EB0CF1">
                  <w:rPr>
                    <w:rStyle w:val="a6"/>
                    <w:noProof/>
                  </w:rPr>
                  <w:fldChar w:fldCharType="begin"/>
                </w:r>
                <w:r w:rsidRPr="00EB0CF1">
                  <w:rPr>
                    <w:rStyle w:val="a6"/>
                    <w:noProof/>
                  </w:rPr>
                  <w:instrText xml:space="preserve"> </w:instrText>
                </w:r>
                <w:r>
                  <w:rPr>
                    <w:noProof/>
                  </w:rPr>
                  <w:instrText>HYPERLINK \l "_Toc528832460"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cs="宋体"/>
                    <w:noProof/>
                    <w:kern w:val="0"/>
                    <w:lang w:bidi="x-none"/>
                    <w14:scene3d>
                      <w14:camera w14:prst="orthographicFront"/>
                      <w14:lightRig w14:rig="threePt" w14:dir="t">
                        <w14:rot w14:lat="0" w14:lon="0" w14:rev="0"/>
                      </w14:lightRig>
                    </w14:scene3d>
                  </w:rPr>
                  <w:t>2.5</w:t>
                </w:r>
                <w:r>
                  <w:rPr>
                    <w:noProof/>
                  </w:rPr>
                  <w:tab/>
                </w:r>
                <w:r w:rsidRPr="00EB0CF1">
                  <w:rPr>
                    <w:rStyle w:val="a6"/>
                    <w:rFonts w:hint="eastAsia"/>
                    <w:noProof/>
                  </w:rPr>
                  <w:t>初始目录</w:t>
                </w:r>
                <w:r>
                  <w:rPr>
                    <w:noProof/>
                    <w:webHidden/>
                  </w:rPr>
                  <w:tab/>
                </w:r>
                <w:r>
                  <w:rPr>
                    <w:noProof/>
                    <w:webHidden/>
                  </w:rPr>
                  <w:fldChar w:fldCharType="begin"/>
                </w:r>
                <w:r>
                  <w:rPr>
                    <w:noProof/>
                    <w:webHidden/>
                  </w:rPr>
                  <w:instrText xml:space="preserve"> PAGEREF _Toc528832460 \h </w:instrText>
                </w:r>
                <w:r>
                  <w:rPr>
                    <w:noProof/>
                    <w:webHidden/>
                  </w:rPr>
                </w:r>
              </w:ins>
              <w:r>
                <w:rPr>
                  <w:noProof/>
                  <w:webHidden/>
                </w:rPr>
                <w:fldChar w:fldCharType="separate"/>
              </w:r>
              <w:ins w:id="83" w:author="Jamson" w:date="2018-11-01T10:45:00Z">
                <w:r>
                  <w:rPr>
                    <w:noProof/>
                    <w:webHidden/>
                  </w:rPr>
                  <w:t>19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84" w:author="Jamson" w:date="2018-11-01T10:45:00Z"/>
                  <w:noProof/>
                </w:rPr>
              </w:pPr>
              <w:ins w:id="85" w:author="Jamson" w:date="2018-11-01T10:45:00Z">
                <w:r w:rsidRPr="00EB0CF1">
                  <w:rPr>
                    <w:rStyle w:val="a6"/>
                    <w:noProof/>
                  </w:rPr>
                  <w:fldChar w:fldCharType="begin"/>
                </w:r>
                <w:r w:rsidRPr="00EB0CF1">
                  <w:rPr>
                    <w:rStyle w:val="a6"/>
                    <w:noProof/>
                  </w:rPr>
                  <w:instrText xml:space="preserve"> </w:instrText>
                </w:r>
                <w:r>
                  <w:rPr>
                    <w:noProof/>
                  </w:rPr>
                  <w:instrText>HYPERLINK \l "_Toc528832461"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2.5.1</w:t>
                </w:r>
                <w:r>
                  <w:rPr>
                    <w:noProof/>
                  </w:rPr>
                  <w:tab/>
                </w:r>
                <w:r w:rsidRPr="00EB0CF1">
                  <w:rPr>
                    <w:rStyle w:val="a6"/>
                    <w:rFonts w:hint="eastAsia"/>
                    <w:noProof/>
                  </w:rPr>
                  <w:t>项目根目录下的配置文件</w:t>
                </w:r>
                <w:r>
                  <w:rPr>
                    <w:noProof/>
                    <w:webHidden/>
                  </w:rPr>
                  <w:tab/>
                </w:r>
                <w:r>
                  <w:rPr>
                    <w:noProof/>
                    <w:webHidden/>
                  </w:rPr>
                  <w:fldChar w:fldCharType="begin"/>
                </w:r>
                <w:r>
                  <w:rPr>
                    <w:noProof/>
                    <w:webHidden/>
                  </w:rPr>
                  <w:instrText xml:space="preserve"> PAGEREF _Toc528832461 \h </w:instrText>
                </w:r>
                <w:r>
                  <w:rPr>
                    <w:noProof/>
                    <w:webHidden/>
                  </w:rPr>
                </w:r>
              </w:ins>
              <w:r>
                <w:rPr>
                  <w:noProof/>
                  <w:webHidden/>
                </w:rPr>
                <w:fldChar w:fldCharType="separate"/>
              </w:r>
              <w:ins w:id="86" w:author="Jamson" w:date="2018-11-01T10:45:00Z">
                <w:r>
                  <w:rPr>
                    <w:noProof/>
                    <w:webHidden/>
                  </w:rPr>
                  <w:t>19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87" w:author="Jamson" w:date="2018-11-01T10:45:00Z"/>
                  <w:noProof/>
                </w:rPr>
              </w:pPr>
              <w:ins w:id="88" w:author="Jamson" w:date="2018-11-01T10:45:00Z">
                <w:r w:rsidRPr="00EB0CF1">
                  <w:rPr>
                    <w:rStyle w:val="a6"/>
                    <w:noProof/>
                  </w:rPr>
                  <w:fldChar w:fldCharType="begin"/>
                </w:r>
                <w:r w:rsidRPr="00EB0CF1">
                  <w:rPr>
                    <w:rStyle w:val="a6"/>
                    <w:noProof/>
                  </w:rPr>
                  <w:instrText xml:space="preserve"> </w:instrText>
                </w:r>
                <w:r>
                  <w:rPr>
                    <w:noProof/>
                  </w:rPr>
                  <w:instrText>HYPERLINK \l "_Toc528832462"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宋体" w:eastAsia="宋体" w:hAnsi="宋体" w:cs="宋体"/>
                    <w:noProof/>
                    <w:kern w:val="0"/>
                    <w:lang w:bidi="x-none"/>
                    <w14:scene3d>
                      <w14:camera w14:prst="orthographicFront"/>
                      <w14:lightRig w14:rig="threePt" w14:dir="t">
                        <w14:rot w14:lat="0" w14:lon="0" w14:rev="0"/>
                      </w14:lightRig>
                    </w14:scene3d>
                  </w:rPr>
                  <w:t>2.5.2</w:t>
                </w:r>
                <w:r>
                  <w:rPr>
                    <w:noProof/>
                  </w:rPr>
                  <w:tab/>
                </w:r>
                <w:r w:rsidRPr="00EB0CF1">
                  <w:rPr>
                    <w:rStyle w:val="a6"/>
                    <w:rFonts w:hint="eastAsia"/>
                    <w:noProof/>
                  </w:rPr>
                  <w:t>模块创建</w:t>
                </w:r>
                <w:r>
                  <w:rPr>
                    <w:noProof/>
                    <w:webHidden/>
                  </w:rPr>
                  <w:tab/>
                </w:r>
                <w:r>
                  <w:rPr>
                    <w:noProof/>
                    <w:webHidden/>
                  </w:rPr>
                  <w:fldChar w:fldCharType="begin"/>
                </w:r>
                <w:r>
                  <w:rPr>
                    <w:noProof/>
                    <w:webHidden/>
                  </w:rPr>
                  <w:instrText xml:space="preserve"> PAGEREF _Toc528832462 \h </w:instrText>
                </w:r>
                <w:r>
                  <w:rPr>
                    <w:noProof/>
                    <w:webHidden/>
                  </w:rPr>
                </w:r>
              </w:ins>
              <w:r>
                <w:rPr>
                  <w:noProof/>
                  <w:webHidden/>
                </w:rPr>
                <w:fldChar w:fldCharType="separate"/>
              </w:r>
              <w:ins w:id="89" w:author="Jamson" w:date="2018-11-01T10:45:00Z">
                <w:r>
                  <w:rPr>
                    <w:noProof/>
                    <w:webHidden/>
                  </w:rPr>
                  <w:t>19</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90" w:author="Jamson" w:date="2018-11-01T10:45:00Z"/>
                  <w:rFonts w:cstheme="minorBidi"/>
                  <w:noProof/>
                  <w:kern w:val="2"/>
                  <w:sz w:val="21"/>
                </w:rPr>
              </w:pPr>
              <w:ins w:id="91" w:author="Jamson" w:date="2018-11-01T10:45:00Z">
                <w:r w:rsidRPr="00EB0CF1">
                  <w:rPr>
                    <w:rStyle w:val="a6"/>
                    <w:noProof/>
                  </w:rPr>
                  <w:fldChar w:fldCharType="begin"/>
                </w:r>
                <w:r w:rsidRPr="00EB0CF1">
                  <w:rPr>
                    <w:rStyle w:val="a6"/>
                    <w:noProof/>
                  </w:rPr>
                  <w:instrText xml:space="preserve"> </w:instrText>
                </w:r>
                <w:r>
                  <w:rPr>
                    <w:noProof/>
                  </w:rPr>
                  <w:instrText>HYPERLINK \l "_Toc528832463"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3</w:t>
                </w:r>
                <w:r>
                  <w:rPr>
                    <w:rFonts w:cstheme="minorBidi"/>
                    <w:noProof/>
                    <w:kern w:val="2"/>
                    <w:sz w:val="21"/>
                  </w:rPr>
                  <w:tab/>
                </w:r>
                <w:r w:rsidRPr="00EB0CF1">
                  <w:rPr>
                    <w:rStyle w:val="a6"/>
                    <w:rFonts w:hint="eastAsia"/>
                    <w:noProof/>
                  </w:rPr>
                  <w:t>模型设计</w:t>
                </w:r>
                <w:r>
                  <w:rPr>
                    <w:noProof/>
                    <w:webHidden/>
                  </w:rPr>
                  <w:tab/>
                </w:r>
                <w:r>
                  <w:rPr>
                    <w:noProof/>
                    <w:webHidden/>
                  </w:rPr>
                  <w:fldChar w:fldCharType="begin"/>
                </w:r>
                <w:r>
                  <w:rPr>
                    <w:noProof/>
                    <w:webHidden/>
                  </w:rPr>
                  <w:instrText xml:space="preserve"> PAGEREF _Toc528832463 \h </w:instrText>
                </w:r>
                <w:r>
                  <w:rPr>
                    <w:noProof/>
                    <w:webHidden/>
                  </w:rPr>
                </w:r>
              </w:ins>
              <w:r>
                <w:rPr>
                  <w:noProof/>
                  <w:webHidden/>
                </w:rPr>
                <w:fldChar w:fldCharType="separate"/>
              </w:r>
              <w:ins w:id="92" w:author="Jamson" w:date="2018-11-01T10:45:00Z">
                <w:r>
                  <w:rPr>
                    <w:noProof/>
                    <w:webHidden/>
                  </w:rPr>
                  <w:t>20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93" w:author="Jamson" w:date="2018-11-01T10:45:00Z"/>
                  <w:noProof/>
                </w:rPr>
              </w:pPr>
              <w:ins w:id="94" w:author="Jamson" w:date="2018-11-01T10:45:00Z">
                <w:r w:rsidRPr="00EB0CF1">
                  <w:rPr>
                    <w:rStyle w:val="a6"/>
                    <w:noProof/>
                  </w:rPr>
                  <w:fldChar w:fldCharType="begin"/>
                </w:r>
                <w:r w:rsidRPr="00EB0CF1">
                  <w:rPr>
                    <w:rStyle w:val="a6"/>
                    <w:noProof/>
                  </w:rPr>
                  <w:instrText xml:space="preserve"> </w:instrText>
                </w:r>
                <w:r>
                  <w:rPr>
                    <w:noProof/>
                  </w:rPr>
                  <w:instrText>HYPERLINK \l "_Toc528832464"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_Toc528832464 \h </w:instrText>
                </w:r>
                <w:r>
                  <w:rPr>
                    <w:noProof/>
                    <w:webHidden/>
                  </w:rPr>
                </w:r>
              </w:ins>
              <w:r>
                <w:rPr>
                  <w:noProof/>
                  <w:webHidden/>
                </w:rPr>
                <w:fldChar w:fldCharType="separate"/>
              </w:r>
              <w:ins w:id="95" w:author="Jamson" w:date="2018-11-01T10:45:00Z">
                <w:r>
                  <w:rPr>
                    <w:noProof/>
                    <w:webHidden/>
                  </w:rPr>
                  <w:t>20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96" w:author="Jamson" w:date="2018-11-01T10:45:00Z"/>
                  <w:noProof/>
                </w:rPr>
              </w:pPr>
              <w:ins w:id="97" w:author="Jamson" w:date="2018-11-01T10:45:00Z">
                <w:r w:rsidRPr="00EB0CF1">
                  <w:rPr>
                    <w:rStyle w:val="a6"/>
                    <w:noProof/>
                  </w:rPr>
                  <w:fldChar w:fldCharType="begin"/>
                </w:r>
                <w:r w:rsidRPr="00EB0CF1">
                  <w:rPr>
                    <w:rStyle w:val="a6"/>
                    <w:noProof/>
                  </w:rPr>
                  <w:instrText xml:space="preserve"> </w:instrText>
                </w:r>
                <w:r>
                  <w:rPr>
                    <w:noProof/>
                  </w:rPr>
                  <w:instrText>HYPERLINK \l "_Toc528832465"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3.2</w:t>
                </w:r>
                <w:r>
                  <w:rPr>
                    <w:noProof/>
                  </w:rPr>
                  <w:tab/>
                </w:r>
                <w:r w:rsidRPr="00EB0CF1">
                  <w:rPr>
                    <w:rStyle w:val="a6"/>
                    <w:rFonts w:hint="eastAsia"/>
                    <w:noProof/>
                  </w:rPr>
                  <w:t>设计模型</w:t>
                </w:r>
                <w:r>
                  <w:rPr>
                    <w:noProof/>
                    <w:webHidden/>
                  </w:rPr>
                  <w:tab/>
                </w:r>
                <w:r>
                  <w:rPr>
                    <w:noProof/>
                    <w:webHidden/>
                  </w:rPr>
                  <w:fldChar w:fldCharType="begin"/>
                </w:r>
                <w:r>
                  <w:rPr>
                    <w:noProof/>
                    <w:webHidden/>
                  </w:rPr>
                  <w:instrText xml:space="preserve"> PAGEREF _Toc528832465 \h </w:instrText>
                </w:r>
                <w:r>
                  <w:rPr>
                    <w:noProof/>
                    <w:webHidden/>
                  </w:rPr>
                </w:r>
              </w:ins>
              <w:r>
                <w:rPr>
                  <w:noProof/>
                  <w:webHidden/>
                </w:rPr>
                <w:fldChar w:fldCharType="separate"/>
              </w:r>
              <w:ins w:id="98" w:author="Jamson" w:date="2018-11-01T10:45:00Z">
                <w:r>
                  <w:rPr>
                    <w:noProof/>
                    <w:webHidden/>
                  </w:rPr>
                  <w:t>20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99" w:author="Jamson" w:date="2018-11-01T10:45:00Z"/>
                  <w:noProof/>
                </w:rPr>
              </w:pPr>
              <w:ins w:id="100" w:author="Jamson" w:date="2018-11-01T10:45:00Z">
                <w:r w:rsidRPr="00EB0CF1">
                  <w:rPr>
                    <w:rStyle w:val="a6"/>
                    <w:noProof/>
                  </w:rPr>
                  <w:fldChar w:fldCharType="begin"/>
                </w:r>
                <w:r w:rsidRPr="00EB0CF1">
                  <w:rPr>
                    <w:rStyle w:val="a6"/>
                    <w:noProof/>
                  </w:rPr>
                  <w:instrText xml:space="preserve"> </w:instrText>
                </w:r>
                <w:r>
                  <w:rPr>
                    <w:noProof/>
                  </w:rPr>
                  <w:instrText>HYPERLINK \l "_Toc528832466"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3.3</w:t>
                </w:r>
                <w:r>
                  <w:rPr>
                    <w:noProof/>
                  </w:rPr>
                  <w:tab/>
                </w:r>
                <w:r w:rsidRPr="00EB0CF1">
                  <w:rPr>
                    <w:rStyle w:val="a6"/>
                    <w:rFonts w:hint="eastAsia"/>
                    <w:noProof/>
                  </w:rPr>
                  <w:t>导出脚本</w:t>
                </w:r>
                <w:r>
                  <w:rPr>
                    <w:noProof/>
                    <w:webHidden/>
                  </w:rPr>
                  <w:tab/>
                </w:r>
                <w:r>
                  <w:rPr>
                    <w:noProof/>
                    <w:webHidden/>
                  </w:rPr>
                  <w:fldChar w:fldCharType="begin"/>
                </w:r>
                <w:r>
                  <w:rPr>
                    <w:noProof/>
                    <w:webHidden/>
                  </w:rPr>
                  <w:instrText xml:space="preserve"> PAGEREF _Toc528832466 \h </w:instrText>
                </w:r>
                <w:r>
                  <w:rPr>
                    <w:noProof/>
                    <w:webHidden/>
                  </w:rPr>
                </w:r>
              </w:ins>
              <w:r>
                <w:rPr>
                  <w:noProof/>
                  <w:webHidden/>
                </w:rPr>
                <w:fldChar w:fldCharType="separate"/>
              </w:r>
              <w:ins w:id="101" w:author="Jamson" w:date="2018-11-01T10:45:00Z">
                <w:r>
                  <w:rPr>
                    <w:noProof/>
                    <w:webHidden/>
                  </w:rPr>
                  <w:t>21</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02" w:author="Jamson" w:date="2018-11-01T10:45:00Z"/>
                  <w:noProof/>
                </w:rPr>
              </w:pPr>
              <w:ins w:id="103" w:author="Jamson" w:date="2018-11-01T10:45:00Z">
                <w:r w:rsidRPr="00EB0CF1">
                  <w:rPr>
                    <w:rStyle w:val="a6"/>
                    <w:noProof/>
                  </w:rPr>
                  <w:fldChar w:fldCharType="begin"/>
                </w:r>
                <w:r w:rsidRPr="00EB0CF1">
                  <w:rPr>
                    <w:rStyle w:val="a6"/>
                    <w:noProof/>
                  </w:rPr>
                  <w:instrText xml:space="preserve"> </w:instrText>
                </w:r>
                <w:r>
                  <w:rPr>
                    <w:noProof/>
                  </w:rPr>
                  <w:instrText>HYPERLINK \l "_Toc528832467"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3.4</w:t>
                </w:r>
                <w:r>
                  <w:rPr>
                    <w:noProof/>
                  </w:rPr>
                  <w:tab/>
                </w:r>
                <w:r w:rsidRPr="00EB0CF1">
                  <w:rPr>
                    <w:rStyle w:val="a6"/>
                    <w:rFonts w:hint="eastAsia"/>
                    <w:noProof/>
                  </w:rPr>
                  <w:t>归档数据模型</w:t>
                </w:r>
                <w:r>
                  <w:rPr>
                    <w:noProof/>
                    <w:webHidden/>
                  </w:rPr>
                  <w:tab/>
                </w:r>
                <w:r>
                  <w:rPr>
                    <w:noProof/>
                    <w:webHidden/>
                  </w:rPr>
                  <w:fldChar w:fldCharType="begin"/>
                </w:r>
                <w:r>
                  <w:rPr>
                    <w:noProof/>
                    <w:webHidden/>
                  </w:rPr>
                  <w:instrText xml:space="preserve"> PAGEREF _Toc528832467 \h </w:instrText>
                </w:r>
                <w:r>
                  <w:rPr>
                    <w:noProof/>
                    <w:webHidden/>
                  </w:rPr>
                </w:r>
              </w:ins>
              <w:r>
                <w:rPr>
                  <w:noProof/>
                  <w:webHidden/>
                </w:rPr>
                <w:fldChar w:fldCharType="separate"/>
              </w:r>
              <w:ins w:id="104" w:author="Jamson" w:date="2018-11-01T10:45:00Z">
                <w:r>
                  <w:rPr>
                    <w:noProof/>
                    <w:webHidden/>
                  </w:rPr>
                  <w:t>23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05" w:author="Jamson" w:date="2018-11-01T10:45:00Z"/>
                  <w:noProof/>
                </w:rPr>
              </w:pPr>
              <w:ins w:id="106" w:author="Jamson" w:date="2018-11-01T10:45:00Z">
                <w:r w:rsidRPr="00EB0CF1">
                  <w:rPr>
                    <w:rStyle w:val="a6"/>
                    <w:noProof/>
                  </w:rPr>
                  <w:fldChar w:fldCharType="begin"/>
                </w:r>
                <w:r w:rsidRPr="00EB0CF1">
                  <w:rPr>
                    <w:rStyle w:val="a6"/>
                    <w:noProof/>
                  </w:rPr>
                  <w:instrText xml:space="preserve"> </w:instrText>
                </w:r>
                <w:r>
                  <w:rPr>
                    <w:noProof/>
                  </w:rPr>
                  <w:instrText>HYPERLINK \l "_Toc528832468"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3.5</w:t>
                </w:r>
                <w:r>
                  <w:rPr>
                    <w:noProof/>
                  </w:rPr>
                  <w:tab/>
                </w:r>
                <w:r w:rsidRPr="00EB0CF1">
                  <w:rPr>
                    <w:rStyle w:val="a6"/>
                    <w:rFonts w:hint="eastAsia"/>
                    <w:noProof/>
                  </w:rPr>
                  <w:t>更新数据库并更新脚本</w:t>
                </w:r>
                <w:r>
                  <w:rPr>
                    <w:noProof/>
                    <w:webHidden/>
                  </w:rPr>
                  <w:tab/>
                </w:r>
                <w:r>
                  <w:rPr>
                    <w:noProof/>
                    <w:webHidden/>
                  </w:rPr>
                  <w:fldChar w:fldCharType="begin"/>
                </w:r>
                <w:r>
                  <w:rPr>
                    <w:noProof/>
                    <w:webHidden/>
                  </w:rPr>
                  <w:instrText xml:space="preserve"> PAGEREF _Toc528832468 \h </w:instrText>
                </w:r>
                <w:r>
                  <w:rPr>
                    <w:noProof/>
                    <w:webHidden/>
                  </w:rPr>
                </w:r>
              </w:ins>
              <w:r>
                <w:rPr>
                  <w:noProof/>
                  <w:webHidden/>
                </w:rPr>
                <w:fldChar w:fldCharType="separate"/>
              </w:r>
              <w:ins w:id="107" w:author="Jamson" w:date="2018-11-01T10:45:00Z">
                <w:r>
                  <w:rPr>
                    <w:noProof/>
                    <w:webHidden/>
                  </w:rPr>
                  <w:t>24</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08" w:author="Jamson" w:date="2018-11-01T10:45:00Z"/>
                  <w:noProof/>
                </w:rPr>
              </w:pPr>
              <w:ins w:id="109" w:author="Jamson" w:date="2018-11-01T10:45:00Z">
                <w:r w:rsidRPr="00EB0CF1">
                  <w:rPr>
                    <w:rStyle w:val="a6"/>
                    <w:noProof/>
                  </w:rPr>
                  <w:fldChar w:fldCharType="begin"/>
                </w:r>
                <w:r w:rsidRPr="00EB0CF1">
                  <w:rPr>
                    <w:rStyle w:val="a6"/>
                    <w:noProof/>
                  </w:rPr>
                  <w:instrText xml:space="preserve"> </w:instrText>
                </w:r>
                <w:r>
                  <w:rPr>
                    <w:noProof/>
                  </w:rPr>
                  <w:instrText>HYPERLINK \l "_Toc528832469"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3.6</w:t>
                </w:r>
                <w:r>
                  <w:rPr>
                    <w:noProof/>
                  </w:rPr>
                  <w:tab/>
                </w:r>
                <w:r w:rsidRPr="00EB0CF1">
                  <w:rPr>
                    <w:rStyle w:val="a6"/>
                    <w:noProof/>
                  </w:rPr>
                  <w:t>Flyway</w:t>
                </w:r>
                <w:r>
                  <w:rPr>
                    <w:noProof/>
                    <w:webHidden/>
                  </w:rPr>
                  <w:tab/>
                </w:r>
                <w:r>
                  <w:rPr>
                    <w:noProof/>
                    <w:webHidden/>
                  </w:rPr>
                  <w:fldChar w:fldCharType="begin"/>
                </w:r>
                <w:r>
                  <w:rPr>
                    <w:noProof/>
                    <w:webHidden/>
                  </w:rPr>
                  <w:instrText xml:space="preserve"> PAGEREF _Toc528832469 \h </w:instrText>
                </w:r>
                <w:r>
                  <w:rPr>
                    <w:noProof/>
                    <w:webHidden/>
                  </w:rPr>
                </w:r>
              </w:ins>
              <w:r>
                <w:rPr>
                  <w:noProof/>
                  <w:webHidden/>
                </w:rPr>
                <w:fldChar w:fldCharType="separate"/>
              </w:r>
              <w:ins w:id="110" w:author="Jamson" w:date="2018-11-01T10:45:00Z">
                <w:r>
                  <w:rPr>
                    <w:noProof/>
                    <w:webHidden/>
                  </w:rPr>
                  <w:t>26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11" w:author="Jamson" w:date="2018-11-01T10:45:00Z"/>
                  <w:noProof/>
                </w:rPr>
              </w:pPr>
              <w:ins w:id="112" w:author="Jamson" w:date="2018-11-01T10:45:00Z">
                <w:r w:rsidRPr="00EB0CF1">
                  <w:rPr>
                    <w:rStyle w:val="a6"/>
                    <w:noProof/>
                  </w:rPr>
                  <w:fldChar w:fldCharType="begin"/>
                </w:r>
                <w:r w:rsidRPr="00EB0CF1">
                  <w:rPr>
                    <w:rStyle w:val="a6"/>
                    <w:noProof/>
                  </w:rPr>
                  <w:instrText xml:space="preserve"> </w:instrText>
                </w:r>
                <w:r>
                  <w:rPr>
                    <w:noProof/>
                  </w:rPr>
                  <w:instrText>HYPERLINK \l "_Toc528832470"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3.6.1</w:t>
                </w:r>
                <w:r>
                  <w:rPr>
                    <w:noProof/>
                  </w:rPr>
                  <w:tab/>
                </w:r>
                <w:r w:rsidRPr="00EB0CF1">
                  <w:rPr>
                    <w:rStyle w:val="a6"/>
                    <w:rFonts w:hint="eastAsia"/>
                    <w:noProof/>
                  </w:rPr>
                  <w:t>通过</w:t>
                </w:r>
                <w:r w:rsidRPr="00EB0CF1">
                  <w:rPr>
                    <w:rStyle w:val="a6"/>
                    <w:noProof/>
                  </w:rPr>
                  <w:t>flyway</w:t>
                </w:r>
                <w:r w:rsidRPr="00EB0CF1">
                  <w:rPr>
                    <w:rStyle w:val="a6"/>
                    <w:rFonts w:hint="eastAsia"/>
                    <w:noProof/>
                  </w:rPr>
                  <w:t>执行脚本</w:t>
                </w:r>
                <w:r>
                  <w:rPr>
                    <w:noProof/>
                    <w:webHidden/>
                  </w:rPr>
                  <w:tab/>
                </w:r>
                <w:r>
                  <w:rPr>
                    <w:noProof/>
                    <w:webHidden/>
                  </w:rPr>
                  <w:fldChar w:fldCharType="begin"/>
                </w:r>
                <w:r>
                  <w:rPr>
                    <w:noProof/>
                    <w:webHidden/>
                  </w:rPr>
                  <w:instrText xml:space="preserve"> PAGEREF _Toc528832470 \h </w:instrText>
                </w:r>
                <w:r>
                  <w:rPr>
                    <w:noProof/>
                    <w:webHidden/>
                  </w:rPr>
                </w:r>
              </w:ins>
              <w:r>
                <w:rPr>
                  <w:noProof/>
                  <w:webHidden/>
                </w:rPr>
                <w:fldChar w:fldCharType="separate"/>
              </w:r>
              <w:ins w:id="113" w:author="Jamson" w:date="2018-11-01T10:45:00Z">
                <w:r>
                  <w:rPr>
                    <w:noProof/>
                    <w:webHidden/>
                  </w:rPr>
                  <w:t>26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14" w:author="Jamson" w:date="2018-11-01T10:45:00Z"/>
                  <w:noProof/>
                </w:rPr>
              </w:pPr>
              <w:ins w:id="115" w:author="Jamson" w:date="2018-11-01T10:45:00Z">
                <w:r w:rsidRPr="00EB0CF1">
                  <w:rPr>
                    <w:rStyle w:val="a6"/>
                    <w:noProof/>
                  </w:rPr>
                  <w:fldChar w:fldCharType="begin"/>
                </w:r>
                <w:r w:rsidRPr="00EB0CF1">
                  <w:rPr>
                    <w:rStyle w:val="a6"/>
                    <w:noProof/>
                  </w:rPr>
                  <w:instrText xml:space="preserve"> </w:instrText>
                </w:r>
                <w:r>
                  <w:rPr>
                    <w:noProof/>
                  </w:rPr>
                  <w:instrText>HYPERLINK \l "_Toc528832471"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3.6.2</w:t>
                </w:r>
                <w:r>
                  <w:rPr>
                    <w:noProof/>
                  </w:rPr>
                  <w:tab/>
                </w:r>
                <w:r w:rsidRPr="00EB0CF1">
                  <w:rPr>
                    <w:rStyle w:val="a6"/>
                    <w:noProof/>
                  </w:rPr>
                  <w:t>Flyway</w:t>
                </w:r>
                <w:r w:rsidRPr="00EB0CF1">
                  <w:rPr>
                    <w:rStyle w:val="a6"/>
                    <w:rFonts w:hint="eastAsia"/>
                    <w:noProof/>
                  </w:rPr>
                  <w:t>命令介绍</w:t>
                </w:r>
                <w:r>
                  <w:rPr>
                    <w:noProof/>
                    <w:webHidden/>
                  </w:rPr>
                  <w:tab/>
                </w:r>
                <w:r>
                  <w:rPr>
                    <w:noProof/>
                    <w:webHidden/>
                  </w:rPr>
                  <w:fldChar w:fldCharType="begin"/>
                </w:r>
                <w:r>
                  <w:rPr>
                    <w:noProof/>
                    <w:webHidden/>
                  </w:rPr>
                  <w:instrText xml:space="preserve"> PAGEREF _Toc528832471 \h </w:instrText>
                </w:r>
                <w:r>
                  <w:rPr>
                    <w:noProof/>
                    <w:webHidden/>
                  </w:rPr>
                </w:r>
              </w:ins>
              <w:r>
                <w:rPr>
                  <w:noProof/>
                  <w:webHidden/>
                </w:rPr>
                <w:fldChar w:fldCharType="separate"/>
              </w:r>
              <w:ins w:id="116" w:author="Jamson" w:date="2018-11-01T10:45:00Z">
                <w:r>
                  <w:rPr>
                    <w:noProof/>
                    <w:webHidden/>
                  </w:rPr>
                  <w:t>28</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17" w:author="Jamson" w:date="2018-11-01T10:45:00Z"/>
                  <w:noProof/>
                </w:rPr>
              </w:pPr>
              <w:ins w:id="118" w:author="Jamson" w:date="2018-11-01T10:45:00Z">
                <w:r w:rsidRPr="00EB0CF1">
                  <w:rPr>
                    <w:rStyle w:val="a6"/>
                    <w:noProof/>
                  </w:rPr>
                  <w:fldChar w:fldCharType="begin"/>
                </w:r>
                <w:r w:rsidRPr="00EB0CF1">
                  <w:rPr>
                    <w:rStyle w:val="a6"/>
                    <w:noProof/>
                  </w:rPr>
                  <w:instrText xml:space="preserve"> </w:instrText>
                </w:r>
                <w:r>
                  <w:rPr>
                    <w:noProof/>
                  </w:rPr>
                  <w:instrText>HYPERLINK \l "_Toc528832472"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3.7</w:t>
                </w:r>
                <w:r>
                  <w:rPr>
                    <w:noProof/>
                  </w:rPr>
                  <w:tab/>
                </w:r>
                <w:r w:rsidRPr="00EB0CF1">
                  <w:rPr>
                    <w:rStyle w:val="a6"/>
                    <w:rFonts w:hint="eastAsia"/>
                    <w:noProof/>
                  </w:rPr>
                  <w:t>数据库表的设计</w:t>
                </w:r>
                <w:r>
                  <w:rPr>
                    <w:noProof/>
                    <w:webHidden/>
                  </w:rPr>
                  <w:tab/>
                </w:r>
                <w:r>
                  <w:rPr>
                    <w:noProof/>
                    <w:webHidden/>
                  </w:rPr>
                  <w:fldChar w:fldCharType="begin"/>
                </w:r>
                <w:r>
                  <w:rPr>
                    <w:noProof/>
                    <w:webHidden/>
                  </w:rPr>
                  <w:instrText xml:space="preserve"> PAGEREF _Toc528832472 \h </w:instrText>
                </w:r>
                <w:r>
                  <w:rPr>
                    <w:noProof/>
                    <w:webHidden/>
                  </w:rPr>
                </w:r>
              </w:ins>
              <w:r>
                <w:rPr>
                  <w:noProof/>
                  <w:webHidden/>
                </w:rPr>
                <w:fldChar w:fldCharType="separate"/>
              </w:r>
              <w:ins w:id="119" w:author="Jamson" w:date="2018-11-01T10:45:00Z">
                <w:r>
                  <w:rPr>
                    <w:noProof/>
                    <w:webHidden/>
                  </w:rPr>
                  <w:t>28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20" w:author="Jamson" w:date="2018-11-01T10:45:00Z"/>
                  <w:noProof/>
                </w:rPr>
              </w:pPr>
              <w:ins w:id="121" w:author="Jamson" w:date="2018-11-01T10:45:00Z">
                <w:r w:rsidRPr="00EB0CF1">
                  <w:rPr>
                    <w:rStyle w:val="a6"/>
                    <w:noProof/>
                  </w:rPr>
                  <w:fldChar w:fldCharType="begin"/>
                </w:r>
                <w:r w:rsidRPr="00EB0CF1">
                  <w:rPr>
                    <w:rStyle w:val="a6"/>
                    <w:noProof/>
                  </w:rPr>
                  <w:instrText xml:space="preserve"> </w:instrText>
                </w:r>
                <w:r>
                  <w:rPr>
                    <w:noProof/>
                  </w:rPr>
                  <w:instrText>HYPERLINK \l "_Toc528832473"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3.7.1</w:t>
                </w:r>
                <w:r>
                  <w:rPr>
                    <w:noProof/>
                  </w:rPr>
                  <w:tab/>
                </w:r>
                <w:r w:rsidRPr="00EB0CF1">
                  <w:rPr>
                    <w:rStyle w:val="a6"/>
                    <w:rFonts w:hint="eastAsia"/>
                    <w:noProof/>
                  </w:rPr>
                  <w:t>数据库编码</w:t>
                </w:r>
                <w:r>
                  <w:rPr>
                    <w:noProof/>
                    <w:webHidden/>
                  </w:rPr>
                  <w:tab/>
                </w:r>
                <w:r>
                  <w:rPr>
                    <w:noProof/>
                    <w:webHidden/>
                  </w:rPr>
                  <w:fldChar w:fldCharType="begin"/>
                </w:r>
                <w:r>
                  <w:rPr>
                    <w:noProof/>
                    <w:webHidden/>
                  </w:rPr>
                  <w:instrText xml:space="preserve"> PAGEREF _Toc528832473 \h </w:instrText>
                </w:r>
                <w:r>
                  <w:rPr>
                    <w:noProof/>
                    <w:webHidden/>
                  </w:rPr>
                </w:r>
              </w:ins>
              <w:r>
                <w:rPr>
                  <w:noProof/>
                  <w:webHidden/>
                </w:rPr>
                <w:fldChar w:fldCharType="separate"/>
              </w:r>
              <w:ins w:id="122" w:author="Jamson" w:date="2018-11-01T10:45:00Z">
                <w:r>
                  <w:rPr>
                    <w:noProof/>
                    <w:webHidden/>
                  </w:rPr>
                  <w:t>28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23" w:author="Jamson" w:date="2018-11-01T10:45:00Z"/>
                  <w:noProof/>
                </w:rPr>
              </w:pPr>
              <w:ins w:id="124" w:author="Jamson" w:date="2018-11-01T10:45:00Z">
                <w:r w:rsidRPr="00EB0CF1">
                  <w:rPr>
                    <w:rStyle w:val="a6"/>
                    <w:noProof/>
                  </w:rPr>
                  <w:fldChar w:fldCharType="begin"/>
                </w:r>
                <w:r w:rsidRPr="00EB0CF1">
                  <w:rPr>
                    <w:rStyle w:val="a6"/>
                    <w:noProof/>
                  </w:rPr>
                  <w:instrText xml:space="preserve"> </w:instrText>
                </w:r>
                <w:r>
                  <w:rPr>
                    <w:noProof/>
                  </w:rPr>
                  <w:instrText>HYPERLINK \l "_Toc528832474"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3.7.2</w:t>
                </w:r>
                <w:r>
                  <w:rPr>
                    <w:noProof/>
                  </w:rPr>
                  <w:tab/>
                </w:r>
                <w:r w:rsidRPr="00EB0CF1">
                  <w:rPr>
                    <w:rStyle w:val="a6"/>
                    <w:rFonts w:hint="eastAsia"/>
                    <w:noProof/>
                  </w:rPr>
                  <w:t>数据库设计命名规则</w:t>
                </w:r>
                <w:r>
                  <w:rPr>
                    <w:noProof/>
                    <w:webHidden/>
                  </w:rPr>
                  <w:tab/>
                </w:r>
                <w:r>
                  <w:rPr>
                    <w:noProof/>
                    <w:webHidden/>
                  </w:rPr>
                  <w:fldChar w:fldCharType="begin"/>
                </w:r>
                <w:r>
                  <w:rPr>
                    <w:noProof/>
                    <w:webHidden/>
                  </w:rPr>
                  <w:instrText xml:space="preserve"> PAGEREF _Toc528832474 \h </w:instrText>
                </w:r>
                <w:r>
                  <w:rPr>
                    <w:noProof/>
                    <w:webHidden/>
                  </w:rPr>
                </w:r>
              </w:ins>
              <w:r>
                <w:rPr>
                  <w:noProof/>
                  <w:webHidden/>
                </w:rPr>
                <w:fldChar w:fldCharType="separate"/>
              </w:r>
              <w:ins w:id="125" w:author="Jamson" w:date="2018-11-01T10:45:00Z">
                <w:r>
                  <w:rPr>
                    <w:noProof/>
                    <w:webHidden/>
                  </w:rPr>
                  <w:t>29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26" w:author="Jamson" w:date="2018-11-01T10:45:00Z"/>
                  <w:noProof/>
                </w:rPr>
              </w:pPr>
              <w:ins w:id="127" w:author="Jamson" w:date="2018-11-01T10:45:00Z">
                <w:r w:rsidRPr="00EB0CF1">
                  <w:rPr>
                    <w:rStyle w:val="a6"/>
                    <w:noProof/>
                  </w:rPr>
                  <w:fldChar w:fldCharType="begin"/>
                </w:r>
                <w:r w:rsidRPr="00EB0CF1">
                  <w:rPr>
                    <w:rStyle w:val="a6"/>
                    <w:noProof/>
                  </w:rPr>
                  <w:instrText xml:space="preserve"> </w:instrText>
                </w:r>
                <w:r>
                  <w:rPr>
                    <w:noProof/>
                  </w:rPr>
                  <w:instrText>HYPERLINK \l "_Toc528832475"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3.7.3</w:t>
                </w:r>
                <w:r>
                  <w:rPr>
                    <w:noProof/>
                  </w:rPr>
                  <w:tab/>
                </w:r>
                <w:r w:rsidRPr="00EB0CF1">
                  <w:rPr>
                    <w:rStyle w:val="a6"/>
                    <w:rFonts w:hint="eastAsia"/>
                    <w:noProof/>
                  </w:rPr>
                  <w:t>索引</w:t>
                </w:r>
                <w:r>
                  <w:rPr>
                    <w:noProof/>
                    <w:webHidden/>
                  </w:rPr>
                  <w:tab/>
                </w:r>
                <w:r>
                  <w:rPr>
                    <w:noProof/>
                    <w:webHidden/>
                  </w:rPr>
                  <w:fldChar w:fldCharType="begin"/>
                </w:r>
                <w:r>
                  <w:rPr>
                    <w:noProof/>
                    <w:webHidden/>
                  </w:rPr>
                  <w:instrText xml:space="preserve"> PAGEREF _Toc528832475 \h </w:instrText>
                </w:r>
                <w:r>
                  <w:rPr>
                    <w:noProof/>
                    <w:webHidden/>
                  </w:rPr>
                </w:r>
              </w:ins>
              <w:r>
                <w:rPr>
                  <w:noProof/>
                  <w:webHidden/>
                </w:rPr>
                <w:fldChar w:fldCharType="separate"/>
              </w:r>
              <w:ins w:id="128" w:author="Jamson" w:date="2018-11-01T10:45:00Z">
                <w:r>
                  <w:rPr>
                    <w:noProof/>
                    <w:webHidden/>
                  </w:rPr>
                  <w:t>29</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129" w:author="Jamson" w:date="2018-11-01T10:45:00Z"/>
                  <w:rFonts w:cstheme="minorBidi"/>
                  <w:noProof/>
                  <w:kern w:val="2"/>
                  <w:sz w:val="21"/>
                </w:rPr>
              </w:pPr>
              <w:ins w:id="130" w:author="Jamson" w:date="2018-11-01T10:45:00Z">
                <w:r w:rsidRPr="00EB0CF1">
                  <w:rPr>
                    <w:rStyle w:val="a6"/>
                    <w:noProof/>
                  </w:rPr>
                  <w:fldChar w:fldCharType="begin"/>
                </w:r>
                <w:r w:rsidRPr="00EB0CF1">
                  <w:rPr>
                    <w:rStyle w:val="a6"/>
                    <w:noProof/>
                  </w:rPr>
                  <w:instrText xml:space="preserve"> </w:instrText>
                </w:r>
                <w:r>
                  <w:rPr>
                    <w:noProof/>
                  </w:rPr>
                  <w:instrText>HYPERLINK \l "_Toc528832476"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4</w:t>
                </w:r>
                <w:r>
                  <w:rPr>
                    <w:rFonts w:cstheme="minorBidi"/>
                    <w:noProof/>
                    <w:kern w:val="2"/>
                    <w:sz w:val="21"/>
                  </w:rPr>
                  <w:tab/>
                </w:r>
                <w:r w:rsidRPr="00EB0CF1">
                  <w:rPr>
                    <w:rStyle w:val="a6"/>
                    <w:noProof/>
                  </w:rPr>
                  <w:t>Entity</w:t>
                </w:r>
                <w:r>
                  <w:rPr>
                    <w:noProof/>
                    <w:webHidden/>
                  </w:rPr>
                  <w:tab/>
                </w:r>
                <w:r>
                  <w:rPr>
                    <w:noProof/>
                    <w:webHidden/>
                  </w:rPr>
                  <w:fldChar w:fldCharType="begin"/>
                </w:r>
                <w:r>
                  <w:rPr>
                    <w:noProof/>
                    <w:webHidden/>
                  </w:rPr>
                  <w:instrText xml:space="preserve"> PAGEREF _Toc528832476 \h </w:instrText>
                </w:r>
                <w:r>
                  <w:rPr>
                    <w:noProof/>
                    <w:webHidden/>
                  </w:rPr>
                </w:r>
              </w:ins>
              <w:r>
                <w:rPr>
                  <w:noProof/>
                  <w:webHidden/>
                </w:rPr>
                <w:fldChar w:fldCharType="separate"/>
              </w:r>
              <w:ins w:id="131"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32" w:author="Jamson" w:date="2018-11-01T10:45:00Z"/>
                  <w:noProof/>
                </w:rPr>
              </w:pPr>
              <w:ins w:id="133" w:author="Jamson" w:date="2018-11-01T10:45:00Z">
                <w:r w:rsidRPr="00EB0CF1">
                  <w:rPr>
                    <w:rStyle w:val="a6"/>
                    <w:noProof/>
                  </w:rPr>
                  <w:lastRenderedPageBreak/>
                  <w:fldChar w:fldCharType="begin"/>
                </w:r>
                <w:r w:rsidRPr="00EB0CF1">
                  <w:rPr>
                    <w:rStyle w:val="a6"/>
                    <w:noProof/>
                  </w:rPr>
                  <w:instrText xml:space="preserve"> </w:instrText>
                </w:r>
                <w:r>
                  <w:rPr>
                    <w:noProof/>
                  </w:rPr>
                  <w:instrText>HYPERLINK \l "_Toc528832477"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4.1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_Toc528832477 \h </w:instrText>
                </w:r>
                <w:r>
                  <w:rPr>
                    <w:noProof/>
                    <w:webHidden/>
                  </w:rPr>
                </w:r>
              </w:ins>
              <w:r>
                <w:rPr>
                  <w:noProof/>
                  <w:webHidden/>
                </w:rPr>
                <w:fldChar w:fldCharType="separate"/>
              </w:r>
              <w:ins w:id="134"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35" w:author="Jamson" w:date="2018-11-01T10:45:00Z"/>
                  <w:noProof/>
                </w:rPr>
              </w:pPr>
              <w:ins w:id="136" w:author="Jamson" w:date="2018-11-01T10:45:00Z">
                <w:r w:rsidRPr="00EB0CF1">
                  <w:rPr>
                    <w:rStyle w:val="a6"/>
                    <w:noProof/>
                  </w:rPr>
                  <w:fldChar w:fldCharType="begin"/>
                </w:r>
                <w:r w:rsidRPr="00EB0CF1">
                  <w:rPr>
                    <w:rStyle w:val="a6"/>
                    <w:noProof/>
                  </w:rPr>
                  <w:instrText xml:space="preserve"> </w:instrText>
                </w:r>
                <w:r>
                  <w:rPr>
                    <w:noProof/>
                  </w:rPr>
                  <w:instrText>HYPERLINK \l "_Toc528832478"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4.2</w:t>
                </w:r>
                <w:r>
                  <w:rPr>
                    <w:noProof/>
                  </w:rPr>
                  <w:tab/>
                </w:r>
                <w:r w:rsidRPr="00EB0CF1">
                  <w:rPr>
                    <w:rStyle w:val="a6"/>
                    <w:rFonts w:hint="eastAsia"/>
                    <w:noProof/>
                  </w:rPr>
                  <w:t>配置文件</w:t>
                </w:r>
                <w:r w:rsidRPr="00EB0CF1">
                  <w:rPr>
                    <w:rStyle w:val="a6"/>
                    <w:noProof/>
                  </w:rPr>
                  <w:t>build.gradle</w:t>
                </w:r>
                <w:r>
                  <w:rPr>
                    <w:noProof/>
                    <w:webHidden/>
                  </w:rPr>
                  <w:tab/>
                </w:r>
                <w:r>
                  <w:rPr>
                    <w:noProof/>
                    <w:webHidden/>
                  </w:rPr>
                  <w:fldChar w:fldCharType="begin"/>
                </w:r>
                <w:r>
                  <w:rPr>
                    <w:noProof/>
                    <w:webHidden/>
                  </w:rPr>
                  <w:instrText xml:space="preserve"> PAGEREF _Toc528832478 \h </w:instrText>
                </w:r>
                <w:r>
                  <w:rPr>
                    <w:noProof/>
                    <w:webHidden/>
                  </w:rPr>
                </w:r>
              </w:ins>
              <w:r>
                <w:rPr>
                  <w:noProof/>
                  <w:webHidden/>
                </w:rPr>
                <w:fldChar w:fldCharType="separate"/>
              </w:r>
              <w:ins w:id="137"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38" w:author="Jamson" w:date="2018-11-01T10:45:00Z"/>
                  <w:noProof/>
                </w:rPr>
              </w:pPr>
              <w:ins w:id="139" w:author="Jamson" w:date="2018-11-01T10:45:00Z">
                <w:r w:rsidRPr="00EB0CF1">
                  <w:rPr>
                    <w:rStyle w:val="a6"/>
                    <w:noProof/>
                  </w:rPr>
                  <w:fldChar w:fldCharType="begin"/>
                </w:r>
                <w:r w:rsidRPr="00EB0CF1">
                  <w:rPr>
                    <w:rStyle w:val="a6"/>
                    <w:noProof/>
                  </w:rPr>
                  <w:instrText xml:space="preserve"> </w:instrText>
                </w:r>
                <w:r>
                  <w:rPr>
                    <w:noProof/>
                  </w:rPr>
                  <w:instrText>HYPERLINK \l "_Toc528832479"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4.2.1</w:t>
                </w:r>
                <w:r>
                  <w:rPr>
                    <w:noProof/>
                  </w:rPr>
                  <w:tab/>
                </w:r>
                <w:r w:rsidRPr="00EB0CF1">
                  <w:rPr>
                    <w:rStyle w:val="a6"/>
                    <w:rFonts w:hint="eastAsia"/>
                    <w:noProof/>
                  </w:rPr>
                  <w:t>编码</w:t>
                </w:r>
                <w:r>
                  <w:rPr>
                    <w:noProof/>
                    <w:webHidden/>
                  </w:rPr>
                  <w:tab/>
                </w:r>
                <w:r>
                  <w:rPr>
                    <w:noProof/>
                    <w:webHidden/>
                  </w:rPr>
                  <w:fldChar w:fldCharType="begin"/>
                </w:r>
                <w:r>
                  <w:rPr>
                    <w:noProof/>
                    <w:webHidden/>
                  </w:rPr>
                  <w:instrText xml:space="preserve"> PAGEREF _Toc528832479 \h </w:instrText>
                </w:r>
                <w:r>
                  <w:rPr>
                    <w:noProof/>
                    <w:webHidden/>
                  </w:rPr>
                </w:r>
              </w:ins>
              <w:r>
                <w:rPr>
                  <w:noProof/>
                  <w:webHidden/>
                </w:rPr>
                <w:fldChar w:fldCharType="separate"/>
              </w:r>
              <w:ins w:id="140"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41" w:author="Jamson" w:date="2018-11-01T10:45:00Z"/>
                  <w:noProof/>
                </w:rPr>
              </w:pPr>
              <w:ins w:id="142" w:author="Jamson" w:date="2018-11-01T10:45:00Z">
                <w:r w:rsidRPr="00EB0CF1">
                  <w:rPr>
                    <w:rStyle w:val="a6"/>
                    <w:noProof/>
                  </w:rPr>
                  <w:fldChar w:fldCharType="begin"/>
                </w:r>
                <w:r w:rsidRPr="00EB0CF1">
                  <w:rPr>
                    <w:rStyle w:val="a6"/>
                    <w:noProof/>
                  </w:rPr>
                  <w:instrText xml:space="preserve"> </w:instrText>
                </w:r>
                <w:r>
                  <w:rPr>
                    <w:noProof/>
                  </w:rPr>
                  <w:instrText>HYPERLINK \l "_Toc528832480"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4.2.2</w:t>
                </w:r>
                <w:r>
                  <w:rPr>
                    <w:noProof/>
                  </w:rPr>
                  <w:tab/>
                </w:r>
                <w:r w:rsidRPr="00EB0CF1">
                  <w:rPr>
                    <w:rStyle w:val="a6"/>
                    <w:rFonts w:hint="eastAsia"/>
                    <w:noProof/>
                  </w:rPr>
                  <w:t>插件</w:t>
                </w:r>
                <w:r>
                  <w:rPr>
                    <w:noProof/>
                    <w:webHidden/>
                  </w:rPr>
                  <w:tab/>
                </w:r>
                <w:r>
                  <w:rPr>
                    <w:noProof/>
                    <w:webHidden/>
                  </w:rPr>
                  <w:fldChar w:fldCharType="begin"/>
                </w:r>
                <w:r>
                  <w:rPr>
                    <w:noProof/>
                    <w:webHidden/>
                  </w:rPr>
                  <w:instrText xml:space="preserve"> PAGEREF _Toc528832480 \h </w:instrText>
                </w:r>
                <w:r>
                  <w:rPr>
                    <w:noProof/>
                    <w:webHidden/>
                  </w:rPr>
                </w:r>
              </w:ins>
              <w:r>
                <w:rPr>
                  <w:noProof/>
                  <w:webHidden/>
                </w:rPr>
                <w:fldChar w:fldCharType="separate"/>
              </w:r>
              <w:ins w:id="143"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44" w:author="Jamson" w:date="2018-11-01T10:45:00Z"/>
                  <w:noProof/>
                </w:rPr>
              </w:pPr>
              <w:ins w:id="145" w:author="Jamson" w:date="2018-11-01T10:45:00Z">
                <w:r w:rsidRPr="00EB0CF1">
                  <w:rPr>
                    <w:rStyle w:val="a6"/>
                    <w:noProof/>
                  </w:rPr>
                  <w:fldChar w:fldCharType="begin"/>
                </w:r>
                <w:r w:rsidRPr="00EB0CF1">
                  <w:rPr>
                    <w:rStyle w:val="a6"/>
                    <w:noProof/>
                  </w:rPr>
                  <w:instrText xml:space="preserve"> </w:instrText>
                </w:r>
                <w:r>
                  <w:rPr>
                    <w:noProof/>
                  </w:rPr>
                  <w:instrText>HYPERLINK \l "_Toc528832481"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4.2.3</w:t>
                </w:r>
                <w:r>
                  <w:rPr>
                    <w:noProof/>
                  </w:rPr>
                  <w:tab/>
                </w:r>
                <w:r w:rsidRPr="00EB0CF1">
                  <w:rPr>
                    <w:rStyle w:val="a6"/>
                    <w:rFonts w:hint="eastAsia"/>
                    <w:noProof/>
                  </w:rPr>
                  <w:t>添加依赖</w:t>
                </w:r>
                <w:r>
                  <w:rPr>
                    <w:noProof/>
                    <w:webHidden/>
                  </w:rPr>
                  <w:tab/>
                </w:r>
                <w:r>
                  <w:rPr>
                    <w:noProof/>
                    <w:webHidden/>
                  </w:rPr>
                  <w:fldChar w:fldCharType="begin"/>
                </w:r>
                <w:r>
                  <w:rPr>
                    <w:noProof/>
                    <w:webHidden/>
                  </w:rPr>
                  <w:instrText xml:space="preserve"> PAGEREF _Toc528832481 \h </w:instrText>
                </w:r>
                <w:r>
                  <w:rPr>
                    <w:noProof/>
                    <w:webHidden/>
                  </w:rPr>
                </w:r>
              </w:ins>
              <w:r>
                <w:rPr>
                  <w:noProof/>
                  <w:webHidden/>
                </w:rPr>
                <w:fldChar w:fldCharType="separate"/>
              </w:r>
              <w:ins w:id="146" w:author="Jamson" w:date="2018-11-01T10:45:00Z">
                <w:r>
                  <w:rPr>
                    <w:noProof/>
                    <w:webHidden/>
                  </w:rPr>
                  <w:t>30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47" w:author="Jamson" w:date="2018-11-01T10:45:00Z"/>
                  <w:noProof/>
                </w:rPr>
              </w:pPr>
              <w:ins w:id="148" w:author="Jamson" w:date="2018-11-01T10:45:00Z">
                <w:r w:rsidRPr="00EB0CF1">
                  <w:rPr>
                    <w:rStyle w:val="a6"/>
                    <w:noProof/>
                  </w:rPr>
                  <w:fldChar w:fldCharType="begin"/>
                </w:r>
                <w:r w:rsidRPr="00EB0CF1">
                  <w:rPr>
                    <w:rStyle w:val="a6"/>
                    <w:noProof/>
                  </w:rPr>
                  <w:instrText xml:space="preserve"> </w:instrText>
                </w:r>
                <w:r>
                  <w:rPr>
                    <w:noProof/>
                  </w:rPr>
                  <w:instrText>HYPERLINK \l "_Toc528832482"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4.2.4</w:t>
                </w:r>
                <w:r>
                  <w:rPr>
                    <w:noProof/>
                  </w:rPr>
                  <w:tab/>
                </w:r>
                <w:r w:rsidRPr="00EB0CF1">
                  <w:rPr>
                    <w:rStyle w:val="a6"/>
                    <w:noProof/>
                  </w:rPr>
                  <w:t>flyway</w:t>
                </w:r>
                <w:r w:rsidRPr="00EB0CF1">
                  <w:rPr>
                    <w:rStyle w:val="a6"/>
                    <w:rFonts w:hint="eastAsia"/>
                    <w:noProof/>
                  </w:rPr>
                  <w:t>配置</w:t>
                </w:r>
                <w:r>
                  <w:rPr>
                    <w:noProof/>
                    <w:webHidden/>
                  </w:rPr>
                  <w:tab/>
                </w:r>
                <w:r>
                  <w:rPr>
                    <w:noProof/>
                    <w:webHidden/>
                  </w:rPr>
                  <w:fldChar w:fldCharType="begin"/>
                </w:r>
                <w:r>
                  <w:rPr>
                    <w:noProof/>
                    <w:webHidden/>
                  </w:rPr>
                  <w:instrText xml:space="preserve"> PAGEREF _Toc528832482 \h </w:instrText>
                </w:r>
                <w:r>
                  <w:rPr>
                    <w:noProof/>
                    <w:webHidden/>
                  </w:rPr>
                </w:r>
              </w:ins>
              <w:r>
                <w:rPr>
                  <w:noProof/>
                  <w:webHidden/>
                </w:rPr>
                <w:fldChar w:fldCharType="separate"/>
              </w:r>
              <w:ins w:id="149" w:author="Jamson" w:date="2018-11-01T10:45:00Z">
                <w:r>
                  <w:rPr>
                    <w:noProof/>
                    <w:webHidden/>
                  </w:rPr>
                  <w:t>31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50" w:author="Jamson" w:date="2018-11-01T10:45:00Z"/>
                  <w:noProof/>
                </w:rPr>
              </w:pPr>
              <w:ins w:id="151" w:author="Jamson" w:date="2018-11-01T10:45:00Z">
                <w:r w:rsidRPr="00EB0CF1">
                  <w:rPr>
                    <w:rStyle w:val="a6"/>
                    <w:noProof/>
                  </w:rPr>
                  <w:fldChar w:fldCharType="begin"/>
                </w:r>
                <w:r w:rsidRPr="00EB0CF1">
                  <w:rPr>
                    <w:rStyle w:val="a6"/>
                    <w:noProof/>
                  </w:rPr>
                  <w:instrText xml:space="preserve"> </w:instrText>
                </w:r>
                <w:r>
                  <w:rPr>
                    <w:noProof/>
                  </w:rPr>
                  <w:instrText>HYPERLINK \l "_Toc528832483"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4.2.5</w:t>
                </w:r>
                <w:r>
                  <w:rPr>
                    <w:noProof/>
                  </w:rPr>
                  <w:tab/>
                </w:r>
                <w:r w:rsidRPr="00EB0CF1">
                  <w:rPr>
                    <w:rStyle w:val="a6"/>
                    <w:rFonts w:hint="eastAsia"/>
                    <w:noProof/>
                  </w:rPr>
                  <w:t>上传</w:t>
                </w:r>
                <w:r w:rsidRPr="00EB0CF1">
                  <w:rPr>
                    <w:rStyle w:val="a6"/>
                    <w:noProof/>
                  </w:rPr>
                  <w:t>Maven</w:t>
                </w:r>
                <w:r w:rsidRPr="00EB0CF1">
                  <w:rPr>
                    <w:rStyle w:val="a6"/>
                    <w:rFonts w:hint="eastAsia"/>
                    <w:noProof/>
                  </w:rPr>
                  <w:t>仓库</w:t>
                </w:r>
                <w:r>
                  <w:rPr>
                    <w:noProof/>
                    <w:webHidden/>
                  </w:rPr>
                  <w:tab/>
                </w:r>
                <w:r>
                  <w:rPr>
                    <w:noProof/>
                    <w:webHidden/>
                  </w:rPr>
                  <w:fldChar w:fldCharType="begin"/>
                </w:r>
                <w:r>
                  <w:rPr>
                    <w:noProof/>
                    <w:webHidden/>
                  </w:rPr>
                  <w:instrText xml:space="preserve"> PAGEREF _Toc528832483 \h </w:instrText>
                </w:r>
                <w:r>
                  <w:rPr>
                    <w:noProof/>
                    <w:webHidden/>
                  </w:rPr>
                </w:r>
              </w:ins>
              <w:r>
                <w:rPr>
                  <w:noProof/>
                  <w:webHidden/>
                </w:rPr>
                <w:fldChar w:fldCharType="separate"/>
              </w:r>
              <w:ins w:id="152" w:author="Jamson" w:date="2018-11-01T10:45:00Z">
                <w:r>
                  <w:rPr>
                    <w:noProof/>
                    <w:webHidden/>
                  </w:rPr>
                  <w:t>31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53" w:author="Jamson" w:date="2018-11-01T10:45:00Z"/>
                  <w:noProof/>
                </w:rPr>
              </w:pPr>
              <w:ins w:id="154" w:author="Jamson" w:date="2018-11-01T10:45:00Z">
                <w:r w:rsidRPr="00EB0CF1">
                  <w:rPr>
                    <w:rStyle w:val="a6"/>
                    <w:noProof/>
                  </w:rPr>
                  <w:fldChar w:fldCharType="begin"/>
                </w:r>
                <w:r w:rsidRPr="00EB0CF1">
                  <w:rPr>
                    <w:rStyle w:val="a6"/>
                    <w:noProof/>
                  </w:rPr>
                  <w:instrText xml:space="preserve"> </w:instrText>
                </w:r>
                <w:r>
                  <w:rPr>
                    <w:noProof/>
                  </w:rPr>
                  <w:instrText>HYPERLINK \l "_Toc528832484"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4.2.6</w:t>
                </w:r>
                <w:r>
                  <w:rPr>
                    <w:noProof/>
                  </w:rPr>
                  <w:tab/>
                </w:r>
                <w:r w:rsidRPr="00EB0CF1">
                  <w:rPr>
                    <w:rStyle w:val="a6"/>
                    <w:rFonts w:hint="eastAsia"/>
                    <w:noProof/>
                  </w:rPr>
                  <w:t>上传到</w:t>
                </w:r>
                <w:r w:rsidRPr="00EB0CF1">
                  <w:rPr>
                    <w:rStyle w:val="a6"/>
                    <w:noProof/>
                  </w:rPr>
                  <w:t>Git</w:t>
                </w:r>
                <w:r w:rsidRPr="00EB0CF1">
                  <w:rPr>
                    <w:rStyle w:val="a6"/>
                    <w:rFonts w:hint="eastAsia"/>
                    <w:noProof/>
                  </w:rPr>
                  <w:t>仓库操作</w:t>
                </w:r>
                <w:r>
                  <w:rPr>
                    <w:noProof/>
                    <w:webHidden/>
                  </w:rPr>
                  <w:tab/>
                </w:r>
                <w:r>
                  <w:rPr>
                    <w:noProof/>
                    <w:webHidden/>
                  </w:rPr>
                  <w:fldChar w:fldCharType="begin"/>
                </w:r>
                <w:r>
                  <w:rPr>
                    <w:noProof/>
                    <w:webHidden/>
                  </w:rPr>
                  <w:instrText xml:space="preserve"> PAGEREF _Toc528832484 \h </w:instrText>
                </w:r>
                <w:r>
                  <w:rPr>
                    <w:noProof/>
                    <w:webHidden/>
                  </w:rPr>
                </w:r>
              </w:ins>
              <w:r>
                <w:rPr>
                  <w:noProof/>
                  <w:webHidden/>
                </w:rPr>
                <w:fldChar w:fldCharType="separate"/>
              </w:r>
              <w:ins w:id="155" w:author="Jamson" w:date="2018-11-01T10:45:00Z">
                <w:r>
                  <w:rPr>
                    <w:noProof/>
                    <w:webHidden/>
                  </w:rPr>
                  <w:t>32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56" w:author="Jamson" w:date="2018-11-01T10:45:00Z"/>
                  <w:noProof/>
                </w:rPr>
              </w:pPr>
              <w:ins w:id="157" w:author="Jamson" w:date="2018-11-01T10:45:00Z">
                <w:r w:rsidRPr="00EB0CF1">
                  <w:rPr>
                    <w:rStyle w:val="a6"/>
                    <w:noProof/>
                  </w:rPr>
                  <w:fldChar w:fldCharType="begin"/>
                </w:r>
                <w:r w:rsidRPr="00EB0CF1">
                  <w:rPr>
                    <w:rStyle w:val="a6"/>
                    <w:noProof/>
                  </w:rPr>
                  <w:instrText xml:space="preserve"> </w:instrText>
                </w:r>
                <w:r>
                  <w:rPr>
                    <w:noProof/>
                  </w:rPr>
                  <w:instrText>HYPERLINK \l "_Toc528832485"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cs="宋体"/>
                    <w:noProof/>
                    <w:kern w:val="0"/>
                    <w:lang w:bidi="x-none"/>
                    <w14:scene3d>
                      <w14:camera w14:prst="orthographicFront"/>
                      <w14:lightRig w14:rig="threePt" w14:dir="t">
                        <w14:rot w14:lat="0" w14:lon="0" w14:rev="0"/>
                      </w14:lightRig>
                    </w14:scene3d>
                  </w:rPr>
                  <w:t>4.3</w:t>
                </w:r>
                <w:r>
                  <w:rPr>
                    <w:noProof/>
                  </w:rPr>
                  <w:tab/>
                </w:r>
                <w:r w:rsidRPr="00EB0CF1">
                  <w:rPr>
                    <w:rStyle w:val="a6"/>
                    <w:rFonts w:hint="eastAsia"/>
                    <w:noProof/>
                  </w:rPr>
                  <w:t>命名规则</w:t>
                </w:r>
                <w:r>
                  <w:rPr>
                    <w:noProof/>
                    <w:webHidden/>
                  </w:rPr>
                  <w:tab/>
                </w:r>
                <w:r>
                  <w:rPr>
                    <w:noProof/>
                    <w:webHidden/>
                  </w:rPr>
                  <w:fldChar w:fldCharType="begin"/>
                </w:r>
                <w:r>
                  <w:rPr>
                    <w:noProof/>
                    <w:webHidden/>
                  </w:rPr>
                  <w:instrText xml:space="preserve"> PAGEREF _Toc528832485 \h </w:instrText>
                </w:r>
                <w:r>
                  <w:rPr>
                    <w:noProof/>
                    <w:webHidden/>
                  </w:rPr>
                </w:r>
              </w:ins>
              <w:r>
                <w:rPr>
                  <w:noProof/>
                  <w:webHidden/>
                </w:rPr>
                <w:fldChar w:fldCharType="separate"/>
              </w:r>
              <w:ins w:id="158" w:author="Jamson" w:date="2018-11-01T10:45:00Z">
                <w:r>
                  <w:rPr>
                    <w:noProof/>
                    <w:webHidden/>
                  </w:rPr>
                  <w:t>33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59" w:author="Jamson" w:date="2018-11-01T10:45:00Z"/>
                  <w:noProof/>
                </w:rPr>
              </w:pPr>
              <w:ins w:id="160" w:author="Jamson" w:date="2018-11-01T10:45:00Z">
                <w:r w:rsidRPr="00EB0CF1">
                  <w:rPr>
                    <w:rStyle w:val="a6"/>
                    <w:noProof/>
                  </w:rPr>
                  <w:fldChar w:fldCharType="begin"/>
                </w:r>
                <w:r w:rsidRPr="00EB0CF1">
                  <w:rPr>
                    <w:rStyle w:val="a6"/>
                    <w:noProof/>
                  </w:rPr>
                  <w:instrText xml:space="preserve"> </w:instrText>
                </w:r>
                <w:r>
                  <w:rPr>
                    <w:noProof/>
                  </w:rPr>
                  <w:instrText>HYPERLINK \l "_Toc528832486"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cs="宋体"/>
                    <w:noProof/>
                    <w:kern w:val="0"/>
                    <w:lang w:bidi="x-none"/>
                    <w14:scene3d>
                      <w14:camera w14:prst="orthographicFront"/>
                      <w14:lightRig w14:rig="threePt" w14:dir="t">
                        <w14:rot w14:lat="0" w14:lon="0" w14:rev="0"/>
                      </w14:lightRig>
                    </w14:scene3d>
                  </w:rPr>
                  <w:t>4.4</w:t>
                </w:r>
                <w:r>
                  <w:rPr>
                    <w:noProof/>
                  </w:rPr>
                  <w:tab/>
                </w:r>
                <w:r w:rsidRPr="00EB0CF1">
                  <w:rPr>
                    <w:rStyle w:val="a6"/>
                    <w:rFonts w:hint="eastAsia"/>
                    <w:noProof/>
                  </w:rPr>
                  <w:t>类注解</w:t>
                </w:r>
                <w:r>
                  <w:rPr>
                    <w:noProof/>
                    <w:webHidden/>
                  </w:rPr>
                  <w:tab/>
                </w:r>
                <w:r>
                  <w:rPr>
                    <w:noProof/>
                    <w:webHidden/>
                  </w:rPr>
                  <w:fldChar w:fldCharType="begin"/>
                </w:r>
                <w:r>
                  <w:rPr>
                    <w:noProof/>
                    <w:webHidden/>
                  </w:rPr>
                  <w:instrText xml:space="preserve"> PAGEREF _Toc528832486 \h </w:instrText>
                </w:r>
                <w:r>
                  <w:rPr>
                    <w:noProof/>
                    <w:webHidden/>
                  </w:rPr>
                </w:r>
              </w:ins>
              <w:r>
                <w:rPr>
                  <w:noProof/>
                  <w:webHidden/>
                </w:rPr>
                <w:fldChar w:fldCharType="separate"/>
              </w:r>
              <w:ins w:id="161"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62" w:author="Jamson" w:date="2018-11-01T10:45:00Z"/>
                  <w:noProof/>
                </w:rPr>
              </w:pPr>
              <w:ins w:id="163" w:author="Jamson" w:date="2018-11-01T10:45:00Z">
                <w:r w:rsidRPr="00EB0CF1">
                  <w:rPr>
                    <w:rStyle w:val="a6"/>
                    <w:noProof/>
                  </w:rPr>
                  <w:fldChar w:fldCharType="begin"/>
                </w:r>
                <w:r w:rsidRPr="00EB0CF1">
                  <w:rPr>
                    <w:rStyle w:val="a6"/>
                    <w:noProof/>
                  </w:rPr>
                  <w:instrText xml:space="preserve"> </w:instrText>
                </w:r>
                <w:r>
                  <w:rPr>
                    <w:noProof/>
                  </w:rPr>
                  <w:instrText>HYPERLINK \l "_Toc528832487"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4.4.1</w:t>
                </w:r>
                <w:r>
                  <w:rPr>
                    <w:noProof/>
                  </w:rPr>
                  <w:tab/>
                </w:r>
                <w:r w:rsidRPr="00EB0CF1">
                  <w:rPr>
                    <w:rStyle w:val="a6"/>
                    <w:noProof/>
                  </w:rPr>
                  <w:t>@Access(AccessType.FIELD)</w:t>
                </w:r>
                <w:r>
                  <w:rPr>
                    <w:noProof/>
                    <w:webHidden/>
                  </w:rPr>
                  <w:tab/>
                </w:r>
                <w:r>
                  <w:rPr>
                    <w:noProof/>
                    <w:webHidden/>
                  </w:rPr>
                  <w:fldChar w:fldCharType="begin"/>
                </w:r>
                <w:r>
                  <w:rPr>
                    <w:noProof/>
                    <w:webHidden/>
                  </w:rPr>
                  <w:instrText xml:space="preserve"> PAGEREF _Toc528832487 \h </w:instrText>
                </w:r>
                <w:r>
                  <w:rPr>
                    <w:noProof/>
                    <w:webHidden/>
                  </w:rPr>
                </w:r>
              </w:ins>
              <w:r>
                <w:rPr>
                  <w:noProof/>
                  <w:webHidden/>
                </w:rPr>
                <w:fldChar w:fldCharType="separate"/>
              </w:r>
              <w:ins w:id="164"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65" w:author="Jamson" w:date="2018-11-01T10:45:00Z"/>
                  <w:noProof/>
                </w:rPr>
              </w:pPr>
              <w:ins w:id="166" w:author="Jamson" w:date="2018-11-01T10:45:00Z">
                <w:r w:rsidRPr="00EB0CF1">
                  <w:rPr>
                    <w:rStyle w:val="a6"/>
                    <w:noProof/>
                  </w:rPr>
                  <w:fldChar w:fldCharType="begin"/>
                </w:r>
                <w:r w:rsidRPr="00EB0CF1">
                  <w:rPr>
                    <w:rStyle w:val="a6"/>
                    <w:noProof/>
                  </w:rPr>
                  <w:instrText xml:space="preserve"> </w:instrText>
                </w:r>
                <w:r>
                  <w:rPr>
                    <w:noProof/>
                  </w:rPr>
                  <w:instrText>HYPERLINK \l "_Toc528832488"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4.4.2</w:t>
                </w:r>
                <w:r>
                  <w:rPr>
                    <w:noProof/>
                  </w:rPr>
                  <w:tab/>
                </w:r>
                <w:r w:rsidRPr="00EB0CF1">
                  <w:rPr>
                    <w:rStyle w:val="a6"/>
                    <w:noProof/>
                  </w:rPr>
                  <w:t>@DynamicInsert</w:t>
                </w:r>
                <w:r w:rsidRPr="00EB0CF1">
                  <w:rPr>
                    <w:rStyle w:val="a6"/>
                    <w:rFonts w:hint="eastAsia"/>
                    <w:noProof/>
                  </w:rPr>
                  <w:t>和</w:t>
                </w:r>
                <w:r w:rsidRPr="00EB0CF1">
                  <w:rPr>
                    <w:rStyle w:val="a6"/>
                    <w:noProof/>
                  </w:rPr>
                  <w:t>@DynamicUpdate</w:t>
                </w:r>
                <w:r>
                  <w:rPr>
                    <w:noProof/>
                    <w:webHidden/>
                  </w:rPr>
                  <w:tab/>
                </w:r>
                <w:r>
                  <w:rPr>
                    <w:noProof/>
                    <w:webHidden/>
                  </w:rPr>
                  <w:fldChar w:fldCharType="begin"/>
                </w:r>
                <w:r>
                  <w:rPr>
                    <w:noProof/>
                    <w:webHidden/>
                  </w:rPr>
                  <w:instrText xml:space="preserve"> PAGEREF _Toc528832488 \h </w:instrText>
                </w:r>
                <w:r>
                  <w:rPr>
                    <w:noProof/>
                    <w:webHidden/>
                  </w:rPr>
                </w:r>
              </w:ins>
              <w:r>
                <w:rPr>
                  <w:noProof/>
                  <w:webHidden/>
                </w:rPr>
                <w:fldChar w:fldCharType="separate"/>
              </w:r>
              <w:ins w:id="167"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68" w:author="Jamson" w:date="2018-11-01T10:45:00Z"/>
                  <w:noProof/>
                </w:rPr>
              </w:pPr>
              <w:ins w:id="169" w:author="Jamson" w:date="2018-11-01T10:45:00Z">
                <w:r w:rsidRPr="00EB0CF1">
                  <w:rPr>
                    <w:rStyle w:val="a6"/>
                    <w:noProof/>
                  </w:rPr>
                  <w:fldChar w:fldCharType="begin"/>
                </w:r>
                <w:r w:rsidRPr="00EB0CF1">
                  <w:rPr>
                    <w:rStyle w:val="a6"/>
                    <w:noProof/>
                  </w:rPr>
                  <w:instrText xml:space="preserve"> </w:instrText>
                </w:r>
                <w:r>
                  <w:rPr>
                    <w:noProof/>
                  </w:rPr>
                  <w:instrText>HYPERLINK \l "_Toc528832489"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4.4.3</w:t>
                </w:r>
                <w:r>
                  <w:rPr>
                    <w:noProof/>
                  </w:rPr>
                  <w:tab/>
                </w:r>
                <w:r w:rsidRPr="00EB0CF1">
                  <w:rPr>
                    <w:rStyle w:val="a6"/>
                    <w:noProof/>
                  </w:rPr>
                  <w:t>@Entity</w:t>
                </w:r>
                <w:r>
                  <w:rPr>
                    <w:noProof/>
                    <w:webHidden/>
                  </w:rPr>
                  <w:tab/>
                </w:r>
                <w:r>
                  <w:rPr>
                    <w:noProof/>
                    <w:webHidden/>
                  </w:rPr>
                  <w:fldChar w:fldCharType="begin"/>
                </w:r>
                <w:r>
                  <w:rPr>
                    <w:noProof/>
                    <w:webHidden/>
                  </w:rPr>
                  <w:instrText xml:space="preserve"> PAGEREF _Toc528832489 \h </w:instrText>
                </w:r>
                <w:r>
                  <w:rPr>
                    <w:noProof/>
                    <w:webHidden/>
                  </w:rPr>
                </w:r>
              </w:ins>
              <w:r>
                <w:rPr>
                  <w:noProof/>
                  <w:webHidden/>
                </w:rPr>
                <w:fldChar w:fldCharType="separate"/>
              </w:r>
              <w:ins w:id="170"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71" w:author="Jamson" w:date="2018-11-01T10:45:00Z"/>
                  <w:noProof/>
                </w:rPr>
              </w:pPr>
              <w:ins w:id="172" w:author="Jamson" w:date="2018-11-01T10:45:00Z">
                <w:r w:rsidRPr="00EB0CF1">
                  <w:rPr>
                    <w:rStyle w:val="a6"/>
                    <w:noProof/>
                  </w:rPr>
                  <w:fldChar w:fldCharType="begin"/>
                </w:r>
                <w:r w:rsidRPr="00EB0CF1">
                  <w:rPr>
                    <w:rStyle w:val="a6"/>
                    <w:noProof/>
                  </w:rPr>
                  <w:instrText xml:space="preserve"> </w:instrText>
                </w:r>
                <w:r>
                  <w:rPr>
                    <w:noProof/>
                  </w:rPr>
                  <w:instrText>HYPERLINK \l "_Toc528832490"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4.4.4</w:t>
                </w:r>
                <w:r>
                  <w:rPr>
                    <w:noProof/>
                  </w:rPr>
                  <w:tab/>
                </w:r>
                <w:r w:rsidRPr="00EB0CF1">
                  <w:rPr>
                    <w:rStyle w:val="a6"/>
                    <w:noProof/>
                  </w:rPr>
                  <w:t>@Table(name = “user_account”)</w:t>
                </w:r>
                <w:r>
                  <w:rPr>
                    <w:noProof/>
                    <w:webHidden/>
                  </w:rPr>
                  <w:tab/>
                </w:r>
                <w:r>
                  <w:rPr>
                    <w:noProof/>
                    <w:webHidden/>
                  </w:rPr>
                  <w:fldChar w:fldCharType="begin"/>
                </w:r>
                <w:r>
                  <w:rPr>
                    <w:noProof/>
                    <w:webHidden/>
                  </w:rPr>
                  <w:instrText xml:space="preserve"> PAGEREF _Toc528832490 \h </w:instrText>
                </w:r>
                <w:r>
                  <w:rPr>
                    <w:noProof/>
                    <w:webHidden/>
                  </w:rPr>
                </w:r>
              </w:ins>
              <w:r>
                <w:rPr>
                  <w:noProof/>
                  <w:webHidden/>
                </w:rPr>
                <w:fldChar w:fldCharType="separate"/>
              </w:r>
              <w:ins w:id="173"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74" w:author="Jamson" w:date="2018-11-01T10:45:00Z"/>
                  <w:noProof/>
                </w:rPr>
              </w:pPr>
              <w:ins w:id="175" w:author="Jamson" w:date="2018-11-01T10:45:00Z">
                <w:r w:rsidRPr="00EB0CF1">
                  <w:rPr>
                    <w:rStyle w:val="a6"/>
                    <w:noProof/>
                  </w:rPr>
                  <w:fldChar w:fldCharType="begin"/>
                </w:r>
                <w:r w:rsidRPr="00EB0CF1">
                  <w:rPr>
                    <w:rStyle w:val="a6"/>
                    <w:noProof/>
                  </w:rPr>
                  <w:instrText xml:space="preserve"> </w:instrText>
                </w:r>
                <w:r>
                  <w:rPr>
                    <w:noProof/>
                  </w:rPr>
                  <w:instrText>HYPERLINK \l "_Toc528832491"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4.4.5</w:t>
                </w:r>
                <w:r>
                  <w:rPr>
                    <w:noProof/>
                  </w:rPr>
                  <w:tab/>
                </w:r>
                <w:r w:rsidRPr="00EB0CF1">
                  <w:rPr>
                    <w:rStyle w:val="a6"/>
                    <w:noProof/>
                  </w:rPr>
                  <w:t>@Cacheable</w:t>
                </w:r>
                <w:r>
                  <w:rPr>
                    <w:noProof/>
                    <w:webHidden/>
                  </w:rPr>
                  <w:tab/>
                </w:r>
                <w:r>
                  <w:rPr>
                    <w:noProof/>
                    <w:webHidden/>
                  </w:rPr>
                  <w:fldChar w:fldCharType="begin"/>
                </w:r>
                <w:r>
                  <w:rPr>
                    <w:noProof/>
                    <w:webHidden/>
                  </w:rPr>
                  <w:instrText xml:space="preserve"> PAGEREF _Toc528832491 \h </w:instrText>
                </w:r>
                <w:r>
                  <w:rPr>
                    <w:noProof/>
                    <w:webHidden/>
                  </w:rPr>
                </w:r>
              </w:ins>
              <w:r>
                <w:rPr>
                  <w:noProof/>
                  <w:webHidden/>
                </w:rPr>
                <w:fldChar w:fldCharType="separate"/>
              </w:r>
              <w:ins w:id="176" w:author="Jamson" w:date="2018-11-01T10:45:00Z">
                <w:r>
                  <w:rPr>
                    <w:noProof/>
                    <w:webHidden/>
                  </w:rPr>
                  <w:t>34</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77" w:author="Jamson" w:date="2018-11-01T10:45:00Z"/>
                  <w:noProof/>
                </w:rPr>
              </w:pPr>
              <w:ins w:id="178" w:author="Jamson" w:date="2018-11-01T10:45:00Z">
                <w:r w:rsidRPr="00EB0CF1">
                  <w:rPr>
                    <w:rStyle w:val="a6"/>
                    <w:noProof/>
                  </w:rPr>
                  <w:fldChar w:fldCharType="begin"/>
                </w:r>
                <w:r w:rsidRPr="00EB0CF1">
                  <w:rPr>
                    <w:rStyle w:val="a6"/>
                    <w:noProof/>
                  </w:rPr>
                  <w:instrText xml:space="preserve"> </w:instrText>
                </w:r>
                <w:r>
                  <w:rPr>
                    <w:noProof/>
                  </w:rPr>
                  <w:instrText>HYPERLINK \l "_Toc528832492"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4.5</w:t>
                </w:r>
                <w:r>
                  <w:rPr>
                    <w:noProof/>
                  </w:rPr>
                  <w:tab/>
                </w:r>
                <w:r w:rsidRPr="00EB0CF1">
                  <w:rPr>
                    <w:rStyle w:val="a6"/>
                    <w:rFonts w:hint="eastAsia"/>
                    <w:noProof/>
                  </w:rPr>
                  <w:t>继承基类和实现对应的业务实体类型</w:t>
                </w:r>
                <w:r>
                  <w:rPr>
                    <w:noProof/>
                    <w:webHidden/>
                  </w:rPr>
                  <w:tab/>
                </w:r>
                <w:r>
                  <w:rPr>
                    <w:noProof/>
                    <w:webHidden/>
                  </w:rPr>
                  <w:fldChar w:fldCharType="begin"/>
                </w:r>
                <w:r>
                  <w:rPr>
                    <w:noProof/>
                    <w:webHidden/>
                  </w:rPr>
                  <w:instrText xml:space="preserve"> PAGEREF _Toc528832492 \h </w:instrText>
                </w:r>
                <w:r>
                  <w:rPr>
                    <w:noProof/>
                    <w:webHidden/>
                  </w:rPr>
                </w:r>
              </w:ins>
              <w:r>
                <w:rPr>
                  <w:noProof/>
                  <w:webHidden/>
                </w:rPr>
                <w:fldChar w:fldCharType="separate"/>
              </w:r>
              <w:ins w:id="179"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80" w:author="Jamson" w:date="2018-11-01T10:45:00Z"/>
                  <w:noProof/>
                </w:rPr>
              </w:pPr>
              <w:ins w:id="181" w:author="Jamson" w:date="2018-11-01T10:45:00Z">
                <w:r w:rsidRPr="00EB0CF1">
                  <w:rPr>
                    <w:rStyle w:val="a6"/>
                    <w:noProof/>
                  </w:rPr>
                  <w:fldChar w:fldCharType="begin"/>
                </w:r>
                <w:r w:rsidRPr="00EB0CF1">
                  <w:rPr>
                    <w:rStyle w:val="a6"/>
                    <w:noProof/>
                  </w:rPr>
                  <w:instrText xml:space="preserve"> </w:instrText>
                </w:r>
                <w:r>
                  <w:rPr>
                    <w:noProof/>
                  </w:rPr>
                  <w:instrText>HYPERLINK \l "_Toc528832493"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4.5.1</w:t>
                </w:r>
                <w:r>
                  <w:rPr>
                    <w:noProof/>
                  </w:rPr>
                  <w:tab/>
                </w:r>
                <w:r w:rsidRPr="00EB0CF1">
                  <w:rPr>
                    <w:rStyle w:val="a6"/>
                    <w:rFonts w:hint="eastAsia"/>
                    <w:noProof/>
                  </w:rPr>
                  <w:t>继承</w:t>
                </w:r>
                <w:r w:rsidRPr="00EB0CF1">
                  <w:rPr>
                    <w:rStyle w:val="a6"/>
                    <w:noProof/>
                  </w:rPr>
                  <w:t>BaseEntity</w:t>
                </w:r>
                <w:r>
                  <w:rPr>
                    <w:noProof/>
                    <w:webHidden/>
                  </w:rPr>
                  <w:tab/>
                </w:r>
                <w:r>
                  <w:rPr>
                    <w:noProof/>
                    <w:webHidden/>
                  </w:rPr>
                  <w:fldChar w:fldCharType="begin"/>
                </w:r>
                <w:r>
                  <w:rPr>
                    <w:noProof/>
                    <w:webHidden/>
                  </w:rPr>
                  <w:instrText xml:space="preserve"> PAGEREF _Toc528832493 \h </w:instrText>
                </w:r>
                <w:r>
                  <w:rPr>
                    <w:noProof/>
                    <w:webHidden/>
                  </w:rPr>
                </w:r>
              </w:ins>
              <w:r>
                <w:rPr>
                  <w:noProof/>
                  <w:webHidden/>
                </w:rPr>
                <w:fldChar w:fldCharType="separate"/>
              </w:r>
              <w:ins w:id="182"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83" w:author="Jamson" w:date="2018-11-01T10:45:00Z"/>
                  <w:noProof/>
                </w:rPr>
              </w:pPr>
              <w:ins w:id="184" w:author="Jamson" w:date="2018-11-01T10:45:00Z">
                <w:r w:rsidRPr="00EB0CF1">
                  <w:rPr>
                    <w:rStyle w:val="a6"/>
                    <w:noProof/>
                  </w:rPr>
                  <w:fldChar w:fldCharType="begin"/>
                </w:r>
                <w:r w:rsidRPr="00EB0CF1">
                  <w:rPr>
                    <w:rStyle w:val="a6"/>
                    <w:noProof/>
                  </w:rPr>
                  <w:instrText xml:space="preserve"> </w:instrText>
                </w:r>
                <w:r>
                  <w:rPr>
                    <w:noProof/>
                  </w:rPr>
                  <w:instrText>HYPERLINK \l "_Toc528832494"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4.5.2</w:t>
                </w:r>
                <w:r>
                  <w:rPr>
                    <w:noProof/>
                  </w:rPr>
                  <w:tab/>
                </w:r>
                <w:r w:rsidRPr="00EB0CF1">
                  <w:rPr>
                    <w:rStyle w:val="a6"/>
                    <w:rFonts w:hint="eastAsia"/>
                    <w:noProof/>
                  </w:rPr>
                  <w:t>继承</w:t>
                </w:r>
                <w:r w:rsidRPr="00EB0CF1">
                  <w:rPr>
                    <w:rStyle w:val="a6"/>
                    <w:noProof/>
                  </w:rPr>
                  <w:t>BaseAuditableEntity</w:t>
                </w:r>
                <w:r>
                  <w:rPr>
                    <w:noProof/>
                    <w:webHidden/>
                  </w:rPr>
                  <w:tab/>
                </w:r>
                <w:r>
                  <w:rPr>
                    <w:noProof/>
                    <w:webHidden/>
                  </w:rPr>
                  <w:fldChar w:fldCharType="begin"/>
                </w:r>
                <w:r>
                  <w:rPr>
                    <w:noProof/>
                    <w:webHidden/>
                  </w:rPr>
                  <w:instrText xml:space="preserve"> PAGEREF _Toc528832494 \h </w:instrText>
                </w:r>
                <w:r>
                  <w:rPr>
                    <w:noProof/>
                    <w:webHidden/>
                  </w:rPr>
                </w:r>
              </w:ins>
              <w:r>
                <w:rPr>
                  <w:noProof/>
                  <w:webHidden/>
                </w:rPr>
                <w:fldChar w:fldCharType="separate"/>
              </w:r>
              <w:ins w:id="185"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86" w:author="Jamson" w:date="2018-11-01T10:45:00Z"/>
                  <w:noProof/>
                </w:rPr>
              </w:pPr>
              <w:ins w:id="187" w:author="Jamson" w:date="2018-11-01T10:45:00Z">
                <w:r w:rsidRPr="00EB0CF1">
                  <w:rPr>
                    <w:rStyle w:val="a6"/>
                    <w:noProof/>
                  </w:rPr>
                  <w:fldChar w:fldCharType="begin"/>
                </w:r>
                <w:r w:rsidRPr="00EB0CF1">
                  <w:rPr>
                    <w:rStyle w:val="a6"/>
                    <w:noProof/>
                  </w:rPr>
                  <w:instrText xml:space="preserve"> </w:instrText>
                </w:r>
                <w:r>
                  <w:rPr>
                    <w:noProof/>
                  </w:rPr>
                  <w:instrText>HYPERLINK \l "_Toc528832495"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4.5.3</w:t>
                </w:r>
                <w:r>
                  <w:rPr>
                    <w:noProof/>
                  </w:rPr>
                  <w:tab/>
                </w:r>
                <w:r w:rsidRPr="00EB0CF1">
                  <w:rPr>
                    <w:rStyle w:val="a6"/>
                    <w:rFonts w:hint="eastAsia"/>
                    <w:noProof/>
                  </w:rPr>
                  <w:t>继承</w:t>
                </w:r>
                <w:r w:rsidRPr="00EB0CF1">
                  <w:rPr>
                    <w:rStyle w:val="a6"/>
                    <w:noProof/>
                  </w:rPr>
                  <w:t>AbstractEntity</w:t>
                </w:r>
                <w:r>
                  <w:rPr>
                    <w:noProof/>
                    <w:webHidden/>
                  </w:rPr>
                  <w:tab/>
                </w:r>
                <w:r>
                  <w:rPr>
                    <w:noProof/>
                    <w:webHidden/>
                  </w:rPr>
                  <w:fldChar w:fldCharType="begin"/>
                </w:r>
                <w:r>
                  <w:rPr>
                    <w:noProof/>
                    <w:webHidden/>
                  </w:rPr>
                  <w:instrText xml:space="preserve"> PAGEREF _Toc528832495 \h </w:instrText>
                </w:r>
                <w:r>
                  <w:rPr>
                    <w:noProof/>
                    <w:webHidden/>
                  </w:rPr>
                </w:r>
              </w:ins>
              <w:r>
                <w:rPr>
                  <w:noProof/>
                  <w:webHidden/>
                </w:rPr>
                <w:fldChar w:fldCharType="separate"/>
              </w:r>
              <w:ins w:id="188"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89" w:author="Jamson" w:date="2018-11-01T10:45:00Z"/>
                  <w:noProof/>
                </w:rPr>
              </w:pPr>
              <w:ins w:id="190" w:author="Jamson" w:date="2018-11-01T10:45:00Z">
                <w:r w:rsidRPr="00EB0CF1">
                  <w:rPr>
                    <w:rStyle w:val="a6"/>
                    <w:noProof/>
                  </w:rPr>
                  <w:fldChar w:fldCharType="begin"/>
                </w:r>
                <w:r w:rsidRPr="00EB0CF1">
                  <w:rPr>
                    <w:rStyle w:val="a6"/>
                    <w:noProof/>
                  </w:rPr>
                  <w:instrText xml:space="preserve"> </w:instrText>
                </w:r>
                <w:r>
                  <w:rPr>
                    <w:noProof/>
                  </w:rPr>
                  <w:instrText>HYPERLINK \l "_Toc528832496"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4.5.4</w:t>
                </w:r>
                <w:r>
                  <w:rPr>
                    <w:noProof/>
                  </w:rPr>
                  <w:tab/>
                </w:r>
                <w:r w:rsidRPr="00EB0CF1">
                  <w:rPr>
                    <w:rStyle w:val="a6"/>
                    <w:rFonts w:hint="eastAsia"/>
                    <w:noProof/>
                  </w:rPr>
                  <w:t>实现对应的业务实体类型接口</w:t>
                </w:r>
                <w:r>
                  <w:rPr>
                    <w:noProof/>
                    <w:webHidden/>
                  </w:rPr>
                  <w:tab/>
                </w:r>
                <w:r>
                  <w:rPr>
                    <w:noProof/>
                    <w:webHidden/>
                  </w:rPr>
                  <w:fldChar w:fldCharType="begin"/>
                </w:r>
                <w:r>
                  <w:rPr>
                    <w:noProof/>
                    <w:webHidden/>
                  </w:rPr>
                  <w:instrText xml:space="preserve"> PAGEREF _Toc528832496 \h </w:instrText>
                </w:r>
                <w:r>
                  <w:rPr>
                    <w:noProof/>
                    <w:webHidden/>
                  </w:rPr>
                </w:r>
              </w:ins>
              <w:r>
                <w:rPr>
                  <w:noProof/>
                  <w:webHidden/>
                </w:rPr>
                <w:fldChar w:fldCharType="separate"/>
              </w:r>
              <w:ins w:id="191"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192" w:author="Jamson" w:date="2018-11-01T10:45:00Z"/>
                  <w:noProof/>
                </w:rPr>
              </w:pPr>
              <w:ins w:id="193" w:author="Jamson" w:date="2018-11-01T10:45:00Z">
                <w:r w:rsidRPr="00EB0CF1">
                  <w:rPr>
                    <w:rStyle w:val="a6"/>
                    <w:noProof/>
                  </w:rPr>
                  <w:fldChar w:fldCharType="begin"/>
                </w:r>
                <w:r w:rsidRPr="00EB0CF1">
                  <w:rPr>
                    <w:rStyle w:val="a6"/>
                    <w:noProof/>
                  </w:rPr>
                  <w:instrText xml:space="preserve"> </w:instrText>
                </w:r>
                <w:r>
                  <w:rPr>
                    <w:noProof/>
                  </w:rPr>
                  <w:instrText>HYPERLINK \l "_Toc528832497"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4.6</w:t>
                </w:r>
                <w:r>
                  <w:rPr>
                    <w:noProof/>
                  </w:rPr>
                  <w:tab/>
                </w:r>
                <w:r w:rsidRPr="00EB0CF1">
                  <w:rPr>
                    <w:rStyle w:val="a6"/>
                    <w:rFonts w:hint="eastAsia"/>
                    <w:noProof/>
                  </w:rPr>
                  <w:t>属性上的注解</w:t>
                </w:r>
                <w:r>
                  <w:rPr>
                    <w:noProof/>
                    <w:webHidden/>
                  </w:rPr>
                  <w:tab/>
                </w:r>
                <w:r>
                  <w:rPr>
                    <w:noProof/>
                    <w:webHidden/>
                  </w:rPr>
                  <w:fldChar w:fldCharType="begin"/>
                </w:r>
                <w:r>
                  <w:rPr>
                    <w:noProof/>
                    <w:webHidden/>
                  </w:rPr>
                  <w:instrText xml:space="preserve"> PAGEREF _Toc528832497 \h </w:instrText>
                </w:r>
                <w:r>
                  <w:rPr>
                    <w:noProof/>
                    <w:webHidden/>
                  </w:rPr>
                </w:r>
              </w:ins>
              <w:r>
                <w:rPr>
                  <w:noProof/>
                  <w:webHidden/>
                </w:rPr>
                <w:fldChar w:fldCharType="separate"/>
              </w:r>
              <w:ins w:id="194"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95" w:author="Jamson" w:date="2018-11-01T10:45:00Z"/>
                  <w:noProof/>
                </w:rPr>
              </w:pPr>
              <w:ins w:id="196" w:author="Jamson" w:date="2018-11-01T10:45:00Z">
                <w:r w:rsidRPr="00EB0CF1">
                  <w:rPr>
                    <w:rStyle w:val="a6"/>
                    <w:noProof/>
                  </w:rPr>
                  <w:fldChar w:fldCharType="begin"/>
                </w:r>
                <w:r w:rsidRPr="00EB0CF1">
                  <w:rPr>
                    <w:rStyle w:val="a6"/>
                    <w:noProof/>
                  </w:rPr>
                  <w:instrText xml:space="preserve"> </w:instrText>
                </w:r>
                <w:r>
                  <w:rPr>
                    <w:noProof/>
                  </w:rPr>
                  <w:instrText>HYPERLINK \l "_Toc528832498"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4.6.1</w:t>
                </w:r>
                <w:r>
                  <w:rPr>
                    <w:noProof/>
                  </w:rPr>
                  <w:tab/>
                </w:r>
                <w:r w:rsidRPr="00EB0CF1">
                  <w:rPr>
                    <w:rStyle w:val="a6"/>
                    <w:noProof/>
                  </w:rPr>
                  <w:t>@Column(name = "code", length = 20, unique = true, nullable = false)</w:t>
                </w:r>
                <w:r>
                  <w:rPr>
                    <w:noProof/>
                    <w:webHidden/>
                  </w:rPr>
                  <w:tab/>
                </w:r>
                <w:r>
                  <w:rPr>
                    <w:noProof/>
                    <w:webHidden/>
                  </w:rPr>
                  <w:fldChar w:fldCharType="begin"/>
                </w:r>
                <w:r>
                  <w:rPr>
                    <w:noProof/>
                    <w:webHidden/>
                  </w:rPr>
                  <w:instrText xml:space="preserve"> PAGEREF _Toc528832498 \h </w:instrText>
                </w:r>
                <w:r>
                  <w:rPr>
                    <w:noProof/>
                    <w:webHidden/>
                  </w:rPr>
                </w:r>
              </w:ins>
              <w:r>
                <w:rPr>
                  <w:noProof/>
                  <w:webHidden/>
                </w:rPr>
                <w:fldChar w:fldCharType="separate"/>
              </w:r>
              <w:ins w:id="197" w:author="Jamson" w:date="2018-11-01T10:45:00Z">
                <w:r>
                  <w:rPr>
                    <w:noProof/>
                    <w:webHidden/>
                  </w:rPr>
                  <w:t>35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198" w:author="Jamson" w:date="2018-11-01T10:45:00Z"/>
                  <w:noProof/>
                </w:rPr>
              </w:pPr>
              <w:ins w:id="199" w:author="Jamson" w:date="2018-11-01T10:45:00Z">
                <w:r w:rsidRPr="00EB0CF1">
                  <w:rPr>
                    <w:rStyle w:val="a6"/>
                    <w:noProof/>
                  </w:rPr>
                  <w:fldChar w:fldCharType="begin"/>
                </w:r>
                <w:r w:rsidRPr="00EB0CF1">
                  <w:rPr>
                    <w:rStyle w:val="a6"/>
                    <w:noProof/>
                  </w:rPr>
                  <w:instrText xml:space="preserve"> </w:instrText>
                </w:r>
                <w:r>
                  <w:rPr>
                    <w:noProof/>
                  </w:rPr>
                  <w:instrText>HYPERLINK \l "_Toc528832499"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4.6.2</w:t>
                </w:r>
                <w:r>
                  <w:rPr>
                    <w:noProof/>
                  </w:rPr>
                  <w:tab/>
                </w:r>
                <w:r w:rsidRPr="00EB0CF1">
                  <w:rPr>
                    <w:rStyle w:val="a6"/>
                    <w:rFonts w:hint="eastAsia"/>
                    <w:noProof/>
                  </w:rPr>
                  <w:t>临时字段</w:t>
                </w:r>
                <w:r>
                  <w:rPr>
                    <w:noProof/>
                    <w:webHidden/>
                  </w:rPr>
                  <w:tab/>
                </w:r>
                <w:r>
                  <w:rPr>
                    <w:noProof/>
                    <w:webHidden/>
                  </w:rPr>
                  <w:fldChar w:fldCharType="begin"/>
                </w:r>
                <w:r>
                  <w:rPr>
                    <w:noProof/>
                    <w:webHidden/>
                  </w:rPr>
                  <w:instrText xml:space="preserve"> PAGEREF _Toc528832499 \h </w:instrText>
                </w:r>
                <w:r>
                  <w:rPr>
                    <w:noProof/>
                    <w:webHidden/>
                  </w:rPr>
                </w:r>
              </w:ins>
              <w:r>
                <w:rPr>
                  <w:noProof/>
                  <w:webHidden/>
                </w:rPr>
                <w:fldChar w:fldCharType="separate"/>
              </w:r>
              <w:ins w:id="200" w:author="Jamson" w:date="2018-11-01T10:45:00Z">
                <w:r>
                  <w:rPr>
                    <w:noProof/>
                    <w:webHidden/>
                  </w:rPr>
                  <w:t>36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01" w:author="Jamson" w:date="2018-11-01T10:45:00Z"/>
                  <w:noProof/>
                </w:rPr>
              </w:pPr>
              <w:ins w:id="202" w:author="Jamson" w:date="2018-11-01T10:45:00Z">
                <w:r w:rsidRPr="00EB0CF1">
                  <w:rPr>
                    <w:rStyle w:val="a6"/>
                    <w:noProof/>
                  </w:rPr>
                  <w:fldChar w:fldCharType="begin"/>
                </w:r>
                <w:r w:rsidRPr="00EB0CF1">
                  <w:rPr>
                    <w:rStyle w:val="a6"/>
                    <w:noProof/>
                  </w:rPr>
                  <w:instrText xml:space="preserve"> </w:instrText>
                </w:r>
                <w:r>
                  <w:rPr>
                    <w:noProof/>
                  </w:rPr>
                  <w:instrText>HYPERLINK \l "_Toc528832500"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4.6.3</w:t>
                </w:r>
                <w:r>
                  <w:rPr>
                    <w:noProof/>
                  </w:rPr>
                  <w:tab/>
                </w:r>
                <w:r w:rsidRPr="00EB0CF1">
                  <w:rPr>
                    <w:rStyle w:val="a6"/>
                    <w:rFonts w:hint="eastAsia"/>
                    <w:noProof/>
                  </w:rPr>
                  <w:t>外键关联</w:t>
                </w:r>
                <w:r>
                  <w:rPr>
                    <w:noProof/>
                    <w:webHidden/>
                  </w:rPr>
                  <w:tab/>
                </w:r>
                <w:r>
                  <w:rPr>
                    <w:noProof/>
                    <w:webHidden/>
                  </w:rPr>
                  <w:fldChar w:fldCharType="begin"/>
                </w:r>
                <w:r>
                  <w:rPr>
                    <w:noProof/>
                    <w:webHidden/>
                  </w:rPr>
                  <w:instrText xml:space="preserve"> PAGEREF _Toc528832500 \h </w:instrText>
                </w:r>
                <w:r>
                  <w:rPr>
                    <w:noProof/>
                    <w:webHidden/>
                  </w:rPr>
                </w:r>
              </w:ins>
              <w:r>
                <w:rPr>
                  <w:noProof/>
                  <w:webHidden/>
                </w:rPr>
                <w:fldChar w:fldCharType="separate"/>
              </w:r>
              <w:ins w:id="203" w:author="Jamson" w:date="2018-11-01T10:45:00Z">
                <w:r>
                  <w:rPr>
                    <w:noProof/>
                    <w:webHidden/>
                  </w:rPr>
                  <w:t>36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04" w:author="Jamson" w:date="2018-11-01T10:45:00Z"/>
                  <w:noProof/>
                </w:rPr>
              </w:pPr>
              <w:ins w:id="205" w:author="Jamson" w:date="2018-11-01T10:45:00Z">
                <w:r w:rsidRPr="00EB0CF1">
                  <w:rPr>
                    <w:rStyle w:val="a6"/>
                    <w:noProof/>
                  </w:rPr>
                  <w:fldChar w:fldCharType="begin"/>
                </w:r>
                <w:r w:rsidRPr="00EB0CF1">
                  <w:rPr>
                    <w:rStyle w:val="a6"/>
                    <w:noProof/>
                  </w:rPr>
                  <w:instrText xml:space="preserve"> </w:instrText>
                </w:r>
                <w:r>
                  <w:rPr>
                    <w:noProof/>
                  </w:rPr>
                  <w:instrText>HYPERLINK \l "_Toc528832501"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4.6.4</w:t>
                </w:r>
                <w:r>
                  <w:rPr>
                    <w:noProof/>
                  </w:rPr>
                  <w:tab/>
                </w:r>
                <w:r w:rsidRPr="00EB0CF1">
                  <w:rPr>
                    <w:rStyle w:val="a6"/>
                    <w:rFonts w:hint="eastAsia"/>
                    <w:noProof/>
                  </w:rPr>
                  <w:t>枚举</w:t>
                </w:r>
                <w:r>
                  <w:rPr>
                    <w:noProof/>
                    <w:webHidden/>
                  </w:rPr>
                  <w:tab/>
                </w:r>
                <w:r>
                  <w:rPr>
                    <w:noProof/>
                    <w:webHidden/>
                  </w:rPr>
                  <w:fldChar w:fldCharType="begin"/>
                </w:r>
                <w:r>
                  <w:rPr>
                    <w:noProof/>
                    <w:webHidden/>
                  </w:rPr>
                  <w:instrText xml:space="preserve"> PAGEREF _Toc528832501 \h </w:instrText>
                </w:r>
                <w:r>
                  <w:rPr>
                    <w:noProof/>
                    <w:webHidden/>
                  </w:rPr>
                </w:r>
              </w:ins>
              <w:r>
                <w:rPr>
                  <w:noProof/>
                  <w:webHidden/>
                </w:rPr>
                <w:fldChar w:fldCharType="separate"/>
              </w:r>
              <w:ins w:id="206" w:author="Jamson" w:date="2018-11-01T10:45:00Z">
                <w:r>
                  <w:rPr>
                    <w:noProof/>
                    <w:webHidden/>
                  </w:rPr>
                  <w:t>36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07" w:author="Jamson" w:date="2018-11-01T10:45:00Z"/>
                  <w:noProof/>
                </w:rPr>
              </w:pPr>
              <w:ins w:id="208" w:author="Jamson" w:date="2018-11-01T10:45:00Z">
                <w:r w:rsidRPr="00EB0CF1">
                  <w:rPr>
                    <w:rStyle w:val="a6"/>
                    <w:noProof/>
                  </w:rPr>
                  <w:fldChar w:fldCharType="begin"/>
                </w:r>
                <w:r w:rsidRPr="00EB0CF1">
                  <w:rPr>
                    <w:rStyle w:val="a6"/>
                    <w:noProof/>
                  </w:rPr>
                  <w:instrText xml:space="preserve"> </w:instrText>
                </w:r>
                <w:r>
                  <w:rPr>
                    <w:noProof/>
                  </w:rPr>
                  <w:instrText>HYPERLINK \l "_Toc528832502"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4.6.5</w:t>
                </w:r>
                <w:r>
                  <w:rPr>
                    <w:noProof/>
                  </w:rPr>
                  <w:tab/>
                </w:r>
                <w:r w:rsidRPr="00EB0CF1">
                  <w:rPr>
                    <w:rStyle w:val="a6"/>
                    <w:rFonts w:hint="eastAsia"/>
                    <w:noProof/>
                  </w:rPr>
                  <w:t>大字段</w:t>
                </w:r>
                <w:r>
                  <w:rPr>
                    <w:noProof/>
                    <w:webHidden/>
                  </w:rPr>
                  <w:tab/>
                </w:r>
                <w:r>
                  <w:rPr>
                    <w:noProof/>
                    <w:webHidden/>
                  </w:rPr>
                  <w:fldChar w:fldCharType="begin"/>
                </w:r>
                <w:r>
                  <w:rPr>
                    <w:noProof/>
                    <w:webHidden/>
                  </w:rPr>
                  <w:instrText xml:space="preserve"> PAGEREF _Toc528832502 \h </w:instrText>
                </w:r>
                <w:r>
                  <w:rPr>
                    <w:noProof/>
                    <w:webHidden/>
                  </w:rPr>
                </w:r>
              </w:ins>
              <w:r>
                <w:rPr>
                  <w:noProof/>
                  <w:webHidden/>
                </w:rPr>
                <w:fldChar w:fldCharType="separate"/>
              </w:r>
              <w:ins w:id="209" w:author="Jamson" w:date="2018-11-01T10:45:00Z">
                <w:r>
                  <w:rPr>
                    <w:noProof/>
                    <w:webHidden/>
                  </w:rPr>
                  <w:t>37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10" w:author="Jamson" w:date="2018-11-01T10:45:00Z"/>
                  <w:noProof/>
                </w:rPr>
              </w:pPr>
              <w:ins w:id="211" w:author="Jamson" w:date="2018-11-01T10:45:00Z">
                <w:r w:rsidRPr="00EB0CF1">
                  <w:rPr>
                    <w:rStyle w:val="a6"/>
                    <w:noProof/>
                  </w:rPr>
                  <w:fldChar w:fldCharType="begin"/>
                </w:r>
                <w:r w:rsidRPr="00EB0CF1">
                  <w:rPr>
                    <w:rStyle w:val="a6"/>
                    <w:noProof/>
                  </w:rPr>
                  <w:instrText xml:space="preserve"> </w:instrText>
                </w:r>
                <w:r>
                  <w:rPr>
                    <w:noProof/>
                  </w:rPr>
                  <w:instrText>HYPERLINK \l "_Toc528832503"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4.6.6</w:t>
                </w:r>
                <w:r>
                  <w:rPr>
                    <w:noProof/>
                  </w:rPr>
                  <w:tab/>
                </w:r>
                <w:r w:rsidRPr="00EB0CF1">
                  <w:rPr>
                    <w:rStyle w:val="a6"/>
                    <w:rFonts w:hint="eastAsia"/>
                    <w:noProof/>
                  </w:rPr>
                  <w:t>时间戳</w:t>
                </w:r>
                <w:r>
                  <w:rPr>
                    <w:noProof/>
                    <w:webHidden/>
                  </w:rPr>
                  <w:tab/>
                </w:r>
                <w:r>
                  <w:rPr>
                    <w:noProof/>
                    <w:webHidden/>
                  </w:rPr>
                  <w:fldChar w:fldCharType="begin"/>
                </w:r>
                <w:r>
                  <w:rPr>
                    <w:noProof/>
                    <w:webHidden/>
                  </w:rPr>
                  <w:instrText xml:space="preserve"> PAGEREF _Toc528832503 \h </w:instrText>
                </w:r>
                <w:r>
                  <w:rPr>
                    <w:noProof/>
                    <w:webHidden/>
                  </w:rPr>
                </w:r>
              </w:ins>
              <w:r>
                <w:rPr>
                  <w:noProof/>
                  <w:webHidden/>
                </w:rPr>
                <w:fldChar w:fldCharType="separate"/>
              </w:r>
              <w:ins w:id="212" w:author="Jamson" w:date="2018-11-01T10:45:00Z">
                <w:r>
                  <w:rPr>
                    <w:noProof/>
                    <w:webHidden/>
                  </w:rPr>
                  <w:t>37</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213" w:author="Jamson" w:date="2018-11-01T10:45:00Z"/>
                  <w:rFonts w:cstheme="minorBidi"/>
                  <w:noProof/>
                  <w:kern w:val="2"/>
                  <w:sz w:val="21"/>
                </w:rPr>
              </w:pPr>
              <w:ins w:id="214" w:author="Jamson" w:date="2018-11-01T10:45:00Z">
                <w:r w:rsidRPr="00EB0CF1">
                  <w:rPr>
                    <w:rStyle w:val="a6"/>
                    <w:noProof/>
                  </w:rPr>
                  <w:fldChar w:fldCharType="begin"/>
                </w:r>
                <w:r w:rsidRPr="00EB0CF1">
                  <w:rPr>
                    <w:rStyle w:val="a6"/>
                    <w:noProof/>
                  </w:rPr>
                  <w:instrText xml:space="preserve"> </w:instrText>
                </w:r>
                <w:r>
                  <w:rPr>
                    <w:noProof/>
                  </w:rPr>
                  <w:instrText>HYPERLINK \l "_Toc528832504"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5</w:t>
                </w:r>
                <w:r>
                  <w:rPr>
                    <w:rFonts w:cstheme="minorBidi"/>
                    <w:noProof/>
                    <w:kern w:val="2"/>
                    <w:sz w:val="21"/>
                  </w:rPr>
                  <w:tab/>
                </w:r>
                <w:r w:rsidRPr="00EB0CF1">
                  <w:rPr>
                    <w:rStyle w:val="a6"/>
                    <w:noProof/>
                  </w:rPr>
                  <w:t>Dao</w:t>
                </w:r>
                <w:r>
                  <w:rPr>
                    <w:noProof/>
                    <w:webHidden/>
                  </w:rPr>
                  <w:tab/>
                </w:r>
                <w:r>
                  <w:rPr>
                    <w:noProof/>
                    <w:webHidden/>
                  </w:rPr>
                  <w:fldChar w:fldCharType="begin"/>
                </w:r>
                <w:r>
                  <w:rPr>
                    <w:noProof/>
                    <w:webHidden/>
                  </w:rPr>
                  <w:instrText xml:space="preserve"> PAGEREF _Toc528832504 \h </w:instrText>
                </w:r>
                <w:r>
                  <w:rPr>
                    <w:noProof/>
                    <w:webHidden/>
                  </w:rPr>
                </w:r>
              </w:ins>
              <w:r>
                <w:rPr>
                  <w:noProof/>
                  <w:webHidden/>
                </w:rPr>
                <w:fldChar w:fldCharType="separate"/>
              </w:r>
              <w:ins w:id="215" w:author="Jamson" w:date="2018-11-01T10:45:00Z">
                <w:r>
                  <w:rPr>
                    <w:noProof/>
                    <w:webHidden/>
                  </w:rPr>
                  <w:t>37</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16" w:author="Jamson" w:date="2018-11-01T10:45:00Z"/>
                  <w:noProof/>
                </w:rPr>
              </w:pPr>
              <w:ins w:id="217" w:author="Jamson" w:date="2018-11-01T10:45:00Z">
                <w:r w:rsidRPr="00EB0CF1">
                  <w:rPr>
                    <w:rStyle w:val="a6"/>
                    <w:noProof/>
                  </w:rPr>
                  <w:fldChar w:fldCharType="begin"/>
                </w:r>
                <w:r w:rsidRPr="00EB0CF1">
                  <w:rPr>
                    <w:rStyle w:val="a6"/>
                    <w:noProof/>
                  </w:rPr>
                  <w:instrText xml:space="preserve"> </w:instrText>
                </w:r>
                <w:r>
                  <w:rPr>
                    <w:noProof/>
                  </w:rPr>
                  <w:instrText>HYPERLINK \l "_Toc528832505"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_Toc528832505 \h </w:instrText>
                </w:r>
                <w:r>
                  <w:rPr>
                    <w:noProof/>
                    <w:webHidden/>
                  </w:rPr>
                </w:r>
              </w:ins>
              <w:r>
                <w:rPr>
                  <w:noProof/>
                  <w:webHidden/>
                </w:rPr>
                <w:fldChar w:fldCharType="separate"/>
              </w:r>
              <w:ins w:id="218" w:author="Jamson" w:date="2018-11-01T10:45:00Z">
                <w:r>
                  <w:rPr>
                    <w:noProof/>
                    <w:webHidden/>
                  </w:rPr>
                  <w:t>37</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19" w:author="Jamson" w:date="2018-11-01T10:45:00Z"/>
                  <w:noProof/>
                </w:rPr>
              </w:pPr>
              <w:ins w:id="220" w:author="Jamson" w:date="2018-11-01T10:45:00Z">
                <w:r w:rsidRPr="00EB0CF1">
                  <w:rPr>
                    <w:rStyle w:val="a6"/>
                    <w:noProof/>
                  </w:rPr>
                  <w:fldChar w:fldCharType="begin"/>
                </w:r>
                <w:r w:rsidRPr="00EB0CF1">
                  <w:rPr>
                    <w:rStyle w:val="a6"/>
                    <w:noProof/>
                  </w:rPr>
                  <w:instrText xml:space="preserve"> </w:instrText>
                </w:r>
                <w:r>
                  <w:rPr>
                    <w:noProof/>
                  </w:rPr>
                  <w:instrText>HYPERLINK \l "_Toc528832506"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5.2</w:t>
                </w:r>
                <w:r>
                  <w:rPr>
                    <w:noProof/>
                  </w:rPr>
                  <w:tab/>
                </w:r>
                <w:r w:rsidRPr="00EB0CF1">
                  <w:rPr>
                    <w:rStyle w:val="a6"/>
                    <w:rFonts w:hint="eastAsia"/>
                    <w:noProof/>
                  </w:rPr>
                  <w:t>配置文件</w:t>
                </w:r>
                <w:r w:rsidRPr="00EB0CF1">
                  <w:rPr>
                    <w:rStyle w:val="a6"/>
                    <w:noProof/>
                  </w:rPr>
                  <w:t>build.gradle</w:t>
                </w:r>
                <w:r>
                  <w:rPr>
                    <w:noProof/>
                    <w:webHidden/>
                  </w:rPr>
                  <w:tab/>
                </w:r>
                <w:r>
                  <w:rPr>
                    <w:noProof/>
                    <w:webHidden/>
                  </w:rPr>
                  <w:fldChar w:fldCharType="begin"/>
                </w:r>
                <w:r>
                  <w:rPr>
                    <w:noProof/>
                    <w:webHidden/>
                  </w:rPr>
                  <w:instrText xml:space="preserve"> PAGEREF _Toc528832506 \h </w:instrText>
                </w:r>
                <w:r>
                  <w:rPr>
                    <w:noProof/>
                    <w:webHidden/>
                  </w:rPr>
                </w:r>
              </w:ins>
              <w:r>
                <w:rPr>
                  <w:noProof/>
                  <w:webHidden/>
                </w:rPr>
                <w:fldChar w:fldCharType="separate"/>
              </w:r>
              <w:ins w:id="221" w:author="Jamson" w:date="2018-11-01T10:45:00Z">
                <w:r>
                  <w:rPr>
                    <w:noProof/>
                    <w:webHidden/>
                  </w:rPr>
                  <w:t>38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22" w:author="Jamson" w:date="2018-11-01T10:45:00Z"/>
                  <w:noProof/>
                </w:rPr>
              </w:pPr>
              <w:ins w:id="223" w:author="Jamson" w:date="2018-11-01T10:45:00Z">
                <w:r w:rsidRPr="00EB0CF1">
                  <w:rPr>
                    <w:rStyle w:val="a6"/>
                    <w:noProof/>
                  </w:rPr>
                  <w:fldChar w:fldCharType="begin"/>
                </w:r>
                <w:r w:rsidRPr="00EB0CF1">
                  <w:rPr>
                    <w:rStyle w:val="a6"/>
                    <w:noProof/>
                  </w:rPr>
                  <w:instrText xml:space="preserve"> </w:instrText>
                </w:r>
                <w:r>
                  <w:rPr>
                    <w:noProof/>
                  </w:rPr>
                  <w:instrText>HYPERLINK \l "_Toc528832507"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5.2.1</w:t>
                </w:r>
                <w:r>
                  <w:rPr>
                    <w:noProof/>
                  </w:rPr>
                  <w:tab/>
                </w:r>
                <w:r w:rsidRPr="00EB0CF1">
                  <w:rPr>
                    <w:rStyle w:val="a6"/>
                    <w:rFonts w:hint="eastAsia"/>
                    <w:noProof/>
                  </w:rPr>
                  <w:t>添加插件</w:t>
                </w:r>
                <w:r>
                  <w:rPr>
                    <w:noProof/>
                    <w:webHidden/>
                  </w:rPr>
                  <w:tab/>
                </w:r>
                <w:r>
                  <w:rPr>
                    <w:noProof/>
                    <w:webHidden/>
                  </w:rPr>
                  <w:fldChar w:fldCharType="begin"/>
                </w:r>
                <w:r>
                  <w:rPr>
                    <w:noProof/>
                    <w:webHidden/>
                  </w:rPr>
                  <w:instrText xml:space="preserve"> PAGEREF _Toc528832507 \h </w:instrText>
                </w:r>
                <w:r>
                  <w:rPr>
                    <w:noProof/>
                    <w:webHidden/>
                  </w:rPr>
                </w:r>
              </w:ins>
              <w:r>
                <w:rPr>
                  <w:noProof/>
                  <w:webHidden/>
                </w:rPr>
                <w:fldChar w:fldCharType="separate"/>
              </w:r>
              <w:ins w:id="224" w:author="Jamson" w:date="2018-11-01T10:45:00Z">
                <w:r>
                  <w:rPr>
                    <w:noProof/>
                    <w:webHidden/>
                  </w:rPr>
                  <w:t>38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25" w:author="Jamson" w:date="2018-11-01T10:45:00Z"/>
                  <w:noProof/>
                </w:rPr>
              </w:pPr>
              <w:ins w:id="226" w:author="Jamson" w:date="2018-11-01T10:45:00Z">
                <w:r w:rsidRPr="00EB0CF1">
                  <w:rPr>
                    <w:rStyle w:val="a6"/>
                    <w:noProof/>
                  </w:rPr>
                  <w:fldChar w:fldCharType="begin"/>
                </w:r>
                <w:r w:rsidRPr="00EB0CF1">
                  <w:rPr>
                    <w:rStyle w:val="a6"/>
                    <w:noProof/>
                  </w:rPr>
                  <w:instrText xml:space="preserve"> </w:instrText>
                </w:r>
                <w:r>
                  <w:rPr>
                    <w:noProof/>
                  </w:rPr>
                  <w:instrText>HYPERLINK \l "_Toc528832508"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5.2.2</w:t>
                </w:r>
                <w:r>
                  <w:rPr>
                    <w:noProof/>
                  </w:rPr>
                  <w:tab/>
                </w:r>
                <w:r w:rsidRPr="00EB0CF1">
                  <w:rPr>
                    <w:rStyle w:val="a6"/>
                    <w:rFonts w:hint="eastAsia"/>
                    <w:noProof/>
                  </w:rPr>
                  <w:t>编码</w:t>
                </w:r>
                <w:r>
                  <w:rPr>
                    <w:noProof/>
                    <w:webHidden/>
                  </w:rPr>
                  <w:tab/>
                </w:r>
                <w:r>
                  <w:rPr>
                    <w:noProof/>
                    <w:webHidden/>
                  </w:rPr>
                  <w:fldChar w:fldCharType="begin"/>
                </w:r>
                <w:r>
                  <w:rPr>
                    <w:noProof/>
                    <w:webHidden/>
                  </w:rPr>
                  <w:instrText xml:space="preserve"> PAGEREF _Toc528832508 \h </w:instrText>
                </w:r>
                <w:r>
                  <w:rPr>
                    <w:noProof/>
                    <w:webHidden/>
                  </w:rPr>
                </w:r>
              </w:ins>
              <w:r>
                <w:rPr>
                  <w:noProof/>
                  <w:webHidden/>
                </w:rPr>
                <w:fldChar w:fldCharType="separate"/>
              </w:r>
              <w:ins w:id="227" w:author="Jamson" w:date="2018-11-01T10:45:00Z">
                <w:r>
                  <w:rPr>
                    <w:noProof/>
                    <w:webHidden/>
                  </w:rPr>
                  <w:t>38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28" w:author="Jamson" w:date="2018-11-01T10:45:00Z"/>
                  <w:noProof/>
                </w:rPr>
              </w:pPr>
              <w:ins w:id="229" w:author="Jamson" w:date="2018-11-01T10:45:00Z">
                <w:r w:rsidRPr="00EB0CF1">
                  <w:rPr>
                    <w:rStyle w:val="a6"/>
                    <w:noProof/>
                  </w:rPr>
                  <w:fldChar w:fldCharType="begin"/>
                </w:r>
                <w:r w:rsidRPr="00EB0CF1">
                  <w:rPr>
                    <w:rStyle w:val="a6"/>
                    <w:noProof/>
                  </w:rPr>
                  <w:instrText xml:space="preserve"> </w:instrText>
                </w:r>
                <w:r>
                  <w:rPr>
                    <w:noProof/>
                  </w:rPr>
                  <w:instrText>HYPERLINK \l "_Toc528832509"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5.2.3</w:t>
                </w:r>
                <w:r>
                  <w:rPr>
                    <w:noProof/>
                  </w:rPr>
                  <w:tab/>
                </w:r>
                <w:r w:rsidRPr="00EB0CF1">
                  <w:rPr>
                    <w:rStyle w:val="a6"/>
                    <w:rFonts w:hint="eastAsia"/>
                    <w:noProof/>
                  </w:rPr>
                  <w:t>添加依赖</w:t>
                </w:r>
                <w:r>
                  <w:rPr>
                    <w:noProof/>
                    <w:webHidden/>
                  </w:rPr>
                  <w:tab/>
                </w:r>
                <w:r>
                  <w:rPr>
                    <w:noProof/>
                    <w:webHidden/>
                  </w:rPr>
                  <w:fldChar w:fldCharType="begin"/>
                </w:r>
                <w:r>
                  <w:rPr>
                    <w:noProof/>
                    <w:webHidden/>
                  </w:rPr>
                  <w:instrText xml:space="preserve"> PAGEREF _Toc528832509 \h </w:instrText>
                </w:r>
                <w:r>
                  <w:rPr>
                    <w:noProof/>
                    <w:webHidden/>
                  </w:rPr>
                </w:r>
              </w:ins>
              <w:r>
                <w:rPr>
                  <w:noProof/>
                  <w:webHidden/>
                </w:rPr>
                <w:fldChar w:fldCharType="separate"/>
              </w:r>
              <w:ins w:id="230" w:author="Jamson" w:date="2018-11-01T10:45:00Z">
                <w:r>
                  <w:rPr>
                    <w:noProof/>
                    <w:webHidden/>
                  </w:rPr>
                  <w:t>38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31" w:author="Jamson" w:date="2018-11-01T10:45:00Z"/>
                  <w:noProof/>
                </w:rPr>
              </w:pPr>
              <w:ins w:id="232" w:author="Jamson" w:date="2018-11-01T10:45:00Z">
                <w:r w:rsidRPr="00EB0CF1">
                  <w:rPr>
                    <w:rStyle w:val="a6"/>
                    <w:noProof/>
                  </w:rPr>
                  <w:fldChar w:fldCharType="begin"/>
                </w:r>
                <w:r w:rsidRPr="00EB0CF1">
                  <w:rPr>
                    <w:rStyle w:val="a6"/>
                    <w:noProof/>
                  </w:rPr>
                  <w:instrText xml:space="preserve"> </w:instrText>
                </w:r>
                <w:r>
                  <w:rPr>
                    <w:noProof/>
                  </w:rPr>
                  <w:instrText>HYPERLINK \l "_Toc528832510"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5.2.4</w:t>
                </w:r>
                <w:r>
                  <w:rPr>
                    <w:noProof/>
                  </w:rPr>
                  <w:tab/>
                </w:r>
                <w:r w:rsidRPr="00EB0CF1">
                  <w:rPr>
                    <w:rStyle w:val="a6"/>
                    <w:rFonts w:hint="eastAsia"/>
                    <w:noProof/>
                  </w:rPr>
                  <w:t>打包</w:t>
                </w:r>
                <w:r>
                  <w:rPr>
                    <w:noProof/>
                    <w:webHidden/>
                  </w:rPr>
                  <w:tab/>
                </w:r>
                <w:r>
                  <w:rPr>
                    <w:noProof/>
                    <w:webHidden/>
                  </w:rPr>
                  <w:fldChar w:fldCharType="begin"/>
                </w:r>
                <w:r>
                  <w:rPr>
                    <w:noProof/>
                    <w:webHidden/>
                  </w:rPr>
                  <w:instrText xml:space="preserve"> PAGEREF _Toc528832510 \h </w:instrText>
                </w:r>
                <w:r>
                  <w:rPr>
                    <w:noProof/>
                    <w:webHidden/>
                  </w:rPr>
                </w:r>
              </w:ins>
              <w:r>
                <w:rPr>
                  <w:noProof/>
                  <w:webHidden/>
                </w:rPr>
                <w:fldChar w:fldCharType="separate"/>
              </w:r>
              <w:ins w:id="233" w:author="Jamson" w:date="2018-11-01T10:45:00Z">
                <w:r>
                  <w:rPr>
                    <w:noProof/>
                    <w:webHidden/>
                  </w:rPr>
                  <w:t>38</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34" w:author="Jamson" w:date="2018-11-01T10:45:00Z"/>
                  <w:noProof/>
                </w:rPr>
              </w:pPr>
              <w:ins w:id="235" w:author="Jamson" w:date="2018-11-01T10:45:00Z">
                <w:r w:rsidRPr="00EB0CF1">
                  <w:rPr>
                    <w:rStyle w:val="a6"/>
                    <w:noProof/>
                  </w:rPr>
                  <w:fldChar w:fldCharType="begin"/>
                </w:r>
                <w:r w:rsidRPr="00EB0CF1">
                  <w:rPr>
                    <w:rStyle w:val="a6"/>
                    <w:noProof/>
                  </w:rPr>
                  <w:instrText xml:space="preserve"> </w:instrText>
                </w:r>
                <w:r>
                  <w:rPr>
                    <w:noProof/>
                  </w:rPr>
                  <w:instrText>HYPERLINK \l "_Toc528832511"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5.3</w:t>
                </w:r>
                <w:r>
                  <w:rPr>
                    <w:noProof/>
                  </w:rPr>
                  <w:tab/>
                </w:r>
                <w:r w:rsidRPr="00EB0CF1">
                  <w:rPr>
                    <w:rStyle w:val="a6"/>
                    <w:rFonts w:hint="eastAsia"/>
                    <w:noProof/>
                  </w:rPr>
                  <w:t>命名规则</w:t>
                </w:r>
                <w:r>
                  <w:rPr>
                    <w:noProof/>
                    <w:webHidden/>
                  </w:rPr>
                  <w:tab/>
                </w:r>
                <w:r>
                  <w:rPr>
                    <w:noProof/>
                    <w:webHidden/>
                  </w:rPr>
                  <w:fldChar w:fldCharType="begin"/>
                </w:r>
                <w:r>
                  <w:rPr>
                    <w:noProof/>
                    <w:webHidden/>
                  </w:rPr>
                  <w:instrText xml:space="preserve"> PAGEREF _Toc528832511 \h </w:instrText>
                </w:r>
                <w:r>
                  <w:rPr>
                    <w:noProof/>
                    <w:webHidden/>
                  </w:rPr>
                </w:r>
              </w:ins>
              <w:r>
                <w:rPr>
                  <w:noProof/>
                  <w:webHidden/>
                </w:rPr>
                <w:fldChar w:fldCharType="separate"/>
              </w:r>
              <w:ins w:id="236" w:author="Jamson" w:date="2018-11-01T10:45:00Z">
                <w:r>
                  <w:rPr>
                    <w:noProof/>
                    <w:webHidden/>
                  </w:rPr>
                  <w:t>39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37" w:author="Jamson" w:date="2018-11-01T10:45:00Z"/>
                  <w:noProof/>
                </w:rPr>
              </w:pPr>
              <w:ins w:id="238" w:author="Jamson" w:date="2018-11-01T10:45:00Z">
                <w:r w:rsidRPr="00EB0CF1">
                  <w:rPr>
                    <w:rStyle w:val="a6"/>
                    <w:noProof/>
                  </w:rPr>
                  <w:fldChar w:fldCharType="begin"/>
                </w:r>
                <w:r w:rsidRPr="00EB0CF1">
                  <w:rPr>
                    <w:rStyle w:val="a6"/>
                    <w:noProof/>
                  </w:rPr>
                  <w:instrText xml:space="preserve"> </w:instrText>
                </w:r>
                <w:r>
                  <w:rPr>
                    <w:noProof/>
                  </w:rPr>
                  <w:instrText>HYPERLINK \l "_Toc528832512"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5.4</w:t>
                </w:r>
                <w:r>
                  <w:rPr>
                    <w:noProof/>
                  </w:rPr>
                  <w:tab/>
                </w:r>
                <w:r w:rsidRPr="00EB0CF1">
                  <w:rPr>
                    <w:rStyle w:val="a6"/>
                    <w:rFonts w:hint="eastAsia"/>
                    <w:noProof/>
                  </w:rPr>
                  <w:t>接口注解</w:t>
                </w:r>
                <w:r>
                  <w:rPr>
                    <w:noProof/>
                    <w:webHidden/>
                  </w:rPr>
                  <w:tab/>
                </w:r>
                <w:r>
                  <w:rPr>
                    <w:noProof/>
                    <w:webHidden/>
                  </w:rPr>
                  <w:fldChar w:fldCharType="begin"/>
                </w:r>
                <w:r>
                  <w:rPr>
                    <w:noProof/>
                    <w:webHidden/>
                  </w:rPr>
                  <w:instrText xml:space="preserve"> PAGEREF _Toc528832512 \h </w:instrText>
                </w:r>
                <w:r>
                  <w:rPr>
                    <w:noProof/>
                    <w:webHidden/>
                  </w:rPr>
                </w:r>
              </w:ins>
              <w:r>
                <w:rPr>
                  <w:noProof/>
                  <w:webHidden/>
                </w:rPr>
                <w:fldChar w:fldCharType="separate"/>
              </w:r>
              <w:ins w:id="239" w:author="Jamson" w:date="2018-11-01T10:45:00Z">
                <w:r>
                  <w:rPr>
                    <w:noProof/>
                    <w:webHidden/>
                  </w:rPr>
                  <w:t>39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40" w:author="Jamson" w:date="2018-11-01T10:45:00Z"/>
                  <w:noProof/>
                </w:rPr>
              </w:pPr>
              <w:ins w:id="241" w:author="Jamson" w:date="2018-11-01T10:45:00Z">
                <w:r w:rsidRPr="00EB0CF1">
                  <w:rPr>
                    <w:rStyle w:val="a6"/>
                    <w:noProof/>
                  </w:rPr>
                  <w:fldChar w:fldCharType="begin"/>
                </w:r>
                <w:r w:rsidRPr="00EB0CF1">
                  <w:rPr>
                    <w:rStyle w:val="a6"/>
                    <w:noProof/>
                  </w:rPr>
                  <w:instrText xml:space="preserve"> </w:instrText>
                </w:r>
                <w:r>
                  <w:rPr>
                    <w:noProof/>
                  </w:rPr>
                  <w:instrText>HYPERLINK \l "_Toc528832513"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5.5</w:t>
                </w:r>
                <w:r>
                  <w:rPr>
                    <w:noProof/>
                  </w:rPr>
                  <w:tab/>
                </w:r>
                <w:r w:rsidRPr="00EB0CF1">
                  <w:rPr>
                    <w:rStyle w:val="a6"/>
                    <w:rFonts w:hint="eastAsia"/>
                    <w:noProof/>
                  </w:rPr>
                  <w:t>接口继承</w:t>
                </w:r>
                <w:r>
                  <w:rPr>
                    <w:noProof/>
                    <w:webHidden/>
                  </w:rPr>
                  <w:tab/>
                </w:r>
                <w:r>
                  <w:rPr>
                    <w:noProof/>
                    <w:webHidden/>
                  </w:rPr>
                  <w:fldChar w:fldCharType="begin"/>
                </w:r>
                <w:r>
                  <w:rPr>
                    <w:noProof/>
                    <w:webHidden/>
                  </w:rPr>
                  <w:instrText xml:space="preserve"> PAGEREF _Toc528832513 \h </w:instrText>
                </w:r>
                <w:r>
                  <w:rPr>
                    <w:noProof/>
                    <w:webHidden/>
                  </w:rPr>
                </w:r>
              </w:ins>
              <w:r>
                <w:rPr>
                  <w:noProof/>
                  <w:webHidden/>
                </w:rPr>
                <w:fldChar w:fldCharType="separate"/>
              </w:r>
              <w:ins w:id="242" w:author="Jamson" w:date="2018-11-01T10:45:00Z">
                <w:r>
                  <w:rPr>
                    <w:noProof/>
                    <w:webHidden/>
                  </w:rPr>
                  <w:t>39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43" w:author="Jamson" w:date="2018-11-01T10:45:00Z"/>
                  <w:noProof/>
                </w:rPr>
              </w:pPr>
              <w:ins w:id="244" w:author="Jamson" w:date="2018-11-01T10:45:00Z">
                <w:r w:rsidRPr="00EB0CF1">
                  <w:rPr>
                    <w:rStyle w:val="a6"/>
                    <w:noProof/>
                  </w:rPr>
                  <w:fldChar w:fldCharType="begin"/>
                </w:r>
                <w:r w:rsidRPr="00EB0CF1">
                  <w:rPr>
                    <w:rStyle w:val="a6"/>
                    <w:noProof/>
                  </w:rPr>
                  <w:instrText xml:space="preserve"> </w:instrText>
                </w:r>
                <w:r>
                  <w:rPr>
                    <w:noProof/>
                  </w:rPr>
                  <w:instrText>HYPERLINK \l "_Toc528832514"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5.6</w:t>
                </w:r>
                <w:r>
                  <w:rPr>
                    <w:noProof/>
                  </w:rPr>
                  <w:tab/>
                </w:r>
                <w:r w:rsidRPr="00EB0CF1">
                  <w:rPr>
                    <w:rStyle w:val="a6"/>
                    <w:rFonts w:hint="eastAsia"/>
                    <w:noProof/>
                  </w:rPr>
                  <w:t>接口扩展</w:t>
                </w:r>
                <w:r>
                  <w:rPr>
                    <w:noProof/>
                    <w:webHidden/>
                  </w:rPr>
                  <w:tab/>
                </w:r>
                <w:r>
                  <w:rPr>
                    <w:noProof/>
                    <w:webHidden/>
                  </w:rPr>
                  <w:fldChar w:fldCharType="begin"/>
                </w:r>
                <w:r>
                  <w:rPr>
                    <w:noProof/>
                    <w:webHidden/>
                  </w:rPr>
                  <w:instrText xml:space="preserve"> PAGEREF _Toc528832514 \h </w:instrText>
                </w:r>
                <w:r>
                  <w:rPr>
                    <w:noProof/>
                    <w:webHidden/>
                  </w:rPr>
                </w:r>
              </w:ins>
              <w:r>
                <w:rPr>
                  <w:noProof/>
                  <w:webHidden/>
                </w:rPr>
                <w:fldChar w:fldCharType="separate"/>
              </w:r>
              <w:ins w:id="245" w:author="Jamson" w:date="2018-11-01T10:45:00Z">
                <w:r>
                  <w:rPr>
                    <w:noProof/>
                    <w:webHidden/>
                  </w:rPr>
                  <w:t>39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46" w:author="Jamson" w:date="2018-11-01T10:45:00Z"/>
                  <w:noProof/>
                </w:rPr>
              </w:pPr>
              <w:ins w:id="247" w:author="Jamson" w:date="2018-11-01T10:45:00Z">
                <w:r w:rsidRPr="00EB0CF1">
                  <w:rPr>
                    <w:rStyle w:val="a6"/>
                    <w:noProof/>
                  </w:rPr>
                  <w:fldChar w:fldCharType="begin"/>
                </w:r>
                <w:r w:rsidRPr="00EB0CF1">
                  <w:rPr>
                    <w:rStyle w:val="a6"/>
                    <w:noProof/>
                  </w:rPr>
                  <w:instrText xml:space="preserve"> </w:instrText>
                </w:r>
                <w:r>
                  <w:rPr>
                    <w:noProof/>
                  </w:rPr>
                  <w:instrText>HYPERLINK \l "_Toc528832515"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5.7</w:t>
                </w:r>
                <w:r>
                  <w:rPr>
                    <w:noProof/>
                  </w:rPr>
                  <w:tab/>
                </w:r>
                <w:r w:rsidRPr="00EB0CF1">
                  <w:rPr>
                    <w:rStyle w:val="a6"/>
                    <w:rFonts w:hint="eastAsia"/>
                    <w:noProof/>
                  </w:rPr>
                  <w:t>接口实现</w:t>
                </w:r>
                <w:r>
                  <w:rPr>
                    <w:noProof/>
                    <w:webHidden/>
                  </w:rPr>
                  <w:tab/>
                </w:r>
                <w:r>
                  <w:rPr>
                    <w:noProof/>
                    <w:webHidden/>
                  </w:rPr>
                  <w:fldChar w:fldCharType="begin"/>
                </w:r>
                <w:r>
                  <w:rPr>
                    <w:noProof/>
                    <w:webHidden/>
                  </w:rPr>
                  <w:instrText xml:space="preserve"> PAGEREF _Toc528832515 \h </w:instrText>
                </w:r>
                <w:r>
                  <w:rPr>
                    <w:noProof/>
                    <w:webHidden/>
                  </w:rPr>
                </w:r>
              </w:ins>
              <w:r>
                <w:rPr>
                  <w:noProof/>
                  <w:webHidden/>
                </w:rPr>
                <w:fldChar w:fldCharType="separate"/>
              </w:r>
              <w:ins w:id="248"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249" w:author="Jamson" w:date="2018-11-01T10:45:00Z"/>
                  <w:rFonts w:cstheme="minorBidi"/>
                  <w:noProof/>
                  <w:kern w:val="2"/>
                  <w:sz w:val="21"/>
                </w:rPr>
              </w:pPr>
              <w:ins w:id="250" w:author="Jamson" w:date="2018-11-01T10:45:00Z">
                <w:r w:rsidRPr="00EB0CF1">
                  <w:rPr>
                    <w:rStyle w:val="a6"/>
                    <w:noProof/>
                  </w:rPr>
                  <w:fldChar w:fldCharType="begin"/>
                </w:r>
                <w:r w:rsidRPr="00EB0CF1">
                  <w:rPr>
                    <w:rStyle w:val="a6"/>
                    <w:noProof/>
                  </w:rPr>
                  <w:instrText xml:space="preserve"> </w:instrText>
                </w:r>
                <w:r>
                  <w:rPr>
                    <w:noProof/>
                  </w:rPr>
                  <w:instrText>HYPERLINK \l "_Toc528832516"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6</w:t>
                </w:r>
                <w:r>
                  <w:rPr>
                    <w:rFonts w:cstheme="minorBidi"/>
                    <w:noProof/>
                    <w:kern w:val="2"/>
                    <w:sz w:val="21"/>
                  </w:rPr>
                  <w:tab/>
                </w:r>
                <w:r w:rsidRPr="00EB0CF1">
                  <w:rPr>
                    <w:rStyle w:val="a6"/>
                    <w:noProof/>
                  </w:rPr>
                  <w:t>API</w:t>
                </w:r>
                <w:r>
                  <w:rPr>
                    <w:noProof/>
                    <w:webHidden/>
                  </w:rPr>
                  <w:tab/>
                </w:r>
                <w:r>
                  <w:rPr>
                    <w:noProof/>
                    <w:webHidden/>
                  </w:rPr>
                  <w:fldChar w:fldCharType="begin"/>
                </w:r>
                <w:r>
                  <w:rPr>
                    <w:noProof/>
                    <w:webHidden/>
                  </w:rPr>
                  <w:instrText xml:space="preserve"> PAGEREF _Toc528832516 \h </w:instrText>
                </w:r>
                <w:r>
                  <w:rPr>
                    <w:noProof/>
                    <w:webHidden/>
                  </w:rPr>
                </w:r>
              </w:ins>
              <w:r>
                <w:rPr>
                  <w:noProof/>
                  <w:webHidden/>
                </w:rPr>
                <w:fldChar w:fldCharType="separate"/>
              </w:r>
              <w:ins w:id="251"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52" w:author="Jamson" w:date="2018-11-01T10:45:00Z"/>
                  <w:noProof/>
                </w:rPr>
              </w:pPr>
              <w:ins w:id="253" w:author="Jamson" w:date="2018-11-01T10:45:00Z">
                <w:r w:rsidRPr="00EB0CF1">
                  <w:rPr>
                    <w:rStyle w:val="a6"/>
                    <w:noProof/>
                  </w:rPr>
                  <w:fldChar w:fldCharType="begin"/>
                </w:r>
                <w:r w:rsidRPr="00EB0CF1">
                  <w:rPr>
                    <w:rStyle w:val="a6"/>
                    <w:noProof/>
                  </w:rPr>
                  <w:instrText xml:space="preserve"> </w:instrText>
                </w:r>
                <w:r>
                  <w:rPr>
                    <w:noProof/>
                  </w:rPr>
                  <w:instrText>HYPERLINK \l "_Toc528832517"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_Toc528832517 \h </w:instrText>
                </w:r>
                <w:r>
                  <w:rPr>
                    <w:noProof/>
                    <w:webHidden/>
                  </w:rPr>
                </w:r>
              </w:ins>
              <w:r>
                <w:rPr>
                  <w:noProof/>
                  <w:webHidden/>
                </w:rPr>
                <w:fldChar w:fldCharType="separate"/>
              </w:r>
              <w:ins w:id="254"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55" w:author="Jamson" w:date="2018-11-01T10:45:00Z"/>
                  <w:noProof/>
                </w:rPr>
              </w:pPr>
              <w:ins w:id="256" w:author="Jamson" w:date="2018-11-01T10:45:00Z">
                <w:r w:rsidRPr="00EB0CF1">
                  <w:rPr>
                    <w:rStyle w:val="a6"/>
                    <w:noProof/>
                  </w:rPr>
                  <w:fldChar w:fldCharType="begin"/>
                </w:r>
                <w:r w:rsidRPr="00EB0CF1">
                  <w:rPr>
                    <w:rStyle w:val="a6"/>
                    <w:noProof/>
                  </w:rPr>
                  <w:instrText xml:space="preserve"> </w:instrText>
                </w:r>
                <w:r>
                  <w:rPr>
                    <w:noProof/>
                  </w:rPr>
                  <w:instrText>HYPERLINK \l "_Toc528832518"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6.2</w:t>
                </w:r>
                <w:r>
                  <w:rPr>
                    <w:noProof/>
                  </w:rPr>
                  <w:tab/>
                </w:r>
                <w:r w:rsidRPr="00EB0CF1">
                  <w:rPr>
                    <w:rStyle w:val="a6"/>
                    <w:rFonts w:hint="eastAsia"/>
                    <w:noProof/>
                  </w:rPr>
                  <w:t>配置文件</w:t>
                </w:r>
                <w:r w:rsidRPr="00EB0CF1">
                  <w:rPr>
                    <w:rStyle w:val="a6"/>
                    <w:noProof/>
                  </w:rPr>
                  <w:t>build.gradle</w:t>
                </w:r>
                <w:r>
                  <w:rPr>
                    <w:noProof/>
                    <w:webHidden/>
                  </w:rPr>
                  <w:tab/>
                </w:r>
                <w:r>
                  <w:rPr>
                    <w:noProof/>
                    <w:webHidden/>
                  </w:rPr>
                  <w:fldChar w:fldCharType="begin"/>
                </w:r>
                <w:r>
                  <w:rPr>
                    <w:noProof/>
                    <w:webHidden/>
                  </w:rPr>
                  <w:instrText xml:space="preserve"> PAGEREF _Toc528832518 \h </w:instrText>
                </w:r>
                <w:r>
                  <w:rPr>
                    <w:noProof/>
                    <w:webHidden/>
                  </w:rPr>
                </w:r>
              </w:ins>
              <w:r>
                <w:rPr>
                  <w:noProof/>
                  <w:webHidden/>
                </w:rPr>
                <w:fldChar w:fldCharType="separate"/>
              </w:r>
              <w:ins w:id="257"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58" w:author="Jamson" w:date="2018-11-01T10:45:00Z"/>
                  <w:noProof/>
                </w:rPr>
              </w:pPr>
              <w:ins w:id="259" w:author="Jamson" w:date="2018-11-01T10:45:00Z">
                <w:r w:rsidRPr="00EB0CF1">
                  <w:rPr>
                    <w:rStyle w:val="a6"/>
                    <w:noProof/>
                  </w:rPr>
                  <w:fldChar w:fldCharType="begin"/>
                </w:r>
                <w:r w:rsidRPr="00EB0CF1">
                  <w:rPr>
                    <w:rStyle w:val="a6"/>
                    <w:noProof/>
                  </w:rPr>
                  <w:instrText xml:space="preserve"> </w:instrText>
                </w:r>
                <w:r>
                  <w:rPr>
                    <w:noProof/>
                  </w:rPr>
                  <w:instrText>HYPERLINK \l "_Toc528832519"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6.2.1</w:t>
                </w:r>
                <w:r>
                  <w:rPr>
                    <w:noProof/>
                  </w:rPr>
                  <w:tab/>
                </w:r>
                <w:r w:rsidRPr="00EB0CF1">
                  <w:rPr>
                    <w:rStyle w:val="a6"/>
                    <w:rFonts w:hint="eastAsia"/>
                    <w:noProof/>
                  </w:rPr>
                  <w:t>编码</w:t>
                </w:r>
                <w:r>
                  <w:rPr>
                    <w:noProof/>
                    <w:webHidden/>
                  </w:rPr>
                  <w:tab/>
                </w:r>
                <w:r>
                  <w:rPr>
                    <w:noProof/>
                    <w:webHidden/>
                  </w:rPr>
                  <w:fldChar w:fldCharType="begin"/>
                </w:r>
                <w:r>
                  <w:rPr>
                    <w:noProof/>
                    <w:webHidden/>
                  </w:rPr>
                  <w:instrText xml:space="preserve"> PAGEREF _Toc528832519 \h </w:instrText>
                </w:r>
                <w:r>
                  <w:rPr>
                    <w:noProof/>
                    <w:webHidden/>
                  </w:rPr>
                </w:r>
              </w:ins>
              <w:r>
                <w:rPr>
                  <w:noProof/>
                  <w:webHidden/>
                </w:rPr>
                <w:fldChar w:fldCharType="separate"/>
              </w:r>
              <w:ins w:id="260"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61" w:author="Jamson" w:date="2018-11-01T10:45:00Z"/>
                  <w:noProof/>
                </w:rPr>
              </w:pPr>
              <w:ins w:id="262" w:author="Jamson" w:date="2018-11-01T10:45:00Z">
                <w:r w:rsidRPr="00EB0CF1">
                  <w:rPr>
                    <w:rStyle w:val="a6"/>
                    <w:noProof/>
                  </w:rPr>
                  <w:lastRenderedPageBreak/>
                  <w:fldChar w:fldCharType="begin"/>
                </w:r>
                <w:r w:rsidRPr="00EB0CF1">
                  <w:rPr>
                    <w:rStyle w:val="a6"/>
                    <w:noProof/>
                  </w:rPr>
                  <w:instrText xml:space="preserve"> </w:instrText>
                </w:r>
                <w:r>
                  <w:rPr>
                    <w:noProof/>
                  </w:rPr>
                  <w:instrText>HYPERLINK \l "_Toc528832520"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6.2.2</w:t>
                </w:r>
                <w:r>
                  <w:rPr>
                    <w:noProof/>
                  </w:rPr>
                  <w:tab/>
                </w:r>
                <w:r w:rsidRPr="00EB0CF1">
                  <w:rPr>
                    <w:rStyle w:val="a6"/>
                    <w:rFonts w:hint="eastAsia"/>
                    <w:noProof/>
                  </w:rPr>
                  <w:t>添加依赖</w:t>
                </w:r>
                <w:r>
                  <w:rPr>
                    <w:noProof/>
                    <w:webHidden/>
                  </w:rPr>
                  <w:tab/>
                </w:r>
                <w:r>
                  <w:rPr>
                    <w:noProof/>
                    <w:webHidden/>
                  </w:rPr>
                  <w:fldChar w:fldCharType="begin"/>
                </w:r>
                <w:r>
                  <w:rPr>
                    <w:noProof/>
                    <w:webHidden/>
                  </w:rPr>
                  <w:instrText xml:space="preserve"> PAGEREF _Toc528832520 \h </w:instrText>
                </w:r>
                <w:r>
                  <w:rPr>
                    <w:noProof/>
                    <w:webHidden/>
                  </w:rPr>
                </w:r>
              </w:ins>
              <w:r>
                <w:rPr>
                  <w:noProof/>
                  <w:webHidden/>
                </w:rPr>
                <w:fldChar w:fldCharType="separate"/>
              </w:r>
              <w:ins w:id="263" w:author="Jamson" w:date="2018-11-01T10:45:00Z">
                <w:r>
                  <w:rPr>
                    <w:noProof/>
                    <w:webHidden/>
                  </w:rPr>
                  <w:t>40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64" w:author="Jamson" w:date="2018-11-01T10:45:00Z"/>
                  <w:noProof/>
                </w:rPr>
              </w:pPr>
              <w:ins w:id="265" w:author="Jamson" w:date="2018-11-01T10:45:00Z">
                <w:r w:rsidRPr="00EB0CF1">
                  <w:rPr>
                    <w:rStyle w:val="a6"/>
                    <w:noProof/>
                  </w:rPr>
                  <w:fldChar w:fldCharType="begin"/>
                </w:r>
                <w:r w:rsidRPr="00EB0CF1">
                  <w:rPr>
                    <w:rStyle w:val="a6"/>
                    <w:noProof/>
                  </w:rPr>
                  <w:instrText xml:space="preserve"> </w:instrText>
                </w:r>
                <w:r>
                  <w:rPr>
                    <w:noProof/>
                  </w:rPr>
                  <w:instrText>HYPERLINK \l "_Toc528832521"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6.2.3</w:t>
                </w:r>
                <w:r>
                  <w:rPr>
                    <w:noProof/>
                  </w:rPr>
                  <w:tab/>
                </w:r>
                <w:r w:rsidRPr="00EB0CF1">
                  <w:rPr>
                    <w:rStyle w:val="a6"/>
                    <w:rFonts w:hint="eastAsia"/>
                    <w:noProof/>
                  </w:rPr>
                  <w:t>上传</w:t>
                </w:r>
                <w:r w:rsidRPr="00EB0CF1">
                  <w:rPr>
                    <w:rStyle w:val="a6"/>
                    <w:noProof/>
                  </w:rPr>
                  <w:t>Maven</w:t>
                </w:r>
                <w:r w:rsidRPr="00EB0CF1">
                  <w:rPr>
                    <w:rStyle w:val="a6"/>
                    <w:rFonts w:hint="eastAsia"/>
                    <w:noProof/>
                  </w:rPr>
                  <w:t>仓库</w:t>
                </w:r>
                <w:r>
                  <w:rPr>
                    <w:noProof/>
                    <w:webHidden/>
                  </w:rPr>
                  <w:tab/>
                </w:r>
                <w:r>
                  <w:rPr>
                    <w:noProof/>
                    <w:webHidden/>
                  </w:rPr>
                  <w:fldChar w:fldCharType="begin"/>
                </w:r>
                <w:r>
                  <w:rPr>
                    <w:noProof/>
                    <w:webHidden/>
                  </w:rPr>
                  <w:instrText xml:space="preserve"> PAGEREF _Toc528832521 \h </w:instrText>
                </w:r>
                <w:r>
                  <w:rPr>
                    <w:noProof/>
                    <w:webHidden/>
                  </w:rPr>
                </w:r>
              </w:ins>
              <w:r>
                <w:rPr>
                  <w:noProof/>
                  <w:webHidden/>
                </w:rPr>
                <w:fldChar w:fldCharType="separate"/>
              </w:r>
              <w:ins w:id="266" w:author="Jamson" w:date="2018-11-01T10:45:00Z">
                <w:r>
                  <w:rPr>
                    <w:noProof/>
                    <w:webHidden/>
                  </w:rPr>
                  <w:t>41</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67" w:author="Jamson" w:date="2018-11-01T10:45:00Z"/>
                  <w:noProof/>
                </w:rPr>
              </w:pPr>
              <w:ins w:id="268" w:author="Jamson" w:date="2018-11-01T10:45:00Z">
                <w:r w:rsidRPr="00EB0CF1">
                  <w:rPr>
                    <w:rStyle w:val="a6"/>
                    <w:noProof/>
                  </w:rPr>
                  <w:fldChar w:fldCharType="begin"/>
                </w:r>
                <w:r w:rsidRPr="00EB0CF1">
                  <w:rPr>
                    <w:rStyle w:val="a6"/>
                    <w:noProof/>
                  </w:rPr>
                  <w:instrText xml:space="preserve"> </w:instrText>
                </w:r>
                <w:r>
                  <w:rPr>
                    <w:noProof/>
                  </w:rPr>
                  <w:instrText>HYPERLINK \l "_Toc528832522"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6.3</w:t>
                </w:r>
                <w:r>
                  <w:rPr>
                    <w:noProof/>
                  </w:rPr>
                  <w:tab/>
                </w:r>
                <w:r w:rsidRPr="00EB0CF1">
                  <w:rPr>
                    <w:rStyle w:val="a6"/>
                    <w:rFonts w:hint="eastAsia"/>
                    <w:noProof/>
                  </w:rPr>
                  <w:t>接口命名</w:t>
                </w:r>
                <w:r>
                  <w:rPr>
                    <w:noProof/>
                    <w:webHidden/>
                  </w:rPr>
                  <w:tab/>
                </w:r>
                <w:r>
                  <w:rPr>
                    <w:noProof/>
                    <w:webHidden/>
                  </w:rPr>
                  <w:fldChar w:fldCharType="begin"/>
                </w:r>
                <w:r>
                  <w:rPr>
                    <w:noProof/>
                    <w:webHidden/>
                  </w:rPr>
                  <w:instrText xml:space="preserve"> PAGEREF _Toc528832522 \h </w:instrText>
                </w:r>
                <w:r>
                  <w:rPr>
                    <w:noProof/>
                    <w:webHidden/>
                  </w:rPr>
                </w:r>
              </w:ins>
              <w:r>
                <w:rPr>
                  <w:noProof/>
                  <w:webHidden/>
                </w:rPr>
                <w:fldChar w:fldCharType="separate"/>
              </w:r>
              <w:ins w:id="269" w:author="Jamson" w:date="2018-11-01T10:45:00Z">
                <w:r>
                  <w:rPr>
                    <w:noProof/>
                    <w:webHidden/>
                  </w:rPr>
                  <w:t>42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70" w:author="Jamson" w:date="2018-11-01T10:45:00Z"/>
                  <w:noProof/>
                </w:rPr>
              </w:pPr>
              <w:ins w:id="271" w:author="Jamson" w:date="2018-11-01T10:45:00Z">
                <w:r w:rsidRPr="00EB0CF1">
                  <w:rPr>
                    <w:rStyle w:val="a6"/>
                    <w:noProof/>
                  </w:rPr>
                  <w:fldChar w:fldCharType="begin"/>
                </w:r>
                <w:r w:rsidRPr="00EB0CF1">
                  <w:rPr>
                    <w:rStyle w:val="a6"/>
                    <w:noProof/>
                  </w:rPr>
                  <w:instrText xml:space="preserve"> </w:instrText>
                </w:r>
                <w:r>
                  <w:rPr>
                    <w:noProof/>
                  </w:rPr>
                  <w:instrText>HYPERLINK \l "_Toc528832523"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6.4</w:t>
                </w:r>
                <w:r>
                  <w:rPr>
                    <w:noProof/>
                  </w:rPr>
                  <w:tab/>
                </w:r>
                <w:r w:rsidRPr="00EB0CF1">
                  <w:rPr>
                    <w:rStyle w:val="a6"/>
                    <w:rFonts w:hint="eastAsia"/>
                    <w:noProof/>
                  </w:rPr>
                  <w:t>包注解</w:t>
                </w:r>
                <w:r>
                  <w:rPr>
                    <w:noProof/>
                    <w:webHidden/>
                  </w:rPr>
                  <w:tab/>
                </w:r>
                <w:r>
                  <w:rPr>
                    <w:noProof/>
                    <w:webHidden/>
                  </w:rPr>
                  <w:fldChar w:fldCharType="begin"/>
                </w:r>
                <w:r>
                  <w:rPr>
                    <w:noProof/>
                    <w:webHidden/>
                  </w:rPr>
                  <w:instrText xml:space="preserve"> PAGEREF _Toc528832523 \h </w:instrText>
                </w:r>
                <w:r>
                  <w:rPr>
                    <w:noProof/>
                    <w:webHidden/>
                  </w:rPr>
                </w:r>
              </w:ins>
              <w:r>
                <w:rPr>
                  <w:noProof/>
                  <w:webHidden/>
                </w:rPr>
                <w:fldChar w:fldCharType="separate"/>
              </w:r>
              <w:ins w:id="272" w:author="Jamson" w:date="2018-11-01T10:45:00Z">
                <w:r>
                  <w:rPr>
                    <w:noProof/>
                    <w:webHidden/>
                  </w:rPr>
                  <w:t>42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73" w:author="Jamson" w:date="2018-11-01T10:45:00Z"/>
                  <w:noProof/>
                </w:rPr>
              </w:pPr>
              <w:ins w:id="274" w:author="Jamson" w:date="2018-11-01T10:45:00Z">
                <w:r w:rsidRPr="00EB0CF1">
                  <w:rPr>
                    <w:rStyle w:val="a6"/>
                    <w:noProof/>
                  </w:rPr>
                  <w:fldChar w:fldCharType="begin"/>
                </w:r>
                <w:r w:rsidRPr="00EB0CF1">
                  <w:rPr>
                    <w:rStyle w:val="a6"/>
                    <w:noProof/>
                  </w:rPr>
                  <w:instrText xml:space="preserve"> </w:instrText>
                </w:r>
                <w:r>
                  <w:rPr>
                    <w:noProof/>
                  </w:rPr>
                  <w:instrText>HYPERLINK \l "_Toc528832524"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6.5</w:t>
                </w:r>
                <w:r>
                  <w:rPr>
                    <w:noProof/>
                  </w:rPr>
                  <w:tab/>
                </w:r>
                <w:r w:rsidRPr="00EB0CF1">
                  <w:rPr>
                    <w:rStyle w:val="a6"/>
                    <w:rFonts w:hint="eastAsia"/>
                    <w:noProof/>
                  </w:rPr>
                  <w:t>接口注解</w:t>
                </w:r>
                <w:r>
                  <w:rPr>
                    <w:noProof/>
                    <w:webHidden/>
                  </w:rPr>
                  <w:tab/>
                </w:r>
                <w:r>
                  <w:rPr>
                    <w:noProof/>
                    <w:webHidden/>
                  </w:rPr>
                  <w:fldChar w:fldCharType="begin"/>
                </w:r>
                <w:r>
                  <w:rPr>
                    <w:noProof/>
                    <w:webHidden/>
                  </w:rPr>
                  <w:instrText xml:space="preserve"> PAGEREF _Toc528832524 \h </w:instrText>
                </w:r>
                <w:r>
                  <w:rPr>
                    <w:noProof/>
                    <w:webHidden/>
                  </w:rPr>
                </w:r>
              </w:ins>
              <w:r>
                <w:rPr>
                  <w:noProof/>
                  <w:webHidden/>
                </w:rPr>
                <w:fldChar w:fldCharType="separate"/>
              </w:r>
              <w:ins w:id="275" w:author="Jamson" w:date="2018-11-01T10:45:00Z">
                <w:r>
                  <w:rPr>
                    <w:noProof/>
                    <w:webHidden/>
                  </w:rPr>
                  <w:t>42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76" w:author="Jamson" w:date="2018-11-01T10:45:00Z"/>
                  <w:noProof/>
                </w:rPr>
              </w:pPr>
              <w:ins w:id="277" w:author="Jamson" w:date="2018-11-01T10:45:00Z">
                <w:r w:rsidRPr="00EB0CF1">
                  <w:rPr>
                    <w:rStyle w:val="a6"/>
                    <w:noProof/>
                  </w:rPr>
                  <w:fldChar w:fldCharType="begin"/>
                </w:r>
                <w:r w:rsidRPr="00EB0CF1">
                  <w:rPr>
                    <w:rStyle w:val="a6"/>
                    <w:noProof/>
                  </w:rPr>
                  <w:instrText xml:space="preserve"> </w:instrText>
                </w:r>
                <w:r>
                  <w:rPr>
                    <w:noProof/>
                  </w:rPr>
                  <w:instrText>HYPERLINK \l "_Toc528832525"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6.5.1</w:t>
                </w:r>
                <w:r>
                  <w:rPr>
                    <w:noProof/>
                  </w:rPr>
                  <w:tab/>
                </w:r>
                <w:r w:rsidRPr="00EB0CF1">
                  <w:rPr>
                    <w:rStyle w:val="a6"/>
                    <w:rFonts w:hint="eastAsia"/>
                    <w:noProof/>
                  </w:rPr>
                  <w:t>接口的相对路径</w:t>
                </w:r>
                <w:r>
                  <w:rPr>
                    <w:noProof/>
                    <w:webHidden/>
                  </w:rPr>
                  <w:tab/>
                </w:r>
                <w:r>
                  <w:rPr>
                    <w:noProof/>
                    <w:webHidden/>
                  </w:rPr>
                  <w:fldChar w:fldCharType="begin"/>
                </w:r>
                <w:r>
                  <w:rPr>
                    <w:noProof/>
                    <w:webHidden/>
                  </w:rPr>
                  <w:instrText xml:space="preserve"> PAGEREF _Toc528832525 \h </w:instrText>
                </w:r>
                <w:r>
                  <w:rPr>
                    <w:noProof/>
                    <w:webHidden/>
                  </w:rPr>
                </w:r>
              </w:ins>
              <w:r>
                <w:rPr>
                  <w:noProof/>
                  <w:webHidden/>
                </w:rPr>
                <w:fldChar w:fldCharType="separate"/>
              </w:r>
              <w:ins w:id="278" w:author="Jamson" w:date="2018-11-01T10:45:00Z">
                <w:r>
                  <w:rPr>
                    <w:noProof/>
                    <w:webHidden/>
                  </w:rPr>
                  <w:t>42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79" w:author="Jamson" w:date="2018-11-01T10:45:00Z"/>
                  <w:noProof/>
                </w:rPr>
              </w:pPr>
              <w:ins w:id="280" w:author="Jamson" w:date="2018-11-01T10:45:00Z">
                <w:r w:rsidRPr="00EB0CF1">
                  <w:rPr>
                    <w:rStyle w:val="a6"/>
                    <w:noProof/>
                  </w:rPr>
                  <w:fldChar w:fldCharType="begin"/>
                </w:r>
                <w:r w:rsidRPr="00EB0CF1">
                  <w:rPr>
                    <w:rStyle w:val="a6"/>
                    <w:noProof/>
                  </w:rPr>
                  <w:instrText xml:space="preserve"> </w:instrText>
                </w:r>
                <w:r>
                  <w:rPr>
                    <w:noProof/>
                  </w:rPr>
                  <w:instrText>HYPERLINK \l "_Toc528832526"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6.5.2</w:t>
                </w:r>
                <w:r>
                  <w:rPr>
                    <w:noProof/>
                  </w:rPr>
                  <w:tab/>
                </w:r>
                <w:r w:rsidRPr="00EB0CF1">
                  <w:rPr>
                    <w:rStyle w:val="a6"/>
                    <w:rFonts w:hint="eastAsia"/>
                    <w:noProof/>
                  </w:rPr>
                  <w:t>接收的参数类型</w:t>
                </w:r>
                <w:r>
                  <w:rPr>
                    <w:noProof/>
                    <w:webHidden/>
                  </w:rPr>
                  <w:tab/>
                </w:r>
                <w:r>
                  <w:rPr>
                    <w:noProof/>
                    <w:webHidden/>
                  </w:rPr>
                  <w:fldChar w:fldCharType="begin"/>
                </w:r>
                <w:r>
                  <w:rPr>
                    <w:noProof/>
                    <w:webHidden/>
                  </w:rPr>
                  <w:instrText xml:space="preserve"> PAGEREF _Toc528832526 \h </w:instrText>
                </w:r>
                <w:r>
                  <w:rPr>
                    <w:noProof/>
                    <w:webHidden/>
                  </w:rPr>
                </w:r>
              </w:ins>
              <w:r>
                <w:rPr>
                  <w:noProof/>
                  <w:webHidden/>
                </w:rPr>
                <w:fldChar w:fldCharType="separate"/>
              </w:r>
              <w:ins w:id="281"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82" w:author="Jamson" w:date="2018-11-01T10:45:00Z"/>
                  <w:noProof/>
                </w:rPr>
              </w:pPr>
              <w:ins w:id="283" w:author="Jamson" w:date="2018-11-01T10:45:00Z">
                <w:r w:rsidRPr="00EB0CF1">
                  <w:rPr>
                    <w:rStyle w:val="a6"/>
                    <w:noProof/>
                  </w:rPr>
                  <w:fldChar w:fldCharType="begin"/>
                </w:r>
                <w:r w:rsidRPr="00EB0CF1">
                  <w:rPr>
                    <w:rStyle w:val="a6"/>
                    <w:noProof/>
                  </w:rPr>
                  <w:instrText xml:space="preserve"> </w:instrText>
                </w:r>
                <w:r>
                  <w:rPr>
                    <w:noProof/>
                  </w:rPr>
                  <w:instrText>HYPERLINK \l "_Toc528832527"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6.5.3</w:t>
                </w:r>
                <w:r>
                  <w:rPr>
                    <w:noProof/>
                  </w:rPr>
                  <w:tab/>
                </w:r>
                <w:r w:rsidRPr="00EB0CF1">
                  <w:rPr>
                    <w:rStyle w:val="a6"/>
                    <w:rFonts w:hint="eastAsia"/>
                    <w:noProof/>
                  </w:rPr>
                  <w:t>返回数据类型</w:t>
                </w:r>
                <w:r>
                  <w:rPr>
                    <w:noProof/>
                    <w:webHidden/>
                  </w:rPr>
                  <w:tab/>
                </w:r>
                <w:r>
                  <w:rPr>
                    <w:noProof/>
                    <w:webHidden/>
                  </w:rPr>
                  <w:fldChar w:fldCharType="begin"/>
                </w:r>
                <w:r>
                  <w:rPr>
                    <w:noProof/>
                    <w:webHidden/>
                  </w:rPr>
                  <w:instrText xml:space="preserve"> PAGEREF _Toc528832527 \h </w:instrText>
                </w:r>
                <w:r>
                  <w:rPr>
                    <w:noProof/>
                    <w:webHidden/>
                  </w:rPr>
                </w:r>
              </w:ins>
              <w:r>
                <w:rPr>
                  <w:noProof/>
                  <w:webHidden/>
                </w:rPr>
                <w:fldChar w:fldCharType="separate"/>
              </w:r>
              <w:ins w:id="284"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85" w:author="Jamson" w:date="2018-11-01T10:45:00Z"/>
                  <w:noProof/>
                </w:rPr>
              </w:pPr>
              <w:ins w:id="286" w:author="Jamson" w:date="2018-11-01T10:45:00Z">
                <w:r w:rsidRPr="00EB0CF1">
                  <w:rPr>
                    <w:rStyle w:val="a6"/>
                    <w:noProof/>
                  </w:rPr>
                  <w:fldChar w:fldCharType="begin"/>
                </w:r>
                <w:r w:rsidRPr="00EB0CF1">
                  <w:rPr>
                    <w:rStyle w:val="a6"/>
                    <w:noProof/>
                  </w:rPr>
                  <w:instrText xml:space="preserve"> </w:instrText>
                </w:r>
                <w:r>
                  <w:rPr>
                    <w:noProof/>
                  </w:rPr>
                  <w:instrText>HYPERLINK \l "_Toc528832528"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6.5.4</w:t>
                </w:r>
                <w:r>
                  <w:rPr>
                    <w:noProof/>
                  </w:rPr>
                  <w:tab/>
                </w:r>
                <w:r w:rsidRPr="00EB0CF1">
                  <w:rPr>
                    <w:rStyle w:val="a6"/>
                    <w:noProof/>
                  </w:rPr>
                  <w:t>Api</w:t>
                </w:r>
                <w:r w:rsidRPr="00EB0CF1">
                  <w:rPr>
                    <w:rStyle w:val="a6"/>
                    <w:rFonts w:hint="eastAsia"/>
                    <w:noProof/>
                  </w:rPr>
                  <w:t>接口的介绍</w:t>
                </w:r>
                <w:r>
                  <w:rPr>
                    <w:noProof/>
                    <w:webHidden/>
                  </w:rPr>
                  <w:tab/>
                </w:r>
                <w:r>
                  <w:rPr>
                    <w:noProof/>
                    <w:webHidden/>
                  </w:rPr>
                  <w:fldChar w:fldCharType="begin"/>
                </w:r>
                <w:r>
                  <w:rPr>
                    <w:noProof/>
                    <w:webHidden/>
                  </w:rPr>
                  <w:instrText xml:space="preserve"> PAGEREF _Toc528832528 \h </w:instrText>
                </w:r>
                <w:r>
                  <w:rPr>
                    <w:noProof/>
                    <w:webHidden/>
                  </w:rPr>
                </w:r>
              </w:ins>
              <w:r>
                <w:rPr>
                  <w:noProof/>
                  <w:webHidden/>
                </w:rPr>
                <w:fldChar w:fldCharType="separate"/>
              </w:r>
              <w:ins w:id="287"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88" w:author="Jamson" w:date="2018-11-01T10:45:00Z"/>
                  <w:noProof/>
                </w:rPr>
              </w:pPr>
              <w:ins w:id="289" w:author="Jamson" w:date="2018-11-01T10:45:00Z">
                <w:r w:rsidRPr="00EB0CF1">
                  <w:rPr>
                    <w:rStyle w:val="a6"/>
                    <w:noProof/>
                  </w:rPr>
                  <w:fldChar w:fldCharType="begin"/>
                </w:r>
                <w:r w:rsidRPr="00EB0CF1">
                  <w:rPr>
                    <w:rStyle w:val="a6"/>
                    <w:noProof/>
                  </w:rPr>
                  <w:instrText xml:space="preserve"> </w:instrText>
                </w:r>
                <w:r>
                  <w:rPr>
                    <w:noProof/>
                  </w:rPr>
                  <w:instrText>HYPERLINK \l "_Toc528832529"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6.6</w:t>
                </w:r>
                <w:r>
                  <w:rPr>
                    <w:noProof/>
                  </w:rPr>
                  <w:tab/>
                </w:r>
                <w:r w:rsidRPr="00EB0CF1">
                  <w:rPr>
                    <w:rStyle w:val="a6"/>
                    <w:rFonts w:hint="eastAsia"/>
                    <w:noProof/>
                  </w:rPr>
                  <w:t>继承接口</w:t>
                </w:r>
                <w:r>
                  <w:rPr>
                    <w:noProof/>
                    <w:webHidden/>
                  </w:rPr>
                  <w:tab/>
                </w:r>
                <w:r>
                  <w:rPr>
                    <w:noProof/>
                    <w:webHidden/>
                  </w:rPr>
                  <w:fldChar w:fldCharType="begin"/>
                </w:r>
                <w:r>
                  <w:rPr>
                    <w:noProof/>
                    <w:webHidden/>
                  </w:rPr>
                  <w:instrText xml:space="preserve"> PAGEREF _Toc528832529 \h </w:instrText>
                </w:r>
                <w:r>
                  <w:rPr>
                    <w:noProof/>
                    <w:webHidden/>
                  </w:rPr>
                </w:r>
              </w:ins>
              <w:r>
                <w:rPr>
                  <w:noProof/>
                  <w:webHidden/>
                </w:rPr>
                <w:fldChar w:fldCharType="separate"/>
              </w:r>
              <w:ins w:id="290"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291" w:author="Jamson" w:date="2018-11-01T10:45:00Z"/>
                  <w:noProof/>
                </w:rPr>
              </w:pPr>
              <w:ins w:id="292" w:author="Jamson" w:date="2018-11-01T10:45:00Z">
                <w:r w:rsidRPr="00EB0CF1">
                  <w:rPr>
                    <w:rStyle w:val="a6"/>
                    <w:noProof/>
                  </w:rPr>
                  <w:fldChar w:fldCharType="begin"/>
                </w:r>
                <w:r w:rsidRPr="00EB0CF1">
                  <w:rPr>
                    <w:rStyle w:val="a6"/>
                    <w:noProof/>
                  </w:rPr>
                  <w:instrText xml:space="preserve"> </w:instrText>
                </w:r>
                <w:r>
                  <w:rPr>
                    <w:noProof/>
                  </w:rPr>
                  <w:instrText>HYPERLINK \l "_Toc528832530"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6.7</w:t>
                </w:r>
                <w:r>
                  <w:rPr>
                    <w:noProof/>
                  </w:rPr>
                  <w:tab/>
                </w:r>
                <w:r w:rsidRPr="00EB0CF1">
                  <w:rPr>
                    <w:rStyle w:val="a6"/>
                    <w:rFonts w:hint="eastAsia"/>
                    <w:noProof/>
                  </w:rPr>
                  <w:t>方法注解</w:t>
                </w:r>
                <w:r>
                  <w:rPr>
                    <w:noProof/>
                    <w:webHidden/>
                  </w:rPr>
                  <w:tab/>
                </w:r>
                <w:r>
                  <w:rPr>
                    <w:noProof/>
                    <w:webHidden/>
                  </w:rPr>
                  <w:fldChar w:fldCharType="begin"/>
                </w:r>
                <w:r>
                  <w:rPr>
                    <w:noProof/>
                    <w:webHidden/>
                  </w:rPr>
                  <w:instrText xml:space="preserve"> PAGEREF _Toc528832530 \h </w:instrText>
                </w:r>
                <w:r>
                  <w:rPr>
                    <w:noProof/>
                    <w:webHidden/>
                  </w:rPr>
                </w:r>
              </w:ins>
              <w:r>
                <w:rPr>
                  <w:noProof/>
                  <w:webHidden/>
                </w:rPr>
                <w:fldChar w:fldCharType="separate"/>
              </w:r>
              <w:ins w:id="293"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94" w:author="Jamson" w:date="2018-11-01T10:45:00Z"/>
                  <w:noProof/>
                </w:rPr>
              </w:pPr>
              <w:ins w:id="295" w:author="Jamson" w:date="2018-11-01T10:45:00Z">
                <w:r w:rsidRPr="00EB0CF1">
                  <w:rPr>
                    <w:rStyle w:val="a6"/>
                    <w:noProof/>
                  </w:rPr>
                  <w:fldChar w:fldCharType="begin"/>
                </w:r>
                <w:r w:rsidRPr="00EB0CF1">
                  <w:rPr>
                    <w:rStyle w:val="a6"/>
                    <w:noProof/>
                  </w:rPr>
                  <w:instrText xml:space="preserve"> </w:instrText>
                </w:r>
                <w:r>
                  <w:rPr>
                    <w:noProof/>
                  </w:rPr>
                  <w:instrText>HYPERLINK \l "_Toc528832531"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6.7.1</w:t>
                </w:r>
                <w:r>
                  <w:rPr>
                    <w:noProof/>
                  </w:rPr>
                  <w:tab/>
                </w:r>
                <w:r w:rsidRPr="00EB0CF1">
                  <w:rPr>
                    <w:rStyle w:val="a6"/>
                    <w:rFonts w:hint="eastAsia"/>
                    <w:noProof/>
                  </w:rPr>
                  <w:t>操作</w:t>
                </w:r>
                <w:r>
                  <w:rPr>
                    <w:noProof/>
                    <w:webHidden/>
                  </w:rPr>
                  <w:tab/>
                </w:r>
                <w:r>
                  <w:rPr>
                    <w:noProof/>
                    <w:webHidden/>
                  </w:rPr>
                  <w:fldChar w:fldCharType="begin"/>
                </w:r>
                <w:r>
                  <w:rPr>
                    <w:noProof/>
                    <w:webHidden/>
                  </w:rPr>
                  <w:instrText xml:space="preserve"> PAGEREF _Toc528832531 \h </w:instrText>
                </w:r>
                <w:r>
                  <w:rPr>
                    <w:noProof/>
                    <w:webHidden/>
                  </w:rPr>
                </w:r>
              </w:ins>
              <w:r>
                <w:rPr>
                  <w:noProof/>
                  <w:webHidden/>
                </w:rPr>
                <w:fldChar w:fldCharType="separate"/>
              </w:r>
              <w:ins w:id="296" w:author="Jamson" w:date="2018-11-01T10:45:00Z">
                <w:r>
                  <w:rPr>
                    <w:noProof/>
                    <w:webHidden/>
                  </w:rPr>
                  <w:t>43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297" w:author="Jamson" w:date="2018-11-01T10:45:00Z"/>
                  <w:noProof/>
                </w:rPr>
              </w:pPr>
              <w:ins w:id="298" w:author="Jamson" w:date="2018-11-01T10:45:00Z">
                <w:r w:rsidRPr="00EB0CF1">
                  <w:rPr>
                    <w:rStyle w:val="a6"/>
                    <w:noProof/>
                  </w:rPr>
                  <w:fldChar w:fldCharType="begin"/>
                </w:r>
                <w:r w:rsidRPr="00EB0CF1">
                  <w:rPr>
                    <w:rStyle w:val="a6"/>
                    <w:noProof/>
                  </w:rPr>
                  <w:instrText xml:space="preserve"> </w:instrText>
                </w:r>
                <w:r>
                  <w:rPr>
                    <w:noProof/>
                  </w:rPr>
                  <w:instrText>HYPERLINK \l "_Toc528832532"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6.7.2</w:t>
                </w:r>
                <w:r>
                  <w:rPr>
                    <w:noProof/>
                  </w:rPr>
                  <w:tab/>
                </w:r>
                <w:r w:rsidRPr="00EB0CF1">
                  <w:rPr>
                    <w:rStyle w:val="a6"/>
                    <w:rFonts w:hint="eastAsia"/>
                    <w:noProof/>
                  </w:rPr>
                  <w:t>方法路径</w:t>
                </w:r>
                <w:r>
                  <w:rPr>
                    <w:noProof/>
                    <w:webHidden/>
                  </w:rPr>
                  <w:tab/>
                </w:r>
                <w:r>
                  <w:rPr>
                    <w:noProof/>
                    <w:webHidden/>
                  </w:rPr>
                  <w:fldChar w:fldCharType="begin"/>
                </w:r>
                <w:r>
                  <w:rPr>
                    <w:noProof/>
                    <w:webHidden/>
                  </w:rPr>
                  <w:instrText xml:space="preserve"> PAGEREF _Toc528832532 \h </w:instrText>
                </w:r>
                <w:r>
                  <w:rPr>
                    <w:noProof/>
                    <w:webHidden/>
                  </w:rPr>
                </w:r>
              </w:ins>
              <w:r>
                <w:rPr>
                  <w:noProof/>
                  <w:webHidden/>
                </w:rPr>
                <w:fldChar w:fldCharType="separate"/>
              </w:r>
              <w:ins w:id="299" w:author="Jamson" w:date="2018-11-01T10:45:00Z">
                <w:r>
                  <w:rPr>
                    <w:noProof/>
                    <w:webHidden/>
                  </w:rPr>
                  <w:t>44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00" w:author="Jamson" w:date="2018-11-01T10:45:00Z"/>
                  <w:noProof/>
                </w:rPr>
              </w:pPr>
              <w:ins w:id="301" w:author="Jamson" w:date="2018-11-01T10:45:00Z">
                <w:r w:rsidRPr="00EB0CF1">
                  <w:rPr>
                    <w:rStyle w:val="a6"/>
                    <w:noProof/>
                  </w:rPr>
                  <w:fldChar w:fldCharType="begin"/>
                </w:r>
                <w:r w:rsidRPr="00EB0CF1">
                  <w:rPr>
                    <w:rStyle w:val="a6"/>
                    <w:noProof/>
                  </w:rPr>
                  <w:instrText xml:space="preserve"> </w:instrText>
                </w:r>
                <w:r>
                  <w:rPr>
                    <w:noProof/>
                  </w:rPr>
                  <w:instrText>HYPERLINK \l "_Toc528832533"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6.7.3</w:t>
                </w:r>
                <w:r>
                  <w:rPr>
                    <w:noProof/>
                  </w:rPr>
                  <w:tab/>
                </w:r>
                <w:r w:rsidRPr="00EB0CF1">
                  <w:rPr>
                    <w:rStyle w:val="a6"/>
                    <w:rFonts w:hint="eastAsia"/>
                    <w:noProof/>
                  </w:rPr>
                  <w:t>方法的介绍</w:t>
                </w:r>
                <w:r>
                  <w:rPr>
                    <w:noProof/>
                    <w:webHidden/>
                  </w:rPr>
                  <w:tab/>
                </w:r>
                <w:r>
                  <w:rPr>
                    <w:noProof/>
                    <w:webHidden/>
                  </w:rPr>
                  <w:fldChar w:fldCharType="begin"/>
                </w:r>
                <w:r>
                  <w:rPr>
                    <w:noProof/>
                    <w:webHidden/>
                  </w:rPr>
                  <w:instrText xml:space="preserve"> PAGEREF _Toc528832533 \h </w:instrText>
                </w:r>
                <w:r>
                  <w:rPr>
                    <w:noProof/>
                    <w:webHidden/>
                  </w:rPr>
                </w:r>
              </w:ins>
              <w:r>
                <w:rPr>
                  <w:noProof/>
                  <w:webHidden/>
                </w:rPr>
                <w:fldChar w:fldCharType="separate"/>
              </w:r>
              <w:ins w:id="302" w:author="Jamson" w:date="2018-11-01T10:45:00Z">
                <w:r>
                  <w:rPr>
                    <w:noProof/>
                    <w:webHidden/>
                  </w:rPr>
                  <w:t>45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03" w:author="Jamson" w:date="2018-11-01T10:45:00Z"/>
                  <w:noProof/>
                </w:rPr>
              </w:pPr>
              <w:ins w:id="304" w:author="Jamson" w:date="2018-11-01T10:45:00Z">
                <w:r w:rsidRPr="00EB0CF1">
                  <w:rPr>
                    <w:rStyle w:val="a6"/>
                    <w:noProof/>
                  </w:rPr>
                  <w:fldChar w:fldCharType="begin"/>
                </w:r>
                <w:r w:rsidRPr="00EB0CF1">
                  <w:rPr>
                    <w:rStyle w:val="a6"/>
                    <w:noProof/>
                  </w:rPr>
                  <w:instrText xml:space="preserve"> </w:instrText>
                </w:r>
                <w:r>
                  <w:rPr>
                    <w:noProof/>
                  </w:rPr>
                  <w:instrText>HYPERLINK \l "_Toc528832534"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6.7.4</w:t>
                </w:r>
                <w:r>
                  <w:rPr>
                    <w:noProof/>
                  </w:rPr>
                  <w:tab/>
                </w:r>
                <w:r w:rsidRPr="00EB0CF1">
                  <w:rPr>
                    <w:rStyle w:val="a6"/>
                    <w:rFonts w:hint="eastAsia"/>
                    <w:noProof/>
                  </w:rPr>
                  <w:t>保存的返回类型</w:t>
                </w:r>
                <w:r>
                  <w:rPr>
                    <w:noProof/>
                    <w:webHidden/>
                  </w:rPr>
                  <w:tab/>
                </w:r>
                <w:r>
                  <w:rPr>
                    <w:noProof/>
                    <w:webHidden/>
                  </w:rPr>
                  <w:fldChar w:fldCharType="begin"/>
                </w:r>
                <w:r>
                  <w:rPr>
                    <w:noProof/>
                    <w:webHidden/>
                  </w:rPr>
                  <w:instrText xml:space="preserve"> PAGEREF _Toc528832534 \h </w:instrText>
                </w:r>
                <w:r>
                  <w:rPr>
                    <w:noProof/>
                    <w:webHidden/>
                  </w:rPr>
                </w:r>
              </w:ins>
              <w:r>
                <w:rPr>
                  <w:noProof/>
                  <w:webHidden/>
                </w:rPr>
                <w:fldChar w:fldCharType="separate"/>
              </w:r>
              <w:ins w:id="305" w:author="Jamson" w:date="2018-11-01T10:45:00Z">
                <w:r>
                  <w:rPr>
                    <w:noProof/>
                    <w:webHidden/>
                  </w:rPr>
                  <w:t>45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06" w:author="Jamson" w:date="2018-11-01T10:45:00Z"/>
                  <w:noProof/>
                </w:rPr>
              </w:pPr>
              <w:ins w:id="307" w:author="Jamson" w:date="2018-11-01T10:45:00Z">
                <w:r w:rsidRPr="00EB0CF1">
                  <w:rPr>
                    <w:rStyle w:val="a6"/>
                    <w:noProof/>
                  </w:rPr>
                  <w:fldChar w:fldCharType="begin"/>
                </w:r>
                <w:r w:rsidRPr="00EB0CF1">
                  <w:rPr>
                    <w:rStyle w:val="a6"/>
                    <w:noProof/>
                  </w:rPr>
                  <w:instrText xml:space="preserve"> </w:instrText>
                </w:r>
                <w:r>
                  <w:rPr>
                    <w:noProof/>
                  </w:rPr>
                  <w:instrText>HYPERLINK \l "_Toc528832535"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6.7.5</w:t>
                </w:r>
                <w:r>
                  <w:rPr>
                    <w:noProof/>
                  </w:rPr>
                  <w:tab/>
                </w:r>
                <w:r w:rsidRPr="00EB0CF1">
                  <w:rPr>
                    <w:rStyle w:val="a6"/>
                    <w:rFonts w:hint="eastAsia"/>
                    <w:noProof/>
                  </w:rPr>
                  <w:t>删除的返回类型</w:t>
                </w:r>
                <w:r>
                  <w:rPr>
                    <w:noProof/>
                    <w:webHidden/>
                  </w:rPr>
                  <w:tab/>
                </w:r>
                <w:r>
                  <w:rPr>
                    <w:noProof/>
                    <w:webHidden/>
                  </w:rPr>
                  <w:fldChar w:fldCharType="begin"/>
                </w:r>
                <w:r>
                  <w:rPr>
                    <w:noProof/>
                    <w:webHidden/>
                  </w:rPr>
                  <w:instrText xml:space="preserve"> PAGEREF _Toc528832535 \h </w:instrText>
                </w:r>
                <w:r>
                  <w:rPr>
                    <w:noProof/>
                    <w:webHidden/>
                  </w:rPr>
                </w:r>
              </w:ins>
              <w:r>
                <w:rPr>
                  <w:noProof/>
                  <w:webHidden/>
                </w:rPr>
                <w:fldChar w:fldCharType="separate"/>
              </w:r>
              <w:ins w:id="308" w:author="Jamson" w:date="2018-11-01T10:45:00Z">
                <w:r>
                  <w:rPr>
                    <w:noProof/>
                    <w:webHidden/>
                  </w:rPr>
                  <w:t>45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09" w:author="Jamson" w:date="2018-11-01T10:45:00Z"/>
                  <w:noProof/>
                </w:rPr>
              </w:pPr>
              <w:ins w:id="310" w:author="Jamson" w:date="2018-11-01T10:45:00Z">
                <w:r w:rsidRPr="00EB0CF1">
                  <w:rPr>
                    <w:rStyle w:val="a6"/>
                    <w:noProof/>
                  </w:rPr>
                  <w:fldChar w:fldCharType="begin"/>
                </w:r>
                <w:r w:rsidRPr="00EB0CF1">
                  <w:rPr>
                    <w:rStyle w:val="a6"/>
                    <w:noProof/>
                  </w:rPr>
                  <w:instrText xml:space="preserve"> </w:instrText>
                </w:r>
                <w:r>
                  <w:rPr>
                    <w:noProof/>
                  </w:rPr>
                  <w:instrText>HYPERLINK \l "_Toc528832536"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6.8</w:t>
                </w:r>
                <w:r>
                  <w:rPr>
                    <w:noProof/>
                  </w:rPr>
                  <w:tab/>
                </w:r>
                <w:r w:rsidRPr="00EB0CF1">
                  <w:rPr>
                    <w:rStyle w:val="a6"/>
                    <w:rFonts w:hint="eastAsia"/>
                    <w:noProof/>
                  </w:rPr>
                  <w:t>通过</w:t>
                </w:r>
                <w:r w:rsidRPr="00EB0CF1">
                  <w:rPr>
                    <w:rStyle w:val="a6"/>
                    <w:noProof/>
                  </w:rPr>
                  <w:t>swagger</w:t>
                </w:r>
                <w:r w:rsidRPr="00EB0CF1">
                  <w:rPr>
                    <w:rStyle w:val="a6"/>
                    <w:rFonts w:hint="eastAsia"/>
                    <w:noProof/>
                  </w:rPr>
                  <w:t>查看</w:t>
                </w:r>
                <w:r w:rsidRPr="00EB0CF1">
                  <w:rPr>
                    <w:rStyle w:val="a6"/>
                    <w:noProof/>
                  </w:rPr>
                  <w:t>API</w:t>
                </w:r>
                <w:r w:rsidRPr="00EB0CF1">
                  <w:rPr>
                    <w:rStyle w:val="a6"/>
                    <w:rFonts w:hint="eastAsia"/>
                    <w:noProof/>
                  </w:rPr>
                  <w:t>文档</w:t>
                </w:r>
                <w:r>
                  <w:rPr>
                    <w:noProof/>
                    <w:webHidden/>
                  </w:rPr>
                  <w:tab/>
                </w:r>
                <w:r>
                  <w:rPr>
                    <w:noProof/>
                    <w:webHidden/>
                  </w:rPr>
                  <w:fldChar w:fldCharType="begin"/>
                </w:r>
                <w:r>
                  <w:rPr>
                    <w:noProof/>
                    <w:webHidden/>
                  </w:rPr>
                  <w:instrText xml:space="preserve"> PAGEREF _Toc528832536 \h </w:instrText>
                </w:r>
                <w:r>
                  <w:rPr>
                    <w:noProof/>
                    <w:webHidden/>
                  </w:rPr>
                </w:r>
              </w:ins>
              <w:r>
                <w:rPr>
                  <w:noProof/>
                  <w:webHidden/>
                </w:rPr>
                <w:fldChar w:fldCharType="separate"/>
              </w:r>
              <w:ins w:id="311" w:author="Jamson" w:date="2018-11-01T10:45:00Z">
                <w:r>
                  <w:rPr>
                    <w:noProof/>
                    <w:webHidden/>
                  </w:rPr>
                  <w:t>45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12" w:author="Jamson" w:date="2018-11-01T10:45:00Z"/>
                  <w:noProof/>
                </w:rPr>
              </w:pPr>
              <w:ins w:id="313" w:author="Jamson" w:date="2018-11-01T10:45:00Z">
                <w:r w:rsidRPr="00EB0CF1">
                  <w:rPr>
                    <w:rStyle w:val="a6"/>
                    <w:noProof/>
                  </w:rPr>
                  <w:fldChar w:fldCharType="begin"/>
                </w:r>
                <w:r w:rsidRPr="00EB0CF1">
                  <w:rPr>
                    <w:rStyle w:val="a6"/>
                    <w:noProof/>
                  </w:rPr>
                  <w:instrText xml:space="preserve"> </w:instrText>
                </w:r>
                <w:r>
                  <w:rPr>
                    <w:noProof/>
                  </w:rPr>
                  <w:instrText>HYPERLINK \l "_Toc528832537"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6.8.1</w:t>
                </w:r>
                <w:r>
                  <w:rPr>
                    <w:noProof/>
                  </w:rPr>
                  <w:tab/>
                </w:r>
                <w:r w:rsidRPr="00EB0CF1">
                  <w:rPr>
                    <w:rStyle w:val="a6"/>
                    <w:rFonts w:hint="eastAsia"/>
                    <w:noProof/>
                  </w:rPr>
                  <w:t>本地</w:t>
                </w:r>
                <w:r w:rsidRPr="00EB0CF1">
                  <w:rPr>
                    <w:rStyle w:val="a6"/>
                    <w:noProof/>
                  </w:rPr>
                  <w:t>swagger</w:t>
                </w:r>
                <w:r w:rsidRPr="00EB0CF1">
                  <w:rPr>
                    <w:rStyle w:val="a6"/>
                    <w:rFonts w:hint="eastAsia"/>
                    <w:noProof/>
                  </w:rPr>
                  <w:t>地址</w:t>
                </w:r>
                <w:r>
                  <w:rPr>
                    <w:noProof/>
                    <w:webHidden/>
                  </w:rPr>
                  <w:tab/>
                </w:r>
                <w:r>
                  <w:rPr>
                    <w:noProof/>
                    <w:webHidden/>
                  </w:rPr>
                  <w:fldChar w:fldCharType="begin"/>
                </w:r>
                <w:r>
                  <w:rPr>
                    <w:noProof/>
                    <w:webHidden/>
                  </w:rPr>
                  <w:instrText xml:space="preserve"> PAGEREF _Toc528832537 \h </w:instrText>
                </w:r>
                <w:r>
                  <w:rPr>
                    <w:noProof/>
                    <w:webHidden/>
                  </w:rPr>
                </w:r>
              </w:ins>
              <w:r>
                <w:rPr>
                  <w:noProof/>
                  <w:webHidden/>
                </w:rPr>
                <w:fldChar w:fldCharType="separate"/>
              </w:r>
              <w:ins w:id="314" w:author="Jamson" w:date="2018-11-01T10:45:00Z">
                <w:r>
                  <w:rPr>
                    <w:noProof/>
                    <w:webHidden/>
                  </w:rPr>
                  <w:t>45</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315" w:author="Jamson" w:date="2018-11-01T10:45:00Z"/>
                  <w:rFonts w:cstheme="minorBidi"/>
                  <w:noProof/>
                  <w:kern w:val="2"/>
                  <w:sz w:val="21"/>
                </w:rPr>
              </w:pPr>
              <w:ins w:id="316" w:author="Jamson" w:date="2018-11-01T10:45:00Z">
                <w:r w:rsidRPr="00EB0CF1">
                  <w:rPr>
                    <w:rStyle w:val="a6"/>
                    <w:noProof/>
                  </w:rPr>
                  <w:fldChar w:fldCharType="begin"/>
                </w:r>
                <w:r w:rsidRPr="00EB0CF1">
                  <w:rPr>
                    <w:rStyle w:val="a6"/>
                    <w:noProof/>
                  </w:rPr>
                  <w:instrText xml:space="preserve"> </w:instrText>
                </w:r>
                <w:r>
                  <w:rPr>
                    <w:noProof/>
                  </w:rPr>
                  <w:instrText>HYPERLINK \l "_Toc528832538"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7</w:t>
                </w:r>
                <w:r>
                  <w:rPr>
                    <w:rFonts w:cstheme="minorBidi"/>
                    <w:noProof/>
                    <w:kern w:val="2"/>
                    <w:sz w:val="21"/>
                  </w:rPr>
                  <w:tab/>
                </w:r>
                <w:r w:rsidRPr="00EB0CF1">
                  <w:rPr>
                    <w:rStyle w:val="a6"/>
                    <w:noProof/>
                  </w:rPr>
                  <w:t>Service</w:t>
                </w:r>
                <w:r>
                  <w:rPr>
                    <w:noProof/>
                    <w:webHidden/>
                  </w:rPr>
                  <w:tab/>
                </w:r>
                <w:r>
                  <w:rPr>
                    <w:noProof/>
                    <w:webHidden/>
                  </w:rPr>
                  <w:fldChar w:fldCharType="begin"/>
                </w:r>
                <w:r>
                  <w:rPr>
                    <w:noProof/>
                    <w:webHidden/>
                  </w:rPr>
                  <w:instrText xml:space="preserve"> PAGEREF _Toc528832538 \h </w:instrText>
                </w:r>
                <w:r>
                  <w:rPr>
                    <w:noProof/>
                    <w:webHidden/>
                  </w:rPr>
                </w:r>
              </w:ins>
              <w:r>
                <w:rPr>
                  <w:noProof/>
                  <w:webHidden/>
                </w:rPr>
                <w:fldChar w:fldCharType="separate"/>
              </w:r>
              <w:ins w:id="317" w:author="Jamson" w:date="2018-11-01T10:45:00Z">
                <w:r>
                  <w:rPr>
                    <w:noProof/>
                    <w:webHidden/>
                  </w:rPr>
                  <w:t>46</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18" w:author="Jamson" w:date="2018-11-01T10:45:00Z"/>
                  <w:noProof/>
                </w:rPr>
              </w:pPr>
              <w:ins w:id="319" w:author="Jamson" w:date="2018-11-01T10:45:00Z">
                <w:r w:rsidRPr="00EB0CF1">
                  <w:rPr>
                    <w:rStyle w:val="a6"/>
                    <w:noProof/>
                  </w:rPr>
                  <w:fldChar w:fldCharType="begin"/>
                </w:r>
                <w:r w:rsidRPr="00EB0CF1">
                  <w:rPr>
                    <w:rStyle w:val="a6"/>
                    <w:noProof/>
                  </w:rPr>
                  <w:instrText xml:space="preserve"> </w:instrText>
                </w:r>
                <w:r>
                  <w:rPr>
                    <w:noProof/>
                  </w:rPr>
                  <w:instrText>HYPERLINK \l "_Toc528832539"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_Toc528832539 \h </w:instrText>
                </w:r>
                <w:r>
                  <w:rPr>
                    <w:noProof/>
                    <w:webHidden/>
                  </w:rPr>
                </w:r>
              </w:ins>
              <w:r>
                <w:rPr>
                  <w:noProof/>
                  <w:webHidden/>
                </w:rPr>
                <w:fldChar w:fldCharType="separate"/>
              </w:r>
              <w:ins w:id="320" w:author="Jamson" w:date="2018-11-01T10:45:00Z">
                <w:r>
                  <w:rPr>
                    <w:noProof/>
                    <w:webHidden/>
                  </w:rPr>
                  <w:t>46</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21" w:author="Jamson" w:date="2018-11-01T10:45:00Z"/>
                  <w:noProof/>
                </w:rPr>
              </w:pPr>
              <w:ins w:id="322" w:author="Jamson" w:date="2018-11-01T10:45:00Z">
                <w:r w:rsidRPr="00EB0CF1">
                  <w:rPr>
                    <w:rStyle w:val="a6"/>
                    <w:noProof/>
                  </w:rPr>
                  <w:fldChar w:fldCharType="begin"/>
                </w:r>
                <w:r w:rsidRPr="00EB0CF1">
                  <w:rPr>
                    <w:rStyle w:val="a6"/>
                    <w:noProof/>
                  </w:rPr>
                  <w:instrText xml:space="preserve"> </w:instrText>
                </w:r>
                <w:r>
                  <w:rPr>
                    <w:noProof/>
                  </w:rPr>
                  <w:instrText>HYPERLINK \l "_Toc528832540"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7.2</w:t>
                </w:r>
                <w:r>
                  <w:rPr>
                    <w:noProof/>
                  </w:rPr>
                  <w:tab/>
                </w:r>
                <w:r w:rsidRPr="00EB0CF1">
                  <w:rPr>
                    <w:rStyle w:val="a6"/>
                    <w:rFonts w:hint="eastAsia"/>
                    <w:noProof/>
                  </w:rPr>
                  <w:t>配置文件</w:t>
                </w:r>
                <w:r w:rsidRPr="00EB0CF1">
                  <w:rPr>
                    <w:rStyle w:val="a6"/>
                    <w:noProof/>
                  </w:rPr>
                  <w:t>build.gradle</w:t>
                </w:r>
                <w:r>
                  <w:rPr>
                    <w:noProof/>
                    <w:webHidden/>
                  </w:rPr>
                  <w:tab/>
                </w:r>
                <w:r>
                  <w:rPr>
                    <w:noProof/>
                    <w:webHidden/>
                  </w:rPr>
                  <w:fldChar w:fldCharType="begin"/>
                </w:r>
                <w:r>
                  <w:rPr>
                    <w:noProof/>
                    <w:webHidden/>
                  </w:rPr>
                  <w:instrText xml:space="preserve"> PAGEREF _Toc528832540 \h </w:instrText>
                </w:r>
                <w:r>
                  <w:rPr>
                    <w:noProof/>
                    <w:webHidden/>
                  </w:rPr>
                </w:r>
              </w:ins>
              <w:r>
                <w:rPr>
                  <w:noProof/>
                  <w:webHidden/>
                </w:rPr>
                <w:fldChar w:fldCharType="separate"/>
              </w:r>
              <w:ins w:id="323" w:author="Jamson" w:date="2018-11-01T10:45:00Z">
                <w:r>
                  <w:rPr>
                    <w:noProof/>
                    <w:webHidden/>
                  </w:rPr>
                  <w:t>46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24" w:author="Jamson" w:date="2018-11-01T10:45:00Z"/>
                  <w:noProof/>
                </w:rPr>
              </w:pPr>
              <w:ins w:id="325" w:author="Jamson" w:date="2018-11-01T10:45:00Z">
                <w:r w:rsidRPr="00EB0CF1">
                  <w:rPr>
                    <w:rStyle w:val="a6"/>
                    <w:noProof/>
                  </w:rPr>
                  <w:fldChar w:fldCharType="begin"/>
                </w:r>
                <w:r w:rsidRPr="00EB0CF1">
                  <w:rPr>
                    <w:rStyle w:val="a6"/>
                    <w:noProof/>
                  </w:rPr>
                  <w:instrText xml:space="preserve"> </w:instrText>
                </w:r>
                <w:r>
                  <w:rPr>
                    <w:noProof/>
                  </w:rPr>
                  <w:instrText>HYPERLINK \l "_Toc528832541"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7.2.1</w:t>
                </w:r>
                <w:r>
                  <w:rPr>
                    <w:noProof/>
                  </w:rPr>
                  <w:tab/>
                </w:r>
                <w:r w:rsidRPr="00EB0CF1">
                  <w:rPr>
                    <w:rStyle w:val="a6"/>
                    <w:rFonts w:hint="eastAsia"/>
                    <w:noProof/>
                  </w:rPr>
                  <w:t>编码</w:t>
                </w:r>
                <w:r>
                  <w:rPr>
                    <w:noProof/>
                    <w:webHidden/>
                  </w:rPr>
                  <w:tab/>
                </w:r>
                <w:r>
                  <w:rPr>
                    <w:noProof/>
                    <w:webHidden/>
                  </w:rPr>
                  <w:fldChar w:fldCharType="begin"/>
                </w:r>
                <w:r>
                  <w:rPr>
                    <w:noProof/>
                    <w:webHidden/>
                  </w:rPr>
                  <w:instrText xml:space="preserve"> PAGEREF _Toc528832541 \h </w:instrText>
                </w:r>
                <w:r>
                  <w:rPr>
                    <w:noProof/>
                    <w:webHidden/>
                  </w:rPr>
                </w:r>
              </w:ins>
              <w:r>
                <w:rPr>
                  <w:noProof/>
                  <w:webHidden/>
                </w:rPr>
                <w:fldChar w:fldCharType="separate"/>
              </w:r>
              <w:ins w:id="326" w:author="Jamson" w:date="2018-11-01T10:45:00Z">
                <w:r>
                  <w:rPr>
                    <w:noProof/>
                    <w:webHidden/>
                  </w:rPr>
                  <w:t>46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27" w:author="Jamson" w:date="2018-11-01T10:45:00Z"/>
                  <w:noProof/>
                </w:rPr>
              </w:pPr>
              <w:ins w:id="328" w:author="Jamson" w:date="2018-11-01T10:45:00Z">
                <w:r w:rsidRPr="00EB0CF1">
                  <w:rPr>
                    <w:rStyle w:val="a6"/>
                    <w:noProof/>
                  </w:rPr>
                  <w:fldChar w:fldCharType="begin"/>
                </w:r>
                <w:r w:rsidRPr="00EB0CF1">
                  <w:rPr>
                    <w:rStyle w:val="a6"/>
                    <w:noProof/>
                  </w:rPr>
                  <w:instrText xml:space="preserve"> </w:instrText>
                </w:r>
                <w:r>
                  <w:rPr>
                    <w:noProof/>
                  </w:rPr>
                  <w:instrText>HYPERLINK \l "_Toc528832542"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7.2.2</w:t>
                </w:r>
                <w:r>
                  <w:rPr>
                    <w:noProof/>
                  </w:rPr>
                  <w:tab/>
                </w:r>
                <w:r w:rsidRPr="00EB0CF1">
                  <w:rPr>
                    <w:rStyle w:val="a6"/>
                    <w:rFonts w:hint="eastAsia"/>
                    <w:noProof/>
                  </w:rPr>
                  <w:t>插件</w:t>
                </w:r>
                <w:r>
                  <w:rPr>
                    <w:noProof/>
                    <w:webHidden/>
                  </w:rPr>
                  <w:tab/>
                </w:r>
                <w:r>
                  <w:rPr>
                    <w:noProof/>
                    <w:webHidden/>
                  </w:rPr>
                  <w:fldChar w:fldCharType="begin"/>
                </w:r>
                <w:r>
                  <w:rPr>
                    <w:noProof/>
                    <w:webHidden/>
                  </w:rPr>
                  <w:instrText xml:space="preserve"> PAGEREF _Toc528832542 \h </w:instrText>
                </w:r>
                <w:r>
                  <w:rPr>
                    <w:noProof/>
                    <w:webHidden/>
                  </w:rPr>
                </w:r>
              </w:ins>
              <w:r>
                <w:rPr>
                  <w:noProof/>
                  <w:webHidden/>
                </w:rPr>
                <w:fldChar w:fldCharType="separate"/>
              </w:r>
              <w:ins w:id="329" w:author="Jamson" w:date="2018-11-01T10:45:00Z">
                <w:r>
                  <w:rPr>
                    <w:noProof/>
                    <w:webHidden/>
                  </w:rPr>
                  <w:t>46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30" w:author="Jamson" w:date="2018-11-01T10:45:00Z"/>
                  <w:noProof/>
                </w:rPr>
              </w:pPr>
              <w:ins w:id="331" w:author="Jamson" w:date="2018-11-01T10:45:00Z">
                <w:r w:rsidRPr="00EB0CF1">
                  <w:rPr>
                    <w:rStyle w:val="a6"/>
                    <w:noProof/>
                  </w:rPr>
                  <w:fldChar w:fldCharType="begin"/>
                </w:r>
                <w:r w:rsidRPr="00EB0CF1">
                  <w:rPr>
                    <w:rStyle w:val="a6"/>
                    <w:noProof/>
                  </w:rPr>
                  <w:instrText xml:space="preserve"> </w:instrText>
                </w:r>
                <w:r>
                  <w:rPr>
                    <w:noProof/>
                  </w:rPr>
                  <w:instrText>HYPERLINK \l "_Toc528832544"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7.2.3</w:t>
                </w:r>
                <w:r>
                  <w:rPr>
                    <w:noProof/>
                  </w:rPr>
                  <w:tab/>
                </w:r>
                <w:r w:rsidRPr="00EB0CF1">
                  <w:rPr>
                    <w:rStyle w:val="a6"/>
                    <w:noProof/>
                  </w:rPr>
                  <w:t>war</w:t>
                </w:r>
                <w:r w:rsidRPr="00EB0CF1">
                  <w:rPr>
                    <w:rStyle w:val="a6"/>
                    <w:rFonts w:hint="eastAsia"/>
                    <w:noProof/>
                  </w:rPr>
                  <w:t>包名称和路径</w:t>
                </w:r>
                <w:r>
                  <w:rPr>
                    <w:noProof/>
                    <w:webHidden/>
                  </w:rPr>
                  <w:tab/>
                </w:r>
                <w:r>
                  <w:rPr>
                    <w:noProof/>
                    <w:webHidden/>
                  </w:rPr>
                  <w:fldChar w:fldCharType="begin"/>
                </w:r>
                <w:r>
                  <w:rPr>
                    <w:noProof/>
                    <w:webHidden/>
                  </w:rPr>
                  <w:instrText xml:space="preserve"> PAGEREF _Toc528832544 \h </w:instrText>
                </w:r>
                <w:r>
                  <w:rPr>
                    <w:noProof/>
                    <w:webHidden/>
                  </w:rPr>
                </w:r>
              </w:ins>
              <w:r>
                <w:rPr>
                  <w:noProof/>
                  <w:webHidden/>
                </w:rPr>
                <w:fldChar w:fldCharType="separate"/>
              </w:r>
              <w:ins w:id="332" w:author="Jamson" w:date="2018-11-01T10:45:00Z">
                <w:r>
                  <w:rPr>
                    <w:noProof/>
                    <w:webHidden/>
                  </w:rPr>
                  <w:t>47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33" w:author="Jamson" w:date="2018-11-01T10:45:00Z"/>
                  <w:noProof/>
                </w:rPr>
              </w:pPr>
              <w:ins w:id="334" w:author="Jamson" w:date="2018-11-01T10:45:00Z">
                <w:r w:rsidRPr="00EB0CF1">
                  <w:rPr>
                    <w:rStyle w:val="a6"/>
                    <w:noProof/>
                  </w:rPr>
                  <w:fldChar w:fldCharType="begin"/>
                </w:r>
                <w:r w:rsidRPr="00EB0CF1">
                  <w:rPr>
                    <w:rStyle w:val="a6"/>
                    <w:noProof/>
                  </w:rPr>
                  <w:instrText xml:space="preserve"> </w:instrText>
                </w:r>
                <w:r>
                  <w:rPr>
                    <w:noProof/>
                  </w:rPr>
                  <w:instrText>HYPERLINK \l "_Toc528832545"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7.2.4</w:t>
                </w:r>
                <w:r>
                  <w:rPr>
                    <w:noProof/>
                  </w:rPr>
                  <w:tab/>
                </w:r>
                <w:r w:rsidRPr="00EB0CF1">
                  <w:rPr>
                    <w:rStyle w:val="a6"/>
                    <w:rFonts w:hint="eastAsia"/>
                    <w:noProof/>
                  </w:rPr>
                  <w:t>添加依赖</w:t>
                </w:r>
                <w:r>
                  <w:rPr>
                    <w:noProof/>
                    <w:webHidden/>
                  </w:rPr>
                  <w:tab/>
                </w:r>
                <w:r>
                  <w:rPr>
                    <w:noProof/>
                    <w:webHidden/>
                  </w:rPr>
                  <w:fldChar w:fldCharType="begin"/>
                </w:r>
                <w:r>
                  <w:rPr>
                    <w:noProof/>
                    <w:webHidden/>
                  </w:rPr>
                  <w:instrText xml:space="preserve"> PAGEREF _Toc528832545 \h </w:instrText>
                </w:r>
                <w:r>
                  <w:rPr>
                    <w:noProof/>
                    <w:webHidden/>
                  </w:rPr>
                </w:r>
              </w:ins>
              <w:r>
                <w:rPr>
                  <w:noProof/>
                  <w:webHidden/>
                </w:rPr>
                <w:fldChar w:fldCharType="separate"/>
              </w:r>
              <w:ins w:id="335" w:author="Jamson" w:date="2018-11-01T10:45:00Z">
                <w:r>
                  <w:rPr>
                    <w:noProof/>
                    <w:webHidden/>
                  </w:rPr>
                  <w:t>47</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36" w:author="Jamson" w:date="2018-11-01T10:45:00Z"/>
                  <w:noProof/>
                </w:rPr>
              </w:pPr>
              <w:ins w:id="337" w:author="Jamson" w:date="2018-11-01T10:45:00Z">
                <w:r w:rsidRPr="00EB0CF1">
                  <w:rPr>
                    <w:rStyle w:val="a6"/>
                    <w:noProof/>
                  </w:rPr>
                  <w:fldChar w:fldCharType="begin"/>
                </w:r>
                <w:r w:rsidRPr="00EB0CF1">
                  <w:rPr>
                    <w:rStyle w:val="a6"/>
                    <w:noProof/>
                  </w:rPr>
                  <w:instrText xml:space="preserve"> </w:instrText>
                </w:r>
                <w:r>
                  <w:rPr>
                    <w:noProof/>
                  </w:rPr>
                  <w:instrText>HYPERLINK \l "_Toc528832546"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7.3</w:t>
                </w:r>
                <w:r>
                  <w:rPr>
                    <w:noProof/>
                  </w:rPr>
                  <w:tab/>
                </w:r>
                <w:r w:rsidRPr="00EB0CF1">
                  <w:rPr>
                    <w:rStyle w:val="a6"/>
                    <w:rFonts w:hint="eastAsia"/>
                    <w:noProof/>
                  </w:rPr>
                  <w:t>应用配置</w:t>
                </w:r>
                <w:r>
                  <w:rPr>
                    <w:noProof/>
                    <w:webHidden/>
                  </w:rPr>
                  <w:tab/>
                </w:r>
                <w:r>
                  <w:rPr>
                    <w:noProof/>
                    <w:webHidden/>
                  </w:rPr>
                  <w:fldChar w:fldCharType="begin"/>
                </w:r>
                <w:r>
                  <w:rPr>
                    <w:noProof/>
                    <w:webHidden/>
                  </w:rPr>
                  <w:instrText xml:space="preserve"> PAGEREF _Toc528832546 \h </w:instrText>
                </w:r>
                <w:r>
                  <w:rPr>
                    <w:noProof/>
                    <w:webHidden/>
                  </w:rPr>
                </w:r>
              </w:ins>
              <w:r>
                <w:rPr>
                  <w:noProof/>
                  <w:webHidden/>
                </w:rPr>
                <w:fldChar w:fldCharType="separate"/>
              </w:r>
              <w:ins w:id="338" w:author="Jamson" w:date="2018-11-01T10:45:00Z">
                <w:r>
                  <w:rPr>
                    <w:noProof/>
                    <w:webHidden/>
                  </w:rPr>
                  <w:t>47</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39" w:author="Jamson" w:date="2018-11-01T10:45:00Z"/>
                  <w:noProof/>
                </w:rPr>
              </w:pPr>
              <w:ins w:id="340" w:author="Jamson" w:date="2018-11-01T10:45:00Z">
                <w:r w:rsidRPr="00EB0CF1">
                  <w:rPr>
                    <w:rStyle w:val="a6"/>
                    <w:noProof/>
                  </w:rPr>
                  <w:fldChar w:fldCharType="begin"/>
                </w:r>
                <w:r w:rsidRPr="00EB0CF1">
                  <w:rPr>
                    <w:rStyle w:val="a6"/>
                    <w:noProof/>
                  </w:rPr>
                  <w:instrText xml:space="preserve"> </w:instrText>
                </w:r>
                <w:r>
                  <w:rPr>
                    <w:noProof/>
                  </w:rPr>
                  <w:instrText>HYPERLINK \l "_Toc528832547"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7.4</w:t>
                </w:r>
                <w:r>
                  <w:rPr>
                    <w:noProof/>
                  </w:rPr>
                  <w:tab/>
                </w:r>
                <w:r w:rsidRPr="00EB0CF1">
                  <w:rPr>
                    <w:rStyle w:val="a6"/>
                    <w:rFonts w:hint="eastAsia"/>
                    <w:noProof/>
                  </w:rPr>
                  <w:t>添加主类</w:t>
                </w:r>
                <w:r>
                  <w:rPr>
                    <w:noProof/>
                    <w:webHidden/>
                  </w:rPr>
                  <w:tab/>
                </w:r>
                <w:r>
                  <w:rPr>
                    <w:noProof/>
                    <w:webHidden/>
                  </w:rPr>
                  <w:fldChar w:fldCharType="begin"/>
                </w:r>
                <w:r>
                  <w:rPr>
                    <w:noProof/>
                    <w:webHidden/>
                  </w:rPr>
                  <w:instrText xml:space="preserve"> PAGEREF _Toc528832547 \h </w:instrText>
                </w:r>
                <w:r>
                  <w:rPr>
                    <w:noProof/>
                    <w:webHidden/>
                  </w:rPr>
                </w:r>
              </w:ins>
              <w:r>
                <w:rPr>
                  <w:noProof/>
                  <w:webHidden/>
                </w:rPr>
                <w:fldChar w:fldCharType="separate"/>
              </w:r>
              <w:ins w:id="341" w:author="Jamson" w:date="2018-11-01T10:45:00Z">
                <w:r>
                  <w:rPr>
                    <w:noProof/>
                    <w:webHidden/>
                  </w:rPr>
                  <w:t>48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42" w:author="Jamson" w:date="2018-11-01T10:45:00Z"/>
                  <w:noProof/>
                </w:rPr>
              </w:pPr>
              <w:ins w:id="343" w:author="Jamson" w:date="2018-11-01T10:45:00Z">
                <w:r w:rsidRPr="00EB0CF1">
                  <w:rPr>
                    <w:rStyle w:val="a6"/>
                    <w:noProof/>
                  </w:rPr>
                  <w:fldChar w:fldCharType="begin"/>
                </w:r>
                <w:r w:rsidRPr="00EB0CF1">
                  <w:rPr>
                    <w:rStyle w:val="a6"/>
                    <w:noProof/>
                  </w:rPr>
                  <w:instrText xml:space="preserve"> </w:instrText>
                </w:r>
                <w:r>
                  <w:rPr>
                    <w:noProof/>
                  </w:rPr>
                  <w:instrText>HYPERLINK \l "_Toc528832548"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7.4.1</w:t>
                </w:r>
                <w:r>
                  <w:rPr>
                    <w:noProof/>
                  </w:rPr>
                  <w:tab/>
                </w:r>
                <w:r w:rsidRPr="00EB0CF1">
                  <w:rPr>
                    <w:rStyle w:val="a6"/>
                    <w:noProof/>
                  </w:rPr>
                  <w:t>Jar</w:t>
                </w:r>
                <w:r w:rsidRPr="00EB0CF1">
                  <w:rPr>
                    <w:rStyle w:val="a6"/>
                    <w:rFonts w:hint="eastAsia"/>
                    <w:noProof/>
                  </w:rPr>
                  <w:t>包方式启动</w:t>
                </w:r>
                <w:r>
                  <w:rPr>
                    <w:noProof/>
                    <w:webHidden/>
                  </w:rPr>
                  <w:tab/>
                </w:r>
                <w:r>
                  <w:rPr>
                    <w:noProof/>
                    <w:webHidden/>
                  </w:rPr>
                  <w:fldChar w:fldCharType="begin"/>
                </w:r>
                <w:r>
                  <w:rPr>
                    <w:noProof/>
                    <w:webHidden/>
                  </w:rPr>
                  <w:instrText xml:space="preserve"> PAGEREF _Toc528832548 \h </w:instrText>
                </w:r>
                <w:r>
                  <w:rPr>
                    <w:noProof/>
                    <w:webHidden/>
                  </w:rPr>
                </w:r>
              </w:ins>
              <w:r>
                <w:rPr>
                  <w:noProof/>
                  <w:webHidden/>
                </w:rPr>
                <w:fldChar w:fldCharType="separate"/>
              </w:r>
              <w:ins w:id="344" w:author="Jamson" w:date="2018-11-01T10:45:00Z">
                <w:r>
                  <w:rPr>
                    <w:noProof/>
                    <w:webHidden/>
                  </w:rPr>
                  <w:t>48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45" w:author="Jamson" w:date="2018-11-01T10:45:00Z"/>
                  <w:noProof/>
                </w:rPr>
              </w:pPr>
              <w:ins w:id="346" w:author="Jamson" w:date="2018-11-01T10:45:00Z">
                <w:r w:rsidRPr="00EB0CF1">
                  <w:rPr>
                    <w:rStyle w:val="a6"/>
                    <w:noProof/>
                  </w:rPr>
                  <w:fldChar w:fldCharType="begin"/>
                </w:r>
                <w:r w:rsidRPr="00EB0CF1">
                  <w:rPr>
                    <w:rStyle w:val="a6"/>
                    <w:noProof/>
                  </w:rPr>
                  <w:instrText xml:space="preserve"> </w:instrText>
                </w:r>
                <w:r>
                  <w:rPr>
                    <w:noProof/>
                  </w:rPr>
                  <w:instrText>HYPERLINK \l "_Toc528832549"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7.4.2</w:t>
                </w:r>
                <w:r>
                  <w:rPr>
                    <w:noProof/>
                  </w:rPr>
                  <w:tab/>
                </w:r>
                <w:r w:rsidRPr="00EB0CF1">
                  <w:rPr>
                    <w:rStyle w:val="a6"/>
                    <w:noProof/>
                  </w:rPr>
                  <w:t>War</w:t>
                </w:r>
                <w:r w:rsidRPr="00EB0CF1">
                  <w:rPr>
                    <w:rStyle w:val="a6"/>
                    <w:rFonts w:hint="eastAsia"/>
                    <w:noProof/>
                  </w:rPr>
                  <w:t>包方式启动</w:t>
                </w:r>
                <w:r>
                  <w:rPr>
                    <w:noProof/>
                    <w:webHidden/>
                  </w:rPr>
                  <w:tab/>
                </w:r>
                <w:r>
                  <w:rPr>
                    <w:noProof/>
                    <w:webHidden/>
                  </w:rPr>
                  <w:fldChar w:fldCharType="begin"/>
                </w:r>
                <w:r>
                  <w:rPr>
                    <w:noProof/>
                    <w:webHidden/>
                  </w:rPr>
                  <w:instrText xml:space="preserve"> PAGEREF _Toc528832549 \h </w:instrText>
                </w:r>
                <w:r>
                  <w:rPr>
                    <w:noProof/>
                    <w:webHidden/>
                  </w:rPr>
                </w:r>
              </w:ins>
              <w:r>
                <w:rPr>
                  <w:noProof/>
                  <w:webHidden/>
                </w:rPr>
                <w:fldChar w:fldCharType="separate"/>
              </w:r>
              <w:ins w:id="347" w:author="Jamson" w:date="2018-11-01T10:45:00Z">
                <w:r>
                  <w:rPr>
                    <w:noProof/>
                    <w:webHidden/>
                  </w:rPr>
                  <w:t>48</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48" w:author="Jamson" w:date="2018-11-01T10:45:00Z"/>
                  <w:noProof/>
                </w:rPr>
              </w:pPr>
              <w:ins w:id="349" w:author="Jamson" w:date="2018-11-01T10:45:00Z">
                <w:r w:rsidRPr="00EB0CF1">
                  <w:rPr>
                    <w:rStyle w:val="a6"/>
                    <w:noProof/>
                  </w:rPr>
                  <w:fldChar w:fldCharType="begin"/>
                </w:r>
                <w:r w:rsidRPr="00EB0CF1">
                  <w:rPr>
                    <w:rStyle w:val="a6"/>
                    <w:noProof/>
                  </w:rPr>
                  <w:instrText xml:space="preserve"> </w:instrText>
                </w:r>
                <w:r>
                  <w:rPr>
                    <w:noProof/>
                  </w:rPr>
                  <w:instrText>HYPERLINK \l "_Toc528832550"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7.5</w:t>
                </w:r>
                <w:r>
                  <w:rPr>
                    <w:noProof/>
                  </w:rPr>
                  <w:tab/>
                </w:r>
                <w:r w:rsidRPr="00EB0CF1">
                  <w:rPr>
                    <w:rStyle w:val="a6"/>
                    <w:rFonts w:hint="eastAsia"/>
                    <w:noProof/>
                  </w:rPr>
                  <w:t>命名</w:t>
                </w:r>
                <w:r>
                  <w:rPr>
                    <w:noProof/>
                    <w:webHidden/>
                  </w:rPr>
                  <w:tab/>
                </w:r>
                <w:r>
                  <w:rPr>
                    <w:noProof/>
                    <w:webHidden/>
                  </w:rPr>
                  <w:fldChar w:fldCharType="begin"/>
                </w:r>
                <w:r>
                  <w:rPr>
                    <w:noProof/>
                    <w:webHidden/>
                  </w:rPr>
                  <w:instrText xml:space="preserve"> PAGEREF _Toc528832550 \h </w:instrText>
                </w:r>
                <w:r>
                  <w:rPr>
                    <w:noProof/>
                    <w:webHidden/>
                  </w:rPr>
                </w:r>
              </w:ins>
              <w:r>
                <w:rPr>
                  <w:noProof/>
                  <w:webHidden/>
                </w:rPr>
                <w:fldChar w:fldCharType="separate"/>
              </w:r>
              <w:ins w:id="350"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51" w:author="Jamson" w:date="2018-11-01T10:45:00Z"/>
                  <w:noProof/>
                </w:rPr>
              </w:pPr>
              <w:ins w:id="352" w:author="Jamson" w:date="2018-11-01T10:45:00Z">
                <w:r w:rsidRPr="00EB0CF1">
                  <w:rPr>
                    <w:rStyle w:val="a6"/>
                    <w:noProof/>
                  </w:rPr>
                  <w:fldChar w:fldCharType="begin"/>
                </w:r>
                <w:r w:rsidRPr="00EB0CF1">
                  <w:rPr>
                    <w:rStyle w:val="a6"/>
                    <w:noProof/>
                  </w:rPr>
                  <w:instrText xml:space="preserve"> </w:instrText>
                </w:r>
                <w:r>
                  <w:rPr>
                    <w:noProof/>
                  </w:rPr>
                  <w:instrText>HYPERLINK \l "_Toc528832551"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7.6</w:t>
                </w:r>
                <w:r>
                  <w:rPr>
                    <w:noProof/>
                  </w:rPr>
                  <w:tab/>
                </w:r>
                <w:r w:rsidRPr="00EB0CF1">
                  <w:rPr>
                    <w:rStyle w:val="a6"/>
                    <w:rFonts w:hint="eastAsia"/>
                    <w:noProof/>
                  </w:rPr>
                  <w:t>类注解</w:t>
                </w:r>
                <w:r>
                  <w:rPr>
                    <w:noProof/>
                    <w:webHidden/>
                  </w:rPr>
                  <w:tab/>
                </w:r>
                <w:r>
                  <w:rPr>
                    <w:noProof/>
                    <w:webHidden/>
                  </w:rPr>
                  <w:fldChar w:fldCharType="begin"/>
                </w:r>
                <w:r>
                  <w:rPr>
                    <w:noProof/>
                    <w:webHidden/>
                  </w:rPr>
                  <w:instrText xml:space="preserve"> PAGEREF _Toc528832551 \h </w:instrText>
                </w:r>
                <w:r>
                  <w:rPr>
                    <w:noProof/>
                    <w:webHidden/>
                  </w:rPr>
                </w:r>
              </w:ins>
              <w:r>
                <w:rPr>
                  <w:noProof/>
                  <w:webHidden/>
                </w:rPr>
                <w:fldChar w:fldCharType="separate"/>
              </w:r>
              <w:ins w:id="353"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54" w:author="Jamson" w:date="2018-11-01T10:45:00Z"/>
                  <w:noProof/>
                </w:rPr>
              </w:pPr>
              <w:ins w:id="355" w:author="Jamson" w:date="2018-11-01T10:45:00Z">
                <w:r w:rsidRPr="00EB0CF1">
                  <w:rPr>
                    <w:rStyle w:val="a6"/>
                    <w:noProof/>
                  </w:rPr>
                  <w:fldChar w:fldCharType="begin"/>
                </w:r>
                <w:r w:rsidRPr="00EB0CF1">
                  <w:rPr>
                    <w:rStyle w:val="a6"/>
                    <w:noProof/>
                  </w:rPr>
                  <w:instrText xml:space="preserve"> </w:instrText>
                </w:r>
                <w:r>
                  <w:rPr>
                    <w:noProof/>
                  </w:rPr>
                  <w:instrText>HYPERLINK \l "_Toc528832552"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7.7</w:t>
                </w:r>
                <w:r>
                  <w:rPr>
                    <w:noProof/>
                  </w:rPr>
                  <w:tab/>
                </w:r>
                <w:r w:rsidRPr="00EB0CF1">
                  <w:rPr>
                    <w:rStyle w:val="a6"/>
                    <w:rFonts w:hint="eastAsia"/>
                    <w:noProof/>
                  </w:rPr>
                  <w:t>继承类和实现接口</w:t>
                </w:r>
                <w:r>
                  <w:rPr>
                    <w:noProof/>
                    <w:webHidden/>
                  </w:rPr>
                  <w:tab/>
                </w:r>
                <w:r>
                  <w:rPr>
                    <w:noProof/>
                    <w:webHidden/>
                  </w:rPr>
                  <w:fldChar w:fldCharType="begin"/>
                </w:r>
                <w:r>
                  <w:rPr>
                    <w:noProof/>
                    <w:webHidden/>
                  </w:rPr>
                  <w:instrText xml:space="preserve"> PAGEREF _Toc528832552 \h </w:instrText>
                </w:r>
                <w:r>
                  <w:rPr>
                    <w:noProof/>
                    <w:webHidden/>
                  </w:rPr>
                </w:r>
              </w:ins>
              <w:r>
                <w:rPr>
                  <w:noProof/>
                  <w:webHidden/>
                </w:rPr>
                <w:fldChar w:fldCharType="separate"/>
              </w:r>
              <w:ins w:id="356"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57" w:author="Jamson" w:date="2018-11-01T10:45:00Z"/>
                  <w:noProof/>
                </w:rPr>
              </w:pPr>
              <w:ins w:id="358" w:author="Jamson" w:date="2018-11-01T10:45:00Z">
                <w:r w:rsidRPr="00EB0CF1">
                  <w:rPr>
                    <w:rStyle w:val="a6"/>
                    <w:noProof/>
                  </w:rPr>
                  <w:fldChar w:fldCharType="begin"/>
                </w:r>
                <w:r w:rsidRPr="00EB0CF1">
                  <w:rPr>
                    <w:rStyle w:val="a6"/>
                    <w:noProof/>
                  </w:rPr>
                  <w:instrText xml:space="preserve"> </w:instrText>
                </w:r>
                <w:r>
                  <w:rPr>
                    <w:noProof/>
                  </w:rPr>
                  <w:instrText>HYPERLINK \l "_Toc528832553"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7.7.1</w:t>
                </w:r>
                <w:r>
                  <w:rPr>
                    <w:noProof/>
                  </w:rPr>
                  <w:tab/>
                </w:r>
                <w:r w:rsidRPr="00EB0CF1">
                  <w:rPr>
                    <w:rStyle w:val="a6"/>
                    <w:rFonts w:hint="eastAsia"/>
                    <w:noProof/>
                  </w:rPr>
                  <w:t>继承类</w:t>
                </w:r>
                <w:r>
                  <w:rPr>
                    <w:noProof/>
                    <w:webHidden/>
                  </w:rPr>
                  <w:tab/>
                </w:r>
                <w:r>
                  <w:rPr>
                    <w:noProof/>
                    <w:webHidden/>
                  </w:rPr>
                  <w:fldChar w:fldCharType="begin"/>
                </w:r>
                <w:r>
                  <w:rPr>
                    <w:noProof/>
                    <w:webHidden/>
                  </w:rPr>
                  <w:instrText xml:space="preserve"> PAGEREF _Toc528832553 \h </w:instrText>
                </w:r>
                <w:r>
                  <w:rPr>
                    <w:noProof/>
                    <w:webHidden/>
                  </w:rPr>
                </w:r>
              </w:ins>
              <w:r>
                <w:rPr>
                  <w:noProof/>
                  <w:webHidden/>
                </w:rPr>
                <w:fldChar w:fldCharType="separate"/>
              </w:r>
              <w:ins w:id="359"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60" w:author="Jamson" w:date="2018-11-01T10:45:00Z"/>
                  <w:noProof/>
                </w:rPr>
              </w:pPr>
              <w:ins w:id="361" w:author="Jamson" w:date="2018-11-01T10:45:00Z">
                <w:r w:rsidRPr="00EB0CF1">
                  <w:rPr>
                    <w:rStyle w:val="a6"/>
                    <w:noProof/>
                  </w:rPr>
                  <w:fldChar w:fldCharType="begin"/>
                </w:r>
                <w:r w:rsidRPr="00EB0CF1">
                  <w:rPr>
                    <w:rStyle w:val="a6"/>
                    <w:noProof/>
                  </w:rPr>
                  <w:instrText xml:space="preserve"> </w:instrText>
                </w:r>
                <w:r>
                  <w:rPr>
                    <w:noProof/>
                  </w:rPr>
                  <w:instrText>HYPERLINK \l "_Toc528832554"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7.7.2</w:t>
                </w:r>
                <w:r>
                  <w:rPr>
                    <w:noProof/>
                  </w:rPr>
                  <w:tab/>
                </w:r>
                <w:r w:rsidRPr="00EB0CF1">
                  <w:rPr>
                    <w:rStyle w:val="a6"/>
                    <w:rFonts w:hint="eastAsia"/>
                    <w:noProof/>
                  </w:rPr>
                  <w:t>实现接口</w:t>
                </w:r>
                <w:r>
                  <w:rPr>
                    <w:noProof/>
                    <w:webHidden/>
                  </w:rPr>
                  <w:tab/>
                </w:r>
                <w:r>
                  <w:rPr>
                    <w:noProof/>
                    <w:webHidden/>
                  </w:rPr>
                  <w:fldChar w:fldCharType="begin"/>
                </w:r>
                <w:r>
                  <w:rPr>
                    <w:noProof/>
                    <w:webHidden/>
                  </w:rPr>
                  <w:instrText xml:space="preserve"> PAGEREF _Toc528832554 \h </w:instrText>
                </w:r>
                <w:r>
                  <w:rPr>
                    <w:noProof/>
                    <w:webHidden/>
                  </w:rPr>
                </w:r>
              </w:ins>
              <w:r>
                <w:rPr>
                  <w:noProof/>
                  <w:webHidden/>
                </w:rPr>
                <w:fldChar w:fldCharType="separate"/>
              </w:r>
              <w:ins w:id="362"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63" w:author="Jamson" w:date="2018-11-01T10:45:00Z"/>
                  <w:noProof/>
                </w:rPr>
              </w:pPr>
              <w:ins w:id="364" w:author="Jamson" w:date="2018-11-01T10:45:00Z">
                <w:r w:rsidRPr="00EB0CF1">
                  <w:rPr>
                    <w:rStyle w:val="a6"/>
                    <w:noProof/>
                  </w:rPr>
                  <w:fldChar w:fldCharType="begin"/>
                </w:r>
                <w:r w:rsidRPr="00EB0CF1">
                  <w:rPr>
                    <w:rStyle w:val="a6"/>
                    <w:noProof/>
                  </w:rPr>
                  <w:instrText xml:space="preserve"> </w:instrText>
                </w:r>
                <w:r>
                  <w:rPr>
                    <w:noProof/>
                  </w:rPr>
                  <w:instrText>HYPERLINK \l "_Toc528832555"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7.8</w:t>
                </w:r>
                <w:r>
                  <w:rPr>
                    <w:noProof/>
                  </w:rPr>
                  <w:tab/>
                </w:r>
                <w:r w:rsidRPr="00EB0CF1">
                  <w:rPr>
                    <w:rStyle w:val="a6"/>
                    <w:rFonts w:hint="eastAsia"/>
                    <w:noProof/>
                  </w:rPr>
                  <w:t>编写代码</w:t>
                </w:r>
                <w:r>
                  <w:rPr>
                    <w:noProof/>
                    <w:webHidden/>
                  </w:rPr>
                  <w:tab/>
                </w:r>
                <w:r>
                  <w:rPr>
                    <w:noProof/>
                    <w:webHidden/>
                  </w:rPr>
                  <w:fldChar w:fldCharType="begin"/>
                </w:r>
                <w:r>
                  <w:rPr>
                    <w:noProof/>
                    <w:webHidden/>
                  </w:rPr>
                  <w:instrText xml:space="preserve"> PAGEREF _Toc528832555 \h </w:instrText>
                </w:r>
                <w:r>
                  <w:rPr>
                    <w:noProof/>
                    <w:webHidden/>
                  </w:rPr>
                </w:r>
              </w:ins>
              <w:r>
                <w:rPr>
                  <w:noProof/>
                  <w:webHidden/>
                </w:rPr>
                <w:fldChar w:fldCharType="separate"/>
              </w:r>
              <w:ins w:id="365"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66" w:author="Jamson" w:date="2018-11-01T10:45:00Z"/>
                  <w:noProof/>
                </w:rPr>
              </w:pPr>
              <w:ins w:id="367" w:author="Jamson" w:date="2018-11-01T10:45:00Z">
                <w:r w:rsidRPr="00EB0CF1">
                  <w:rPr>
                    <w:rStyle w:val="a6"/>
                    <w:noProof/>
                  </w:rPr>
                  <w:fldChar w:fldCharType="begin"/>
                </w:r>
                <w:r w:rsidRPr="00EB0CF1">
                  <w:rPr>
                    <w:rStyle w:val="a6"/>
                    <w:noProof/>
                  </w:rPr>
                  <w:instrText xml:space="preserve"> </w:instrText>
                </w:r>
                <w:r>
                  <w:rPr>
                    <w:noProof/>
                  </w:rPr>
                  <w:instrText>HYPERLINK \l "_Toc528832556"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7.8.1</w:t>
                </w:r>
                <w:r>
                  <w:rPr>
                    <w:noProof/>
                  </w:rPr>
                  <w:tab/>
                </w:r>
                <w:r w:rsidRPr="00EB0CF1">
                  <w:rPr>
                    <w:rStyle w:val="a6"/>
                    <w:rFonts w:hint="eastAsia"/>
                    <w:noProof/>
                  </w:rPr>
                  <w:t>依赖注入</w:t>
                </w:r>
                <w:r>
                  <w:rPr>
                    <w:noProof/>
                    <w:webHidden/>
                  </w:rPr>
                  <w:tab/>
                </w:r>
                <w:r>
                  <w:rPr>
                    <w:noProof/>
                    <w:webHidden/>
                  </w:rPr>
                  <w:fldChar w:fldCharType="begin"/>
                </w:r>
                <w:r>
                  <w:rPr>
                    <w:noProof/>
                    <w:webHidden/>
                  </w:rPr>
                  <w:instrText xml:space="preserve"> PAGEREF _Toc528832556 \h </w:instrText>
                </w:r>
                <w:r>
                  <w:rPr>
                    <w:noProof/>
                    <w:webHidden/>
                  </w:rPr>
                </w:r>
              </w:ins>
              <w:r>
                <w:rPr>
                  <w:noProof/>
                  <w:webHidden/>
                </w:rPr>
                <w:fldChar w:fldCharType="separate"/>
              </w:r>
              <w:ins w:id="368"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69" w:author="Jamson" w:date="2018-11-01T10:45:00Z"/>
                  <w:noProof/>
                </w:rPr>
              </w:pPr>
              <w:ins w:id="370" w:author="Jamson" w:date="2018-11-01T10:45:00Z">
                <w:r w:rsidRPr="00EB0CF1">
                  <w:rPr>
                    <w:rStyle w:val="a6"/>
                    <w:noProof/>
                  </w:rPr>
                  <w:fldChar w:fldCharType="begin"/>
                </w:r>
                <w:r w:rsidRPr="00EB0CF1">
                  <w:rPr>
                    <w:rStyle w:val="a6"/>
                    <w:noProof/>
                  </w:rPr>
                  <w:instrText xml:space="preserve"> </w:instrText>
                </w:r>
                <w:r>
                  <w:rPr>
                    <w:noProof/>
                  </w:rPr>
                  <w:instrText>HYPERLINK \l "_Toc528832557"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7.8.2</w:t>
                </w:r>
                <w:r>
                  <w:rPr>
                    <w:noProof/>
                  </w:rPr>
                  <w:tab/>
                </w:r>
                <w:r w:rsidRPr="00EB0CF1">
                  <w:rPr>
                    <w:rStyle w:val="a6"/>
                    <w:rFonts w:hint="eastAsia"/>
                    <w:noProof/>
                  </w:rPr>
                  <w:t>构造函数</w:t>
                </w:r>
                <w:r>
                  <w:rPr>
                    <w:noProof/>
                    <w:webHidden/>
                  </w:rPr>
                  <w:tab/>
                </w:r>
                <w:r>
                  <w:rPr>
                    <w:noProof/>
                    <w:webHidden/>
                  </w:rPr>
                  <w:fldChar w:fldCharType="begin"/>
                </w:r>
                <w:r>
                  <w:rPr>
                    <w:noProof/>
                    <w:webHidden/>
                  </w:rPr>
                  <w:instrText xml:space="preserve"> PAGEREF _Toc528832557 \h </w:instrText>
                </w:r>
                <w:r>
                  <w:rPr>
                    <w:noProof/>
                    <w:webHidden/>
                  </w:rPr>
                </w:r>
              </w:ins>
              <w:r>
                <w:rPr>
                  <w:noProof/>
                  <w:webHidden/>
                </w:rPr>
                <w:fldChar w:fldCharType="separate"/>
              </w:r>
              <w:ins w:id="371" w:author="Jamson" w:date="2018-11-01T10:45:00Z">
                <w:r>
                  <w:rPr>
                    <w:noProof/>
                    <w:webHidden/>
                  </w:rPr>
                  <w:t>49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72" w:author="Jamson" w:date="2018-11-01T10:45:00Z"/>
                  <w:noProof/>
                </w:rPr>
              </w:pPr>
              <w:ins w:id="373" w:author="Jamson" w:date="2018-11-01T10:45:00Z">
                <w:r w:rsidRPr="00EB0CF1">
                  <w:rPr>
                    <w:rStyle w:val="a6"/>
                    <w:noProof/>
                  </w:rPr>
                  <w:fldChar w:fldCharType="begin"/>
                </w:r>
                <w:r w:rsidRPr="00EB0CF1">
                  <w:rPr>
                    <w:rStyle w:val="a6"/>
                    <w:noProof/>
                  </w:rPr>
                  <w:instrText xml:space="preserve"> </w:instrText>
                </w:r>
                <w:r>
                  <w:rPr>
                    <w:noProof/>
                  </w:rPr>
                  <w:instrText>HYPERLINK \l "_Toc528832558"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7.8.3</w:t>
                </w:r>
                <w:r>
                  <w:rPr>
                    <w:noProof/>
                  </w:rPr>
                  <w:tab/>
                </w:r>
                <w:r w:rsidRPr="00EB0CF1">
                  <w:rPr>
                    <w:rStyle w:val="a6"/>
                    <w:rFonts w:hint="eastAsia"/>
                    <w:noProof/>
                  </w:rPr>
                  <w:t>事务控制</w:t>
                </w:r>
                <w:r>
                  <w:rPr>
                    <w:noProof/>
                    <w:webHidden/>
                  </w:rPr>
                  <w:tab/>
                </w:r>
                <w:r>
                  <w:rPr>
                    <w:noProof/>
                    <w:webHidden/>
                  </w:rPr>
                  <w:fldChar w:fldCharType="begin"/>
                </w:r>
                <w:r>
                  <w:rPr>
                    <w:noProof/>
                    <w:webHidden/>
                  </w:rPr>
                  <w:instrText xml:space="preserve"> PAGEREF _Toc528832558 \h </w:instrText>
                </w:r>
                <w:r>
                  <w:rPr>
                    <w:noProof/>
                    <w:webHidden/>
                  </w:rPr>
                </w:r>
              </w:ins>
              <w:r>
                <w:rPr>
                  <w:noProof/>
                  <w:webHidden/>
                </w:rPr>
                <w:fldChar w:fldCharType="separate"/>
              </w:r>
              <w:ins w:id="374" w:author="Jamson" w:date="2018-11-01T10:45:00Z">
                <w:r>
                  <w:rPr>
                    <w:noProof/>
                    <w:webHidden/>
                  </w:rPr>
                  <w:t>50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75" w:author="Jamson" w:date="2018-11-01T10:45:00Z"/>
                  <w:noProof/>
                </w:rPr>
              </w:pPr>
              <w:ins w:id="376" w:author="Jamson" w:date="2018-11-01T10:45:00Z">
                <w:r w:rsidRPr="00EB0CF1">
                  <w:rPr>
                    <w:rStyle w:val="a6"/>
                    <w:noProof/>
                  </w:rPr>
                  <w:fldChar w:fldCharType="begin"/>
                </w:r>
                <w:r w:rsidRPr="00EB0CF1">
                  <w:rPr>
                    <w:rStyle w:val="a6"/>
                    <w:noProof/>
                  </w:rPr>
                  <w:instrText xml:space="preserve"> </w:instrText>
                </w:r>
                <w:r>
                  <w:rPr>
                    <w:noProof/>
                  </w:rPr>
                  <w:instrText>HYPERLINK \l "_Toc528832559"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7.8.4</w:t>
                </w:r>
                <w:r>
                  <w:rPr>
                    <w:noProof/>
                  </w:rPr>
                  <w:tab/>
                </w:r>
                <w:r w:rsidRPr="00EB0CF1">
                  <w:rPr>
                    <w:rStyle w:val="a6"/>
                    <w:rFonts w:hint="eastAsia"/>
                    <w:noProof/>
                  </w:rPr>
                  <w:t>给号器代码</w:t>
                </w:r>
                <w:r>
                  <w:rPr>
                    <w:noProof/>
                    <w:webHidden/>
                  </w:rPr>
                  <w:tab/>
                </w:r>
                <w:r>
                  <w:rPr>
                    <w:noProof/>
                    <w:webHidden/>
                  </w:rPr>
                  <w:fldChar w:fldCharType="begin"/>
                </w:r>
                <w:r>
                  <w:rPr>
                    <w:noProof/>
                    <w:webHidden/>
                  </w:rPr>
                  <w:instrText xml:space="preserve"> PAGEREF _Toc528832559 \h </w:instrText>
                </w:r>
                <w:r>
                  <w:rPr>
                    <w:noProof/>
                    <w:webHidden/>
                  </w:rPr>
                </w:r>
              </w:ins>
              <w:r>
                <w:rPr>
                  <w:noProof/>
                  <w:webHidden/>
                </w:rPr>
                <w:fldChar w:fldCharType="separate"/>
              </w:r>
              <w:ins w:id="377" w:author="Jamson" w:date="2018-11-01T10:45:00Z">
                <w:r>
                  <w:rPr>
                    <w:noProof/>
                    <w:webHidden/>
                  </w:rPr>
                  <w:t>50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78" w:author="Jamson" w:date="2018-11-01T10:45:00Z"/>
                  <w:noProof/>
                </w:rPr>
              </w:pPr>
              <w:ins w:id="379" w:author="Jamson" w:date="2018-11-01T10:45:00Z">
                <w:r w:rsidRPr="00EB0CF1">
                  <w:rPr>
                    <w:rStyle w:val="a6"/>
                    <w:noProof/>
                  </w:rPr>
                  <w:fldChar w:fldCharType="begin"/>
                </w:r>
                <w:r w:rsidRPr="00EB0CF1">
                  <w:rPr>
                    <w:rStyle w:val="a6"/>
                    <w:noProof/>
                  </w:rPr>
                  <w:instrText xml:space="preserve"> </w:instrText>
                </w:r>
                <w:r>
                  <w:rPr>
                    <w:noProof/>
                  </w:rPr>
                  <w:instrText>HYPERLINK \l "_Toc528832560"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7.8.5</w:t>
                </w:r>
                <w:r>
                  <w:rPr>
                    <w:noProof/>
                  </w:rPr>
                  <w:tab/>
                </w:r>
                <w:r w:rsidRPr="00EB0CF1">
                  <w:rPr>
                    <w:rStyle w:val="a6"/>
                    <w:rFonts w:hint="eastAsia"/>
                    <w:noProof/>
                  </w:rPr>
                  <w:t>业务缓存</w:t>
                </w:r>
                <w:r>
                  <w:rPr>
                    <w:noProof/>
                    <w:webHidden/>
                  </w:rPr>
                  <w:tab/>
                </w:r>
                <w:r>
                  <w:rPr>
                    <w:noProof/>
                    <w:webHidden/>
                  </w:rPr>
                  <w:fldChar w:fldCharType="begin"/>
                </w:r>
                <w:r>
                  <w:rPr>
                    <w:noProof/>
                    <w:webHidden/>
                  </w:rPr>
                  <w:instrText xml:space="preserve"> PAGEREF _Toc528832560 \h </w:instrText>
                </w:r>
                <w:r>
                  <w:rPr>
                    <w:noProof/>
                    <w:webHidden/>
                  </w:rPr>
                </w:r>
              </w:ins>
              <w:r>
                <w:rPr>
                  <w:noProof/>
                  <w:webHidden/>
                </w:rPr>
                <w:fldChar w:fldCharType="separate"/>
              </w:r>
              <w:ins w:id="380" w:author="Jamson" w:date="2018-11-01T10:45:00Z">
                <w:r>
                  <w:rPr>
                    <w:noProof/>
                    <w:webHidden/>
                  </w:rPr>
                  <w:t>50</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81" w:author="Jamson" w:date="2018-11-01T10:45:00Z"/>
                  <w:noProof/>
                </w:rPr>
              </w:pPr>
              <w:ins w:id="382" w:author="Jamson" w:date="2018-11-01T10:45:00Z">
                <w:r w:rsidRPr="00EB0CF1">
                  <w:rPr>
                    <w:rStyle w:val="a6"/>
                    <w:noProof/>
                  </w:rPr>
                  <w:fldChar w:fldCharType="begin"/>
                </w:r>
                <w:r w:rsidRPr="00EB0CF1">
                  <w:rPr>
                    <w:rStyle w:val="a6"/>
                    <w:noProof/>
                  </w:rPr>
                  <w:instrText xml:space="preserve"> </w:instrText>
                </w:r>
                <w:r>
                  <w:rPr>
                    <w:noProof/>
                  </w:rPr>
                  <w:instrText>HYPERLINK \l "_Toc528832561"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7.8.6</w:t>
                </w:r>
                <w:r>
                  <w:rPr>
                    <w:noProof/>
                  </w:rPr>
                  <w:tab/>
                </w:r>
                <w:r w:rsidRPr="00EB0CF1">
                  <w:rPr>
                    <w:rStyle w:val="a6"/>
                    <w:rFonts w:hint="eastAsia"/>
                    <w:noProof/>
                  </w:rPr>
                  <w:t>清除缓存</w:t>
                </w:r>
                <w:r>
                  <w:rPr>
                    <w:noProof/>
                    <w:webHidden/>
                  </w:rPr>
                  <w:tab/>
                </w:r>
                <w:r>
                  <w:rPr>
                    <w:noProof/>
                    <w:webHidden/>
                  </w:rPr>
                  <w:fldChar w:fldCharType="begin"/>
                </w:r>
                <w:r>
                  <w:rPr>
                    <w:noProof/>
                    <w:webHidden/>
                  </w:rPr>
                  <w:instrText xml:space="preserve"> PAGEREF _Toc528832561 \h </w:instrText>
                </w:r>
                <w:r>
                  <w:rPr>
                    <w:noProof/>
                    <w:webHidden/>
                  </w:rPr>
                </w:r>
              </w:ins>
              <w:r>
                <w:rPr>
                  <w:noProof/>
                  <w:webHidden/>
                </w:rPr>
                <w:fldChar w:fldCharType="separate"/>
              </w:r>
              <w:ins w:id="383" w:author="Jamson" w:date="2018-11-01T10:45:00Z">
                <w:r>
                  <w:rPr>
                    <w:noProof/>
                    <w:webHidden/>
                  </w:rPr>
                  <w:t>51</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84" w:author="Jamson" w:date="2018-11-01T10:45:00Z"/>
                  <w:noProof/>
                </w:rPr>
              </w:pPr>
              <w:ins w:id="385" w:author="Jamson" w:date="2018-11-01T10:45:00Z">
                <w:r w:rsidRPr="00EB0CF1">
                  <w:rPr>
                    <w:rStyle w:val="a6"/>
                    <w:noProof/>
                  </w:rPr>
                  <w:fldChar w:fldCharType="begin"/>
                </w:r>
                <w:r w:rsidRPr="00EB0CF1">
                  <w:rPr>
                    <w:rStyle w:val="a6"/>
                    <w:noProof/>
                  </w:rPr>
                  <w:instrText xml:space="preserve"> </w:instrText>
                </w:r>
                <w:r>
                  <w:rPr>
                    <w:noProof/>
                  </w:rPr>
                  <w:instrText>HYPERLINK \l "_Toc528832562"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7.9</w:t>
                </w:r>
                <w:r>
                  <w:rPr>
                    <w:noProof/>
                  </w:rPr>
                  <w:tab/>
                </w:r>
                <w:r w:rsidRPr="00EB0CF1">
                  <w:rPr>
                    <w:rStyle w:val="a6"/>
                    <w:rFonts w:hint="eastAsia"/>
                    <w:noProof/>
                  </w:rPr>
                  <w:t>资源</w:t>
                </w:r>
                <w:r>
                  <w:rPr>
                    <w:noProof/>
                    <w:webHidden/>
                  </w:rPr>
                  <w:tab/>
                </w:r>
                <w:r>
                  <w:rPr>
                    <w:noProof/>
                    <w:webHidden/>
                  </w:rPr>
                  <w:fldChar w:fldCharType="begin"/>
                </w:r>
                <w:r>
                  <w:rPr>
                    <w:noProof/>
                    <w:webHidden/>
                  </w:rPr>
                  <w:instrText xml:space="preserve"> PAGEREF _Toc528832562 \h </w:instrText>
                </w:r>
                <w:r>
                  <w:rPr>
                    <w:noProof/>
                    <w:webHidden/>
                  </w:rPr>
                </w:r>
              </w:ins>
              <w:r>
                <w:rPr>
                  <w:noProof/>
                  <w:webHidden/>
                </w:rPr>
                <w:fldChar w:fldCharType="separate"/>
              </w:r>
              <w:ins w:id="386" w:author="Jamson" w:date="2018-11-01T10:45:00Z">
                <w:r>
                  <w:rPr>
                    <w:noProof/>
                    <w:webHidden/>
                  </w:rPr>
                  <w:t>51</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87" w:author="Jamson" w:date="2018-11-01T10:45:00Z"/>
                  <w:noProof/>
                </w:rPr>
              </w:pPr>
              <w:ins w:id="388" w:author="Jamson" w:date="2018-11-01T10:45:00Z">
                <w:r w:rsidRPr="00EB0CF1">
                  <w:rPr>
                    <w:rStyle w:val="a6"/>
                    <w:noProof/>
                  </w:rPr>
                  <w:fldChar w:fldCharType="begin"/>
                </w:r>
                <w:r w:rsidRPr="00EB0CF1">
                  <w:rPr>
                    <w:rStyle w:val="a6"/>
                    <w:noProof/>
                  </w:rPr>
                  <w:instrText xml:space="preserve"> </w:instrText>
                </w:r>
                <w:r>
                  <w:rPr>
                    <w:noProof/>
                  </w:rPr>
                  <w:instrText>HYPERLINK \l "_Toc528832563"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7.10</w:t>
                </w:r>
                <w:r>
                  <w:rPr>
                    <w:noProof/>
                  </w:rPr>
                  <w:tab/>
                </w:r>
                <w:r w:rsidRPr="00EB0CF1">
                  <w:rPr>
                    <w:rStyle w:val="a6"/>
                    <w:rFonts w:hint="eastAsia"/>
                    <w:noProof/>
                  </w:rPr>
                  <w:t>单元测试</w:t>
                </w:r>
                <w:r>
                  <w:rPr>
                    <w:noProof/>
                    <w:webHidden/>
                  </w:rPr>
                  <w:tab/>
                </w:r>
                <w:r>
                  <w:rPr>
                    <w:noProof/>
                    <w:webHidden/>
                  </w:rPr>
                  <w:fldChar w:fldCharType="begin"/>
                </w:r>
                <w:r>
                  <w:rPr>
                    <w:noProof/>
                    <w:webHidden/>
                  </w:rPr>
                  <w:instrText xml:space="preserve"> PAGEREF _Toc528832563 \h </w:instrText>
                </w:r>
                <w:r>
                  <w:rPr>
                    <w:noProof/>
                    <w:webHidden/>
                  </w:rPr>
                </w:r>
              </w:ins>
              <w:r>
                <w:rPr>
                  <w:noProof/>
                  <w:webHidden/>
                </w:rPr>
                <w:fldChar w:fldCharType="separate"/>
              </w:r>
              <w:ins w:id="389" w:author="Jamson" w:date="2018-11-01T10:45:00Z">
                <w:r>
                  <w:rPr>
                    <w:noProof/>
                    <w:webHidden/>
                  </w:rPr>
                  <w:t>51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90" w:author="Jamson" w:date="2018-11-01T10:45:00Z"/>
                  <w:noProof/>
                </w:rPr>
              </w:pPr>
              <w:ins w:id="391" w:author="Jamson" w:date="2018-11-01T10:45:00Z">
                <w:r w:rsidRPr="00EB0CF1">
                  <w:rPr>
                    <w:rStyle w:val="a6"/>
                    <w:noProof/>
                  </w:rPr>
                  <w:fldChar w:fldCharType="begin"/>
                </w:r>
                <w:r w:rsidRPr="00EB0CF1">
                  <w:rPr>
                    <w:rStyle w:val="a6"/>
                    <w:noProof/>
                  </w:rPr>
                  <w:instrText xml:space="preserve"> </w:instrText>
                </w:r>
                <w:r>
                  <w:rPr>
                    <w:noProof/>
                  </w:rPr>
                  <w:instrText>HYPERLINK \l "_Toc528832564"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7.10.1</w:t>
                </w:r>
                <w:r>
                  <w:rPr>
                    <w:noProof/>
                  </w:rPr>
                  <w:tab/>
                </w:r>
                <w:r w:rsidRPr="00EB0CF1">
                  <w:rPr>
                    <w:rStyle w:val="a6"/>
                    <w:rFonts w:hint="eastAsia"/>
                    <w:noProof/>
                  </w:rPr>
                  <w:t>测试基类</w:t>
                </w:r>
                <w:r>
                  <w:rPr>
                    <w:noProof/>
                    <w:webHidden/>
                  </w:rPr>
                  <w:tab/>
                </w:r>
                <w:r>
                  <w:rPr>
                    <w:noProof/>
                    <w:webHidden/>
                  </w:rPr>
                  <w:fldChar w:fldCharType="begin"/>
                </w:r>
                <w:r>
                  <w:rPr>
                    <w:noProof/>
                    <w:webHidden/>
                  </w:rPr>
                  <w:instrText xml:space="preserve"> PAGEREF _Toc528832564 \h </w:instrText>
                </w:r>
                <w:r>
                  <w:rPr>
                    <w:noProof/>
                    <w:webHidden/>
                  </w:rPr>
                </w:r>
              </w:ins>
              <w:r>
                <w:rPr>
                  <w:noProof/>
                  <w:webHidden/>
                </w:rPr>
                <w:fldChar w:fldCharType="separate"/>
              </w:r>
              <w:ins w:id="392" w:author="Jamson" w:date="2018-11-01T10:45:00Z">
                <w:r>
                  <w:rPr>
                    <w:noProof/>
                    <w:webHidden/>
                  </w:rPr>
                  <w:t>51</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393" w:author="Jamson" w:date="2018-11-01T10:45:00Z"/>
                  <w:noProof/>
                </w:rPr>
              </w:pPr>
              <w:ins w:id="394" w:author="Jamson" w:date="2018-11-01T10:45:00Z">
                <w:r w:rsidRPr="00EB0CF1">
                  <w:rPr>
                    <w:rStyle w:val="a6"/>
                    <w:noProof/>
                  </w:rPr>
                  <w:lastRenderedPageBreak/>
                  <w:fldChar w:fldCharType="begin"/>
                </w:r>
                <w:r w:rsidRPr="00EB0CF1">
                  <w:rPr>
                    <w:rStyle w:val="a6"/>
                    <w:noProof/>
                  </w:rPr>
                  <w:instrText xml:space="preserve"> </w:instrText>
                </w:r>
                <w:r>
                  <w:rPr>
                    <w:noProof/>
                  </w:rPr>
                  <w:instrText>HYPERLINK \l "_Toc528832565"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7.10.2</w:t>
                </w:r>
                <w:r>
                  <w:rPr>
                    <w:noProof/>
                  </w:rPr>
                  <w:tab/>
                </w:r>
                <w:r w:rsidRPr="00EB0CF1">
                  <w:rPr>
                    <w:rStyle w:val="a6"/>
                    <w:rFonts w:hint="eastAsia"/>
                    <w:noProof/>
                  </w:rPr>
                  <w:t>测试类</w:t>
                </w:r>
                <w:r>
                  <w:rPr>
                    <w:noProof/>
                    <w:webHidden/>
                  </w:rPr>
                  <w:tab/>
                </w:r>
                <w:r>
                  <w:rPr>
                    <w:noProof/>
                    <w:webHidden/>
                  </w:rPr>
                  <w:fldChar w:fldCharType="begin"/>
                </w:r>
                <w:r>
                  <w:rPr>
                    <w:noProof/>
                    <w:webHidden/>
                  </w:rPr>
                  <w:instrText xml:space="preserve"> PAGEREF _Toc528832565 \h </w:instrText>
                </w:r>
                <w:r>
                  <w:rPr>
                    <w:noProof/>
                    <w:webHidden/>
                  </w:rPr>
                </w:r>
              </w:ins>
              <w:r>
                <w:rPr>
                  <w:noProof/>
                  <w:webHidden/>
                </w:rPr>
                <w:fldChar w:fldCharType="separate"/>
              </w:r>
              <w:ins w:id="395" w:author="Jamson" w:date="2018-11-01T10:45:00Z">
                <w:r>
                  <w:rPr>
                    <w:noProof/>
                    <w:webHidden/>
                  </w:rPr>
                  <w:t>51</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396" w:author="Jamson" w:date="2018-11-01T10:45:00Z"/>
                  <w:rFonts w:cstheme="minorBidi"/>
                  <w:noProof/>
                  <w:kern w:val="2"/>
                  <w:sz w:val="21"/>
                </w:rPr>
              </w:pPr>
              <w:ins w:id="397" w:author="Jamson" w:date="2018-11-01T10:45:00Z">
                <w:r w:rsidRPr="00EB0CF1">
                  <w:rPr>
                    <w:rStyle w:val="a6"/>
                    <w:noProof/>
                  </w:rPr>
                  <w:fldChar w:fldCharType="begin"/>
                </w:r>
                <w:r w:rsidRPr="00EB0CF1">
                  <w:rPr>
                    <w:rStyle w:val="a6"/>
                    <w:noProof/>
                  </w:rPr>
                  <w:instrText xml:space="preserve"> </w:instrText>
                </w:r>
                <w:r>
                  <w:rPr>
                    <w:noProof/>
                  </w:rPr>
                  <w:instrText>HYPERLINK \l "_Toc528832566"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8</w:t>
                </w:r>
                <w:r>
                  <w:rPr>
                    <w:rFonts w:cstheme="minorBidi"/>
                    <w:noProof/>
                    <w:kern w:val="2"/>
                    <w:sz w:val="21"/>
                  </w:rPr>
                  <w:tab/>
                </w:r>
                <w:r w:rsidRPr="00EB0CF1">
                  <w:rPr>
                    <w:rStyle w:val="a6"/>
                    <w:noProof/>
                  </w:rPr>
                  <w:t>Web</w:t>
                </w:r>
                <w:r>
                  <w:rPr>
                    <w:noProof/>
                    <w:webHidden/>
                  </w:rPr>
                  <w:tab/>
                </w:r>
                <w:r>
                  <w:rPr>
                    <w:noProof/>
                    <w:webHidden/>
                  </w:rPr>
                  <w:fldChar w:fldCharType="begin"/>
                </w:r>
                <w:r>
                  <w:rPr>
                    <w:noProof/>
                    <w:webHidden/>
                  </w:rPr>
                  <w:instrText xml:space="preserve"> PAGEREF _Toc528832566 \h </w:instrText>
                </w:r>
                <w:r>
                  <w:rPr>
                    <w:noProof/>
                    <w:webHidden/>
                  </w:rPr>
                </w:r>
              </w:ins>
              <w:r>
                <w:rPr>
                  <w:noProof/>
                  <w:webHidden/>
                </w:rPr>
                <w:fldChar w:fldCharType="separate"/>
              </w:r>
              <w:ins w:id="398" w:author="Jamson" w:date="2018-11-01T10:45:00Z">
                <w:r>
                  <w:rPr>
                    <w:noProof/>
                    <w:webHidden/>
                  </w:rPr>
                  <w:t>53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399" w:author="Jamson" w:date="2018-11-01T10:45:00Z"/>
                  <w:noProof/>
                </w:rPr>
              </w:pPr>
              <w:ins w:id="400" w:author="Jamson" w:date="2018-11-01T10:45:00Z">
                <w:r w:rsidRPr="00EB0CF1">
                  <w:rPr>
                    <w:rStyle w:val="a6"/>
                    <w:noProof/>
                  </w:rPr>
                  <w:fldChar w:fldCharType="begin"/>
                </w:r>
                <w:r w:rsidRPr="00EB0CF1">
                  <w:rPr>
                    <w:rStyle w:val="a6"/>
                    <w:noProof/>
                  </w:rPr>
                  <w:instrText xml:space="preserve"> </w:instrText>
                </w:r>
                <w:r>
                  <w:rPr>
                    <w:noProof/>
                  </w:rPr>
                  <w:instrText>HYPERLINK \l "_Toc528832567"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_Toc528832567 \h </w:instrText>
                </w:r>
                <w:r>
                  <w:rPr>
                    <w:noProof/>
                    <w:webHidden/>
                  </w:rPr>
                </w:r>
              </w:ins>
              <w:r>
                <w:rPr>
                  <w:noProof/>
                  <w:webHidden/>
                </w:rPr>
                <w:fldChar w:fldCharType="separate"/>
              </w:r>
              <w:ins w:id="401" w:author="Jamson" w:date="2018-11-01T10:45:00Z">
                <w:r>
                  <w:rPr>
                    <w:noProof/>
                    <w:webHidden/>
                  </w:rPr>
                  <w:t>53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02" w:author="Jamson" w:date="2018-11-01T10:45:00Z"/>
                  <w:noProof/>
                </w:rPr>
              </w:pPr>
              <w:ins w:id="403" w:author="Jamson" w:date="2018-11-01T10:45:00Z">
                <w:r w:rsidRPr="00EB0CF1">
                  <w:rPr>
                    <w:rStyle w:val="a6"/>
                    <w:noProof/>
                  </w:rPr>
                  <w:fldChar w:fldCharType="begin"/>
                </w:r>
                <w:r w:rsidRPr="00EB0CF1">
                  <w:rPr>
                    <w:rStyle w:val="a6"/>
                    <w:noProof/>
                  </w:rPr>
                  <w:instrText xml:space="preserve"> </w:instrText>
                </w:r>
                <w:r>
                  <w:rPr>
                    <w:noProof/>
                  </w:rPr>
                  <w:instrText>HYPERLINK \l "_Toc528832568"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8.2</w:t>
                </w:r>
                <w:r>
                  <w:rPr>
                    <w:noProof/>
                  </w:rPr>
                  <w:tab/>
                </w:r>
                <w:r w:rsidRPr="00EB0CF1">
                  <w:rPr>
                    <w:rStyle w:val="a6"/>
                    <w:rFonts w:hint="eastAsia"/>
                    <w:noProof/>
                  </w:rPr>
                  <w:t>配置文件</w:t>
                </w:r>
                <w:r w:rsidRPr="00EB0CF1">
                  <w:rPr>
                    <w:rStyle w:val="a6"/>
                    <w:noProof/>
                  </w:rPr>
                  <w:t>build.gradle</w:t>
                </w:r>
                <w:r>
                  <w:rPr>
                    <w:noProof/>
                    <w:webHidden/>
                  </w:rPr>
                  <w:tab/>
                </w:r>
                <w:r>
                  <w:rPr>
                    <w:noProof/>
                    <w:webHidden/>
                  </w:rPr>
                  <w:fldChar w:fldCharType="begin"/>
                </w:r>
                <w:r>
                  <w:rPr>
                    <w:noProof/>
                    <w:webHidden/>
                  </w:rPr>
                  <w:instrText xml:space="preserve"> PAGEREF _Toc528832568 \h </w:instrText>
                </w:r>
                <w:r>
                  <w:rPr>
                    <w:noProof/>
                    <w:webHidden/>
                  </w:rPr>
                </w:r>
              </w:ins>
              <w:r>
                <w:rPr>
                  <w:noProof/>
                  <w:webHidden/>
                </w:rPr>
                <w:fldChar w:fldCharType="separate"/>
              </w:r>
              <w:ins w:id="404" w:author="Jamson" w:date="2018-11-01T10:45:00Z">
                <w:r>
                  <w:rPr>
                    <w:noProof/>
                    <w:webHidden/>
                  </w:rPr>
                  <w:t>53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05" w:author="Jamson" w:date="2018-11-01T10:45:00Z"/>
                  <w:noProof/>
                </w:rPr>
              </w:pPr>
              <w:ins w:id="406" w:author="Jamson" w:date="2018-11-01T10:45:00Z">
                <w:r w:rsidRPr="00EB0CF1">
                  <w:rPr>
                    <w:rStyle w:val="a6"/>
                    <w:noProof/>
                  </w:rPr>
                  <w:fldChar w:fldCharType="begin"/>
                </w:r>
                <w:r w:rsidRPr="00EB0CF1">
                  <w:rPr>
                    <w:rStyle w:val="a6"/>
                    <w:noProof/>
                  </w:rPr>
                  <w:instrText xml:space="preserve"> </w:instrText>
                </w:r>
                <w:r>
                  <w:rPr>
                    <w:noProof/>
                  </w:rPr>
                  <w:instrText>HYPERLINK \l "_Toc528832569"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8.2.1</w:t>
                </w:r>
                <w:r>
                  <w:rPr>
                    <w:noProof/>
                  </w:rPr>
                  <w:tab/>
                </w:r>
                <w:r w:rsidRPr="00EB0CF1">
                  <w:rPr>
                    <w:rStyle w:val="a6"/>
                    <w:rFonts w:hint="eastAsia"/>
                    <w:noProof/>
                  </w:rPr>
                  <w:t>编码</w:t>
                </w:r>
                <w:r>
                  <w:rPr>
                    <w:noProof/>
                    <w:webHidden/>
                  </w:rPr>
                  <w:tab/>
                </w:r>
                <w:r>
                  <w:rPr>
                    <w:noProof/>
                    <w:webHidden/>
                  </w:rPr>
                  <w:fldChar w:fldCharType="begin"/>
                </w:r>
                <w:r>
                  <w:rPr>
                    <w:noProof/>
                    <w:webHidden/>
                  </w:rPr>
                  <w:instrText xml:space="preserve"> PAGEREF _Toc528832569 \h </w:instrText>
                </w:r>
                <w:r>
                  <w:rPr>
                    <w:noProof/>
                    <w:webHidden/>
                  </w:rPr>
                </w:r>
              </w:ins>
              <w:r>
                <w:rPr>
                  <w:noProof/>
                  <w:webHidden/>
                </w:rPr>
                <w:fldChar w:fldCharType="separate"/>
              </w:r>
              <w:ins w:id="407" w:author="Jamson" w:date="2018-11-01T10:45:00Z">
                <w:r>
                  <w:rPr>
                    <w:noProof/>
                    <w:webHidden/>
                  </w:rPr>
                  <w:t>53</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08" w:author="Jamson" w:date="2018-11-01T10:45:00Z"/>
                  <w:noProof/>
                </w:rPr>
              </w:pPr>
              <w:ins w:id="409" w:author="Jamson" w:date="2018-11-01T10:45:00Z">
                <w:r w:rsidRPr="00EB0CF1">
                  <w:rPr>
                    <w:rStyle w:val="a6"/>
                    <w:noProof/>
                  </w:rPr>
                  <w:fldChar w:fldCharType="begin"/>
                </w:r>
                <w:r w:rsidRPr="00EB0CF1">
                  <w:rPr>
                    <w:rStyle w:val="a6"/>
                    <w:noProof/>
                  </w:rPr>
                  <w:instrText xml:space="preserve"> </w:instrText>
                </w:r>
                <w:r>
                  <w:rPr>
                    <w:noProof/>
                  </w:rPr>
                  <w:instrText>HYPERLINK \l "_Toc528832570"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8.2.2</w:t>
                </w:r>
                <w:r>
                  <w:rPr>
                    <w:noProof/>
                  </w:rPr>
                  <w:tab/>
                </w:r>
                <w:r w:rsidRPr="00EB0CF1">
                  <w:rPr>
                    <w:rStyle w:val="a6"/>
                    <w:rFonts w:hint="eastAsia"/>
                    <w:noProof/>
                  </w:rPr>
                  <w:t>插件</w:t>
                </w:r>
                <w:r>
                  <w:rPr>
                    <w:noProof/>
                    <w:webHidden/>
                  </w:rPr>
                  <w:tab/>
                </w:r>
                <w:r>
                  <w:rPr>
                    <w:noProof/>
                    <w:webHidden/>
                  </w:rPr>
                  <w:fldChar w:fldCharType="begin"/>
                </w:r>
                <w:r>
                  <w:rPr>
                    <w:noProof/>
                    <w:webHidden/>
                  </w:rPr>
                  <w:instrText xml:space="preserve"> PAGEREF _Toc528832570 \h </w:instrText>
                </w:r>
                <w:r>
                  <w:rPr>
                    <w:noProof/>
                    <w:webHidden/>
                  </w:rPr>
                </w:r>
              </w:ins>
              <w:r>
                <w:rPr>
                  <w:noProof/>
                  <w:webHidden/>
                </w:rPr>
                <w:fldChar w:fldCharType="separate"/>
              </w:r>
              <w:ins w:id="410" w:author="Jamson" w:date="2018-11-01T10:45:00Z">
                <w:r>
                  <w:rPr>
                    <w:noProof/>
                    <w:webHidden/>
                  </w:rPr>
                  <w:t>54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11" w:author="Jamson" w:date="2018-11-01T10:45:00Z"/>
                  <w:noProof/>
                </w:rPr>
              </w:pPr>
              <w:ins w:id="412" w:author="Jamson" w:date="2018-11-01T10:45:00Z">
                <w:r w:rsidRPr="00EB0CF1">
                  <w:rPr>
                    <w:rStyle w:val="a6"/>
                    <w:noProof/>
                  </w:rPr>
                  <w:fldChar w:fldCharType="begin"/>
                </w:r>
                <w:r w:rsidRPr="00EB0CF1">
                  <w:rPr>
                    <w:rStyle w:val="a6"/>
                    <w:noProof/>
                  </w:rPr>
                  <w:instrText xml:space="preserve"> </w:instrText>
                </w:r>
                <w:r>
                  <w:rPr>
                    <w:noProof/>
                  </w:rPr>
                  <w:instrText>HYPERLINK \l "_Toc528832572"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8.2.3</w:t>
                </w:r>
                <w:r>
                  <w:rPr>
                    <w:noProof/>
                  </w:rPr>
                  <w:tab/>
                </w:r>
                <w:r w:rsidRPr="00EB0CF1">
                  <w:rPr>
                    <w:rStyle w:val="a6"/>
                    <w:noProof/>
                  </w:rPr>
                  <w:t>War</w:t>
                </w:r>
                <w:r w:rsidRPr="00EB0CF1">
                  <w:rPr>
                    <w:rStyle w:val="a6"/>
                    <w:rFonts w:hint="eastAsia"/>
                    <w:noProof/>
                  </w:rPr>
                  <w:t>包名称和路径</w:t>
                </w:r>
                <w:r>
                  <w:rPr>
                    <w:noProof/>
                    <w:webHidden/>
                  </w:rPr>
                  <w:tab/>
                </w:r>
                <w:r>
                  <w:rPr>
                    <w:noProof/>
                    <w:webHidden/>
                  </w:rPr>
                  <w:fldChar w:fldCharType="begin"/>
                </w:r>
                <w:r>
                  <w:rPr>
                    <w:noProof/>
                    <w:webHidden/>
                  </w:rPr>
                  <w:instrText xml:space="preserve"> PAGEREF _Toc528832572 \h </w:instrText>
                </w:r>
                <w:r>
                  <w:rPr>
                    <w:noProof/>
                    <w:webHidden/>
                  </w:rPr>
                </w:r>
              </w:ins>
              <w:r>
                <w:rPr>
                  <w:noProof/>
                  <w:webHidden/>
                </w:rPr>
                <w:fldChar w:fldCharType="separate"/>
              </w:r>
              <w:ins w:id="413" w:author="Jamson" w:date="2018-11-01T10:45:00Z">
                <w:r>
                  <w:rPr>
                    <w:noProof/>
                    <w:webHidden/>
                  </w:rPr>
                  <w:t>54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14" w:author="Jamson" w:date="2018-11-01T10:45:00Z"/>
                  <w:noProof/>
                </w:rPr>
              </w:pPr>
              <w:ins w:id="415" w:author="Jamson" w:date="2018-11-01T10:45:00Z">
                <w:r w:rsidRPr="00EB0CF1">
                  <w:rPr>
                    <w:rStyle w:val="a6"/>
                    <w:noProof/>
                  </w:rPr>
                  <w:fldChar w:fldCharType="begin"/>
                </w:r>
                <w:r w:rsidRPr="00EB0CF1">
                  <w:rPr>
                    <w:rStyle w:val="a6"/>
                    <w:noProof/>
                  </w:rPr>
                  <w:instrText xml:space="preserve"> </w:instrText>
                </w:r>
                <w:r>
                  <w:rPr>
                    <w:noProof/>
                  </w:rPr>
                  <w:instrText>HYPERLINK \l "_Toc528832573"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8.2.4</w:t>
                </w:r>
                <w:r>
                  <w:rPr>
                    <w:noProof/>
                  </w:rPr>
                  <w:tab/>
                </w:r>
                <w:r w:rsidRPr="00EB0CF1">
                  <w:rPr>
                    <w:rStyle w:val="a6"/>
                    <w:rFonts w:hint="eastAsia"/>
                    <w:noProof/>
                  </w:rPr>
                  <w:t>添加依赖</w:t>
                </w:r>
                <w:r>
                  <w:rPr>
                    <w:noProof/>
                    <w:webHidden/>
                  </w:rPr>
                  <w:tab/>
                </w:r>
                <w:r>
                  <w:rPr>
                    <w:noProof/>
                    <w:webHidden/>
                  </w:rPr>
                  <w:fldChar w:fldCharType="begin"/>
                </w:r>
                <w:r>
                  <w:rPr>
                    <w:noProof/>
                    <w:webHidden/>
                  </w:rPr>
                  <w:instrText xml:space="preserve"> PAGEREF _Toc528832573 \h </w:instrText>
                </w:r>
                <w:r>
                  <w:rPr>
                    <w:noProof/>
                    <w:webHidden/>
                  </w:rPr>
                </w:r>
              </w:ins>
              <w:r>
                <w:rPr>
                  <w:noProof/>
                  <w:webHidden/>
                </w:rPr>
                <w:fldChar w:fldCharType="separate"/>
              </w:r>
              <w:ins w:id="416" w:author="Jamson" w:date="2018-11-01T10:45:00Z">
                <w:r>
                  <w:rPr>
                    <w:noProof/>
                    <w:webHidden/>
                  </w:rPr>
                  <w:t>54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17" w:author="Jamson" w:date="2018-11-01T10:45:00Z"/>
                  <w:noProof/>
                </w:rPr>
              </w:pPr>
              <w:ins w:id="418" w:author="Jamson" w:date="2018-11-01T10:45:00Z">
                <w:r w:rsidRPr="00EB0CF1">
                  <w:rPr>
                    <w:rStyle w:val="a6"/>
                    <w:noProof/>
                  </w:rPr>
                  <w:fldChar w:fldCharType="begin"/>
                </w:r>
                <w:r w:rsidRPr="00EB0CF1">
                  <w:rPr>
                    <w:rStyle w:val="a6"/>
                    <w:noProof/>
                  </w:rPr>
                  <w:instrText xml:space="preserve"> </w:instrText>
                </w:r>
                <w:r>
                  <w:rPr>
                    <w:noProof/>
                  </w:rPr>
                  <w:instrText>HYPERLINK \l "_Toc528832574"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8.2.5</w:t>
                </w:r>
                <w:r>
                  <w:rPr>
                    <w:noProof/>
                  </w:rPr>
                  <w:tab/>
                </w:r>
                <w:r w:rsidRPr="00EB0CF1">
                  <w:rPr>
                    <w:rStyle w:val="a6"/>
                    <w:noProof/>
                  </w:rPr>
                  <w:t>Jar</w:t>
                </w:r>
                <w:r w:rsidRPr="00EB0CF1">
                  <w:rPr>
                    <w:rStyle w:val="a6"/>
                    <w:rFonts w:hint="eastAsia"/>
                    <w:noProof/>
                  </w:rPr>
                  <w:t>包</w:t>
                </w:r>
                <w:r>
                  <w:rPr>
                    <w:noProof/>
                    <w:webHidden/>
                  </w:rPr>
                  <w:tab/>
                </w:r>
                <w:r>
                  <w:rPr>
                    <w:noProof/>
                    <w:webHidden/>
                  </w:rPr>
                  <w:fldChar w:fldCharType="begin"/>
                </w:r>
                <w:r>
                  <w:rPr>
                    <w:noProof/>
                    <w:webHidden/>
                  </w:rPr>
                  <w:instrText xml:space="preserve"> PAGEREF _Toc528832574 \h </w:instrText>
                </w:r>
                <w:r>
                  <w:rPr>
                    <w:noProof/>
                    <w:webHidden/>
                  </w:rPr>
                </w:r>
              </w:ins>
              <w:r>
                <w:rPr>
                  <w:noProof/>
                  <w:webHidden/>
                </w:rPr>
                <w:fldChar w:fldCharType="separate"/>
              </w:r>
              <w:ins w:id="419" w:author="Jamson" w:date="2018-11-01T10:45:00Z">
                <w:r>
                  <w:rPr>
                    <w:noProof/>
                    <w:webHidden/>
                  </w:rPr>
                  <w:t>54</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20" w:author="Jamson" w:date="2018-11-01T10:45:00Z"/>
                  <w:noProof/>
                </w:rPr>
              </w:pPr>
              <w:ins w:id="421" w:author="Jamson" w:date="2018-11-01T10:45:00Z">
                <w:r w:rsidRPr="00EB0CF1">
                  <w:rPr>
                    <w:rStyle w:val="a6"/>
                    <w:noProof/>
                  </w:rPr>
                  <w:fldChar w:fldCharType="begin"/>
                </w:r>
                <w:r w:rsidRPr="00EB0CF1">
                  <w:rPr>
                    <w:rStyle w:val="a6"/>
                    <w:noProof/>
                  </w:rPr>
                  <w:instrText xml:space="preserve"> </w:instrText>
                </w:r>
                <w:r>
                  <w:rPr>
                    <w:noProof/>
                  </w:rPr>
                  <w:instrText>HYPERLINK \l "_Toc528832581"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8.3</w:t>
                </w:r>
                <w:r>
                  <w:rPr>
                    <w:noProof/>
                  </w:rPr>
                  <w:tab/>
                </w:r>
                <w:r w:rsidRPr="00EB0CF1">
                  <w:rPr>
                    <w:rStyle w:val="a6"/>
                    <w:rFonts w:hint="eastAsia"/>
                    <w:noProof/>
                  </w:rPr>
                  <w:t>应用配置</w:t>
                </w:r>
                <w:r>
                  <w:rPr>
                    <w:noProof/>
                    <w:webHidden/>
                  </w:rPr>
                  <w:tab/>
                </w:r>
                <w:r>
                  <w:rPr>
                    <w:noProof/>
                    <w:webHidden/>
                  </w:rPr>
                  <w:fldChar w:fldCharType="begin"/>
                </w:r>
                <w:r>
                  <w:rPr>
                    <w:noProof/>
                    <w:webHidden/>
                  </w:rPr>
                  <w:instrText xml:space="preserve"> PAGEREF _Toc528832581 \h </w:instrText>
                </w:r>
                <w:r>
                  <w:rPr>
                    <w:noProof/>
                    <w:webHidden/>
                  </w:rPr>
                </w:r>
              </w:ins>
              <w:r>
                <w:rPr>
                  <w:noProof/>
                  <w:webHidden/>
                </w:rPr>
                <w:fldChar w:fldCharType="separate"/>
              </w:r>
              <w:ins w:id="422" w:author="Jamson" w:date="2018-11-01T10:45:00Z">
                <w:r>
                  <w:rPr>
                    <w:noProof/>
                    <w:webHidden/>
                  </w:rPr>
                  <w:t>55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23" w:author="Jamson" w:date="2018-11-01T10:45:00Z"/>
                  <w:noProof/>
                </w:rPr>
              </w:pPr>
              <w:ins w:id="424" w:author="Jamson" w:date="2018-11-01T10:45:00Z">
                <w:r w:rsidRPr="00EB0CF1">
                  <w:rPr>
                    <w:rStyle w:val="a6"/>
                    <w:noProof/>
                  </w:rPr>
                  <w:fldChar w:fldCharType="begin"/>
                </w:r>
                <w:r w:rsidRPr="00EB0CF1">
                  <w:rPr>
                    <w:rStyle w:val="a6"/>
                    <w:noProof/>
                  </w:rPr>
                  <w:instrText xml:space="preserve"> </w:instrText>
                </w:r>
                <w:r>
                  <w:rPr>
                    <w:noProof/>
                  </w:rPr>
                  <w:instrText>HYPERLINK \l "_Toc528832594"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8.4</w:t>
                </w:r>
                <w:r>
                  <w:rPr>
                    <w:noProof/>
                  </w:rPr>
                  <w:tab/>
                </w:r>
                <w:r w:rsidRPr="00EB0CF1">
                  <w:rPr>
                    <w:rStyle w:val="a6"/>
                    <w:rFonts w:hint="eastAsia"/>
                    <w:noProof/>
                  </w:rPr>
                  <w:t>多语言</w:t>
                </w:r>
                <w:r>
                  <w:rPr>
                    <w:noProof/>
                    <w:webHidden/>
                  </w:rPr>
                  <w:tab/>
                </w:r>
                <w:r>
                  <w:rPr>
                    <w:noProof/>
                    <w:webHidden/>
                  </w:rPr>
                  <w:fldChar w:fldCharType="begin"/>
                </w:r>
                <w:r>
                  <w:rPr>
                    <w:noProof/>
                    <w:webHidden/>
                  </w:rPr>
                  <w:instrText xml:space="preserve"> PAGEREF _Toc528832594 \h </w:instrText>
                </w:r>
                <w:r>
                  <w:rPr>
                    <w:noProof/>
                    <w:webHidden/>
                  </w:rPr>
                </w:r>
              </w:ins>
              <w:r>
                <w:rPr>
                  <w:noProof/>
                  <w:webHidden/>
                </w:rPr>
                <w:fldChar w:fldCharType="separate"/>
              </w:r>
              <w:ins w:id="425" w:author="Jamson" w:date="2018-11-01T10:45:00Z">
                <w:r>
                  <w:rPr>
                    <w:noProof/>
                    <w:webHidden/>
                  </w:rPr>
                  <w:t>55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26" w:author="Jamson" w:date="2018-11-01T10:45:00Z"/>
                  <w:noProof/>
                </w:rPr>
              </w:pPr>
              <w:ins w:id="427" w:author="Jamson" w:date="2018-11-01T10:45:00Z">
                <w:r w:rsidRPr="00EB0CF1">
                  <w:rPr>
                    <w:rStyle w:val="a6"/>
                    <w:noProof/>
                  </w:rPr>
                  <w:fldChar w:fldCharType="begin"/>
                </w:r>
                <w:r w:rsidRPr="00EB0CF1">
                  <w:rPr>
                    <w:rStyle w:val="a6"/>
                    <w:noProof/>
                  </w:rPr>
                  <w:instrText xml:space="preserve"> </w:instrText>
                </w:r>
                <w:r>
                  <w:rPr>
                    <w:noProof/>
                  </w:rPr>
                  <w:instrText>HYPERLINK \l "_Toc528832595"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8.5</w:t>
                </w:r>
                <w:r>
                  <w:rPr>
                    <w:noProof/>
                  </w:rPr>
                  <w:tab/>
                </w:r>
                <w:r w:rsidRPr="00EB0CF1">
                  <w:rPr>
                    <w:rStyle w:val="a6"/>
                    <w:rFonts w:hint="eastAsia"/>
                    <w:noProof/>
                  </w:rPr>
                  <w:t>控制器</w:t>
                </w:r>
                <w:r>
                  <w:rPr>
                    <w:noProof/>
                    <w:webHidden/>
                  </w:rPr>
                  <w:tab/>
                </w:r>
                <w:r>
                  <w:rPr>
                    <w:noProof/>
                    <w:webHidden/>
                  </w:rPr>
                  <w:fldChar w:fldCharType="begin"/>
                </w:r>
                <w:r>
                  <w:rPr>
                    <w:noProof/>
                    <w:webHidden/>
                  </w:rPr>
                  <w:instrText xml:space="preserve"> PAGEREF _Toc528832595 \h </w:instrText>
                </w:r>
                <w:r>
                  <w:rPr>
                    <w:noProof/>
                    <w:webHidden/>
                  </w:rPr>
                </w:r>
              </w:ins>
              <w:r>
                <w:rPr>
                  <w:noProof/>
                  <w:webHidden/>
                </w:rPr>
                <w:fldChar w:fldCharType="separate"/>
              </w:r>
              <w:ins w:id="428" w:author="Jamson" w:date="2018-11-01T10:45:00Z">
                <w:r>
                  <w:rPr>
                    <w:noProof/>
                    <w:webHidden/>
                  </w:rPr>
                  <w:t>55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29" w:author="Jamson" w:date="2018-11-01T10:45:00Z"/>
                  <w:noProof/>
                </w:rPr>
              </w:pPr>
              <w:ins w:id="430" w:author="Jamson" w:date="2018-11-01T10:45:00Z">
                <w:r w:rsidRPr="00EB0CF1">
                  <w:rPr>
                    <w:rStyle w:val="a6"/>
                    <w:noProof/>
                  </w:rPr>
                  <w:fldChar w:fldCharType="begin"/>
                </w:r>
                <w:r w:rsidRPr="00EB0CF1">
                  <w:rPr>
                    <w:rStyle w:val="a6"/>
                    <w:noProof/>
                  </w:rPr>
                  <w:instrText xml:space="preserve"> </w:instrText>
                </w:r>
                <w:r>
                  <w:rPr>
                    <w:noProof/>
                  </w:rPr>
                  <w:instrText>HYPERLINK \l "_Toc528832596"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8.5.1</w:t>
                </w:r>
                <w:r>
                  <w:rPr>
                    <w:noProof/>
                  </w:rPr>
                  <w:tab/>
                </w:r>
                <w:r w:rsidRPr="00EB0CF1">
                  <w:rPr>
                    <w:rStyle w:val="a6"/>
                    <w:rFonts w:hint="eastAsia"/>
                    <w:noProof/>
                  </w:rPr>
                  <w:t>添加主类</w:t>
                </w:r>
                <w:r>
                  <w:rPr>
                    <w:noProof/>
                    <w:webHidden/>
                  </w:rPr>
                  <w:tab/>
                </w:r>
                <w:r>
                  <w:rPr>
                    <w:noProof/>
                    <w:webHidden/>
                  </w:rPr>
                  <w:fldChar w:fldCharType="begin"/>
                </w:r>
                <w:r>
                  <w:rPr>
                    <w:noProof/>
                    <w:webHidden/>
                  </w:rPr>
                  <w:instrText xml:space="preserve"> PAGEREF _Toc528832596 \h </w:instrText>
                </w:r>
                <w:r>
                  <w:rPr>
                    <w:noProof/>
                    <w:webHidden/>
                  </w:rPr>
                </w:r>
              </w:ins>
              <w:r>
                <w:rPr>
                  <w:noProof/>
                  <w:webHidden/>
                </w:rPr>
                <w:fldChar w:fldCharType="separate"/>
              </w:r>
              <w:ins w:id="431" w:author="Jamson" w:date="2018-11-01T10:45:00Z">
                <w:r>
                  <w:rPr>
                    <w:noProof/>
                    <w:webHidden/>
                  </w:rPr>
                  <w:t>55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32" w:author="Jamson" w:date="2018-11-01T10:45:00Z"/>
                  <w:noProof/>
                </w:rPr>
              </w:pPr>
              <w:ins w:id="433" w:author="Jamson" w:date="2018-11-01T10:45:00Z">
                <w:r w:rsidRPr="00EB0CF1">
                  <w:rPr>
                    <w:rStyle w:val="a6"/>
                    <w:noProof/>
                  </w:rPr>
                  <w:fldChar w:fldCharType="begin"/>
                </w:r>
                <w:r w:rsidRPr="00EB0CF1">
                  <w:rPr>
                    <w:rStyle w:val="a6"/>
                    <w:noProof/>
                  </w:rPr>
                  <w:instrText xml:space="preserve"> </w:instrText>
                </w:r>
                <w:r>
                  <w:rPr>
                    <w:noProof/>
                  </w:rPr>
                  <w:instrText>HYPERLINK \l "_Toc528832597"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8.5.2</w:t>
                </w:r>
                <w:r>
                  <w:rPr>
                    <w:noProof/>
                  </w:rPr>
                  <w:tab/>
                </w:r>
                <w:r w:rsidRPr="00EB0CF1">
                  <w:rPr>
                    <w:rStyle w:val="a6"/>
                    <w:noProof/>
                  </w:rPr>
                  <w:t>Jar</w:t>
                </w:r>
                <w:r w:rsidRPr="00EB0CF1">
                  <w:rPr>
                    <w:rStyle w:val="a6"/>
                    <w:rFonts w:hint="eastAsia"/>
                    <w:noProof/>
                  </w:rPr>
                  <w:t>包方式启动</w:t>
                </w:r>
                <w:r>
                  <w:rPr>
                    <w:noProof/>
                    <w:webHidden/>
                  </w:rPr>
                  <w:tab/>
                </w:r>
                <w:r>
                  <w:rPr>
                    <w:noProof/>
                    <w:webHidden/>
                  </w:rPr>
                  <w:fldChar w:fldCharType="begin"/>
                </w:r>
                <w:r>
                  <w:rPr>
                    <w:noProof/>
                    <w:webHidden/>
                  </w:rPr>
                  <w:instrText xml:space="preserve"> PAGEREF _Toc528832597 \h </w:instrText>
                </w:r>
                <w:r>
                  <w:rPr>
                    <w:noProof/>
                    <w:webHidden/>
                  </w:rPr>
                </w:r>
              </w:ins>
              <w:r>
                <w:rPr>
                  <w:noProof/>
                  <w:webHidden/>
                </w:rPr>
                <w:fldChar w:fldCharType="separate"/>
              </w:r>
              <w:ins w:id="434" w:author="Jamson" w:date="2018-11-01T10:45:00Z">
                <w:r>
                  <w:rPr>
                    <w:noProof/>
                    <w:webHidden/>
                  </w:rPr>
                  <w:t>55</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35" w:author="Jamson" w:date="2018-11-01T10:45:00Z"/>
                  <w:noProof/>
                </w:rPr>
              </w:pPr>
              <w:ins w:id="436" w:author="Jamson" w:date="2018-11-01T10:45:00Z">
                <w:r w:rsidRPr="00EB0CF1">
                  <w:rPr>
                    <w:rStyle w:val="a6"/>
                    <w:noProof/>
                  </w:rPr>
                  <w:fldChar w:fldCharType="begin"/>
                </w:r>
                <w:r w:rsidRPr="00EB0CF1">
                  <w:rPr>
                    <w:rStyle w:val="a6"/>
                    <w:noProof/>
                  </w:rPr>
                  <w:instrText xml:space="preserve"> </w:instrText>
                </w:r>
                <w:r>
                  <w:rPr>
                    <w:noProof/>
                  </w:rPr>
                  <w:instrText>HYPERLINK \l "_Toc528832598"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8.5.3</w:t>
                </w:r>
                <w:r>
                  <w:rPr>
                    <w:noProof/>
                  </w:rPr>
                  <w:tab/>
                </w:r>
                <w:r w:rsidRPr="00EB0CF1">
                  <w:rPr>
                    <w:rStyle w:val="a6"/>
                    <w:noProof/>
                  </w:rPr>
                  <w:t>War</w:t>
                </w:r>
                <w:r w:rsidRPr="00EB0CF1">
                  <w:rPr>
                    <w:rStyle w:val="a6"/>
                    <w:rFonts w:hint="eastAsia"/>
                    <w:noProof/>
                  </w:rPr>
                  <w:t>包方式启动</w:t>
                </w:r>
                <w:r>
                  <w:rPr>
                    <w:noProof/>
                    <w:webHidden/>
                  </w:rPr>
                  <w:tab/>
                </w:r>
                <w:r>
                  <w:rPr>
                    <w:noProof/>
                    <w:webHidden/>
                  </w:rPr>
                  <w:fldChar w:fldCharType="begin"/>
                </w:r>
                <w:r>
                  <w:rPr>
                    <w:noProof/>
                    <w:webHidden/>
                  </w:rPr>
                  <w:instrText xml:space="preserve"> PAGEREF _Toc528832598 \h </w:instrText>
                </w:r>
                <w:r>
                  <w:rPr>
                    <w:noProof/>
                    <w:webHidden/>
                  </w:rPr>
                </w:r>
              </w:ins>
              <w:r>
                <w:rPr>
                  <w:noProof/>
                  <w:webHidden/>
                </w:rPr>
                <w:fldChar w:fldCharType="separate"/>
              </w:r>
              <w:ins w:id="437" w:author="Jamson" w:date="2018-11-01T10:45:00Z">
                <w:r>
                  <w:rPr>
                    <w:noProof/>
                    <w:webHidden/>
                  </w:rPr>
                  <w:t>56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38" w:author="Jamson" w:date="2018-11-01T10:45:00Z"/>
                  <w:noProof/>
                </w:rPr>
              </w:pPr>
              <w:ins w:id="439" w:author="Jamson" w:date="2018-11-01T10:45:00Z">
                <w:r w:rsidRPr="00EB0CF1">
                  <w:rPr>
                    <w:rStyle w:val="a6"/>
                    <w:noProof/>
                  </w:rPr>
                  <w:fldChar w:fldCharType="begin"/>
                </w:r>
                <w:r w:rsidRPr="00EB0CF1">
                  <w:rPr>
                    <w:rStyle w:val="a6"/>
                    <w:noProof/>
                  </w:rPr>
                  <w:instrText xml:space="preserve"> </w:instrText>
                </w:r>
                <w:r>
                  <w:rPr>
                    <w:noProof/>
                  </w:rPr>
                  <w:instrText>HYPERLINK \l "_Toc528832599"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8.5.4</w:t>
                </w:r>
                <w:r>
                  <w:rPr>
                    <w:noProof/>
                  </w:rPr>
                  <w:tab/>
                </w:r>
                <w:r w:rsidRPr="00EB0CF1">
                  <w:rPr>
                    <w:rStyle w:val="a6"/>
                    <w:rFonts w:hint="eastAsia"/>
                    <w:noProof/>
                  </w:rPr>
                  <w:t>命名</w:t>
                </w:r>
                <w:r>
                  <w:rPr>
                    <w:noProof/>
                    <w:webHidden/>
                  </w:rPr>
                  <w:tab/>
                </w:r>
                <w:r>
                  <w:rPr>
                    <w:noProof/>
                    <w:webHidden/>
                  </w:rPr>
                  <w:fldChar w:fldCharType="begin"/>
                </w:r>
                <w:r>
                  <w:rPr>
                    <w:noProof/>
                    <w:webHidden/>
                  </w:rPr>
                  <w:instrText xml:space="preserve"> PAGEREF _Toc528832599 \h </w:instrText>
                </w:r>
                <w:r>
                  <w:rPr>
                    <w:noProof/>
                    <w:webHidden/>
                  </w:rPr>
                </w:r>
              </w:ins>
              <w:r>
                <w:rPr>
                  <w:noProof/>
                  <w:webHidden/>
                </w:rPr>
                <w:fldChar w:fldCharType="separate"/>
              </w:r>
              <w:ins w:id="440" w:author="Jamson" w:date="2018-11-01T10:45:00Z">
                <w:r>
                  <w:rPr>
                    <w:noProof/>
                    <w:webHidden/>
                  </w:rPr>
                  <w:t>56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41" w:author="Jamson" w:date="2018-11-01T10:45:00Z"/>
                  <w:noProof/>
                </w:rPr>
              </w:pPr>
              <w:ins w:id="442" w:author="Jamson" w:date="2018-11-01T10:45:00Z">
                <w:r w:rsidRPr="00EB0CF1">
                  <w:rPr>
                    <w:rStyle w:val="a6"/>
                    <w:noProof/>
                  </w:rPr>
                  <w:fldChar w:fldCharType="begin"/>
                </w:r>
                <w:r w:rsidRPr="00EB0CF1">
                  <w:rPr>
                    <w:rStyle w:val="a6"/>
                    <w:noProof/>
                  </w:rPr>
                  <w:instrText xml:space="preserve"> </w:instrText>
                </w:r>
                <w:r>
                  <w:rPr>
                    <w:noProof/>
                  </w:rPr>
                  <w:instrText>HYPERLINK \l "_Toc528832600"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8.5.5</w:t>
                </w:r>
                <w:r>
                  <w:rPr>
                    <w:noProof/>
                  </w:rPr>
                  <w:tab/>
                </w:r>
                <w:r w:rsidRPr="00EB0CF1">
                  <w:rPr>
                    <w:rStyle w:val="a6"/>
                    <w:rFonts w:hint="eastAsia"/>
                    <w:noProof/>
                  </w:rPr>
                  <w:t>类注解</w:t>
                </w:r>
                <w:r>
                  <w:rPr>
                    <w:noProof/>
                    <w:webHidden/>
                  </w:rPr>
                  <w:tab/>
                </w:r>
                <w:r>
                  <w:rPr>
                    <w:noProof/>
                    <w:webHidden/>
                  </w:rPr>
                  <w:fldChar w:fldCharType="begin"/>
                </w:r>
                <w:r>
                  <w:rPr>
                    <w:noProof/>
                    <w:webHidden/>
                  </w:rPr>
                  <w:instrText xml:space="preserve"> PAGEREF _Toc528832600 \h </w:instrText>
                </w:r>
                <w:r>
                  <w:rPr>
                    <w:noProof/>
                    <w:webHidden/>
                  </w:rPr>
                </w:r>
              </w:ins>
              <w:r>
                <w:rPr>
                  <w:noProof/>
                  <w:webHidden/>
                </w:rPr>
                <w:fldChar w:fldCharType="separate"/>
              </w:r>
              <w:ins w:id="443" w:author="Jamson" w:date="2018-11-01T10:45:00Z">
                <w:r>
                  <w:rPr>
                    <w:noProof/>
                    <w:webHidden/>
                  </w:rPr>
                  <w:t>56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44" w:author="Jamson" w:date="2018-11-01T10:45:00Z"/>
                  <w:noProof/>
                </w:rPr>
              </w:pPr>
              <w:ins w:id="445" w:author="Jamson" w:date="2018-11-01T10:45:00Z">
                <w:r w:rsidRPr="00EB0CF1">
                  <w:rPr>
                    <w:rStyle w:val="a6"/>
                    <w:noProof/>
                  </w:rPr>
                  <w:fldChar w:fldCharType="begin"/>
                </w:r>
                <w:r w:rsidRPr="00EB0CF1">
                  <w:rPr>
                    <w:rStyle w:val="a6"/>
                    <w:noProof/>
                  </w:rPr>
                  <w:instrText xml:space="preserve"> </w:instrText>
                </w:r>
                <w:r>
                  <w:rPr>
                    <w:noProof/>
                  </w:rPr>
                  <w:instrText>HYPERLINK \l "_Toc528832601"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8.5.6</w:t>
                </w:r>
                <w:r>
                  <w:rPr>
                    <w:noProof/>
                  </w:rPr>
                  <w:tab/>
                </w:r>
                <w:r w:rsidRPr="00EB0CF1">
                  <w:rPr>
                    <w:rStyle w:val="a6"/>
                    <w:rFonts w:hint="eastAsia"/>
                    <w:noProof/>
                  </w:rPr>
                  <w:t>继承类</w:t>
                </w:r>
                <w:r>
                  <w:rPr>
                    <w:noProof/>
                    <w:webHidden/>
                  </w:rPr>
                  <w:tab/>
                </w:r>
                <w:r>
                  <w:rPr>
                    <w:noProof/>
                    <w:webHidden/>
                  </w:rPr>
                  <w:fldChar w:fldCharType="begin"/>
                </w:r>
                <w:r>
                  <w:rPr>
                    <w:noProof/>
                    <w:webHidden/>
                  </w:rPr>
                  <w:instrText xml:space="preserve"> PAGEREF _Toc528832601 \h </w:instrText>
                </w:r>
                <w:r>
                  <w:rPr>
                    <w:noProof/>
                    <w:webHidden/>
                  </w:rPr>
                </w:r>
              </w:ins>
              <w:r>
                <w:rPr>
                  <w:noProof/>
                  <w:webHidden/>
                </w:rPr>
                <w:fldChar w:fldCharType="separate"/>
              </w:r>
              <w:ins w:id="446" w:author="Jamson" w:date="2018-11-01T10:45:00Z">
                <w:r>
                  <w:rPr>
                    <w:noProof/>
                    <w:webHidden/>
                  </w:rPr>
                  <w:t>56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47" w:author="Jamson" w:date="2018-11-01T10:45:00Z"/>
                  <w:noProof/>
                </w:rPr>
              </w:pPr>
              <w:ins w:id="448" w:author="Jamson" w:date="2018-11-01T10:45:00Z">
                <w:r w:rsidRPr="00EB0CF1">
                  <w:rPr>
                    <w:rStyle w:val="a6"/>
                    <w:noProof/>
                  </w:rPr>
                  <w:fldChar w:fldCharType="begin"/>
                </w:r>
                <w:r w:rsidRPr="00EB0CF1">
                  <w:rPr>
                    <w:rStyle w:val="a6"/>
                    <w:noProof/>
                  </w:rPr>
                  <w:instrText xml:space="preserve"> </w:instrText>
                </w:r>
                <w:r>
                  <w:rPr>
                    <w:noProof/>
                  </w:rPr>
                  <w:instrText>HYPERLINK \l "_Toc528832602"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8.5.7</w:t>
                </w:r>
                <w:r>
                  <w:rPr>
                    <w:noProof/>
                  </w:rPr>
                  <w:tab/>
                </w:r>
                <w:r w:rsidRPr="00EB0CF1">
                  <w:rPr>
                    <w:rStyle w:val="a6"/>
                    <w:rFonts w:hint="eastAsia"/>
                    <w:noProof/>
                  </w:rPr>
                  <w:t>方法注解</w:t>
                </w:r>
                <w:r>
                  <w:rPr>
                    <w:noProof/>
                    <w:webHidden/>
                  </w:rPr>
                  <w:tab/>
                </w:r>
                <w:r>
                  <w:rPr>
                    <w:noProof/>
                    <w:webHidden/>
                  </w:rPr>
                  <w:fldChar w:fldCharType="begin"/>
                </w:r>
                <w:r>
                  <w:rPr>
                    <w:noProof/>
                    <w:webHidden/>
                  </w:rPr>
                  <w:instrText xml:space="preserve"> PAGEREF _Toc528832602 \h </w:instrText>
                </w:r>
                <w:r>
                  <w:rPr>
                    <w:noProof/>
                    <w:webHidden/>
                  </w:rPr>
                </w:r>
              </w:ins>
              <w:r>
                <w:rPr>
                  <w:noProof/>
                  <w:webHidden/>
                </w:rPr>
                <w:fldChar w:fldCharType="separate"/>
              </w:r>
              <w:ins w:id="449" w:author="Jamson" w:date="2018-11-01T10:45:00Z">
                <w:r>
                  <w:rPr>
                    <w:noProof/>
                    <w:webHidden/>
                  </w:rPr>
                  <w:t>56</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50" w:author="Jamson" w:date="2018-11-01T10:45:00Z"/>
                  <w:noProof/>
                </w:rPr>
              </w:pPr>
              <w:ins w:id="451" w:author="Jamson" w:date="2018-11-01T10:45:00Z">
                <w:r w:rsidRPr="00EB0CF1">
                  <w:rPr>
                    <w:rStyle w:val="a6"/>
                    <w:noProof/>
                  </w:rPr>
                  <w:fldChar w:fldCharType="begin"/>
                </w:r>
                <w:r w:rsidRPr="00EB0CF1">
                  <w:rPr>
                    <w:rStyle w:val="a6"/>
                    <w:noProof/>
                  </w:rPr>
                  <w:instrText xml:space="preserve"> </w:instrText>
                </w:r>
                <w:r>
                  <w:rPr>
                    <w:noProof/>
                  </w:rPr>
                  <w:instrText>HYPERLINK \l "_Toc528832603"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8.5.8</w:t>
                </w:r>
                <w:r>
                  <w:rPr>
                    <w:noProof/>
                  </w:rPr>
                  <w:tab/>
                </w:r>
                <w:r w:rsidRPr="00EB0CF1">
                  <w:rPr>
                    <w:rStyle w:val="a6"/>
                    <w:rFonts w:hint="eastAsia"/>
                    <w:noProof/>
                  </w:rPr>
                  <w:t>编码实现</w:t>
                </w:r>
                <w:r>
                  <w:rPr>
                    <w:noProof/>
                    <w:webHidden/>
                  </w:rPr>
                  <w:tab/>
                </w:r>
                <w:r>
                  <w:rPr>
                    <w:noProof/>
                    <w:webHidden/>
                  </w:rPr>
                  <w:fldChar w:fldCharType="begin"/>
                </w:r>
                <w:r>
                  <w:rPr>
                    <w:noProof/>
                    <w:webHidden/>
                  </w:rPr>
                  <w:instrText xml:space="preserve"> PAGEREF _Toc528832603 \h </w:instrText>
                </w:r>
                <w:r>
                  <w:rPr>
                    <w:noProof/>
                    <w:webHidden/>
                  </w:rPr>
                </w:r>
              </w:ins>
              <w:r>
                <w:rPr>
                  <w:noProof/>
                  <w:webHidden/>
                </w:rPr>
                <w:fldChar w:fldCharType="separate"/>
              </w:r>
              <w:ins w:id="452" w:author="Jamson" w:date="2018-11-01T10:45:00Z">
                <w:r>
                  <w:rPr>
                    <w:noProof/>
                    <w:webHidden/>
                  </w:rPr>
                  <w:t>57</w:t>
                </w:r>
                <w:r>
                  <w:rPr>
                    <w:noProof/>
                    <w:webHidden/>
                  </w:rPr>
                  <w:fldChar w:fldCharType="end"/>
                </w:r>
                <w:r w:rsidRPr="00EB0CF1">
                  <w:rPr>
                    <w:rStyle w:val="a6"/>
                    <w:noProof/>
                  </w:rPr>
                  <w:fldChar w:fldCharType="end"/>
                </w:r>
              </w:ins>
            </w:p>
            <w:p w:rsidR="0025594A" w:rsidRDefault="0025594A">
              <w:pPr>
                <w:pStyle w:val="20"/>
                <w:tabs>
                  <w:tab w:val="left" w:pos="840"/>
                  <w:tab w:val="right" w:leader="dot" w:pos="9736"/>
                </w:tabs>
                <w:rPr>
                  <w:ins w:id="453" w:author="Jamson" w:date="2018-11-01T10:45:00Z"/>
                  <w:noProof/>
                </w:rPr>
              </w:pPr>
              <w:ins w:id="454" w:author="Jamson" w:date="2018-11-01T10:45:00Z">
                <w:r w:rsidRPr="00EB0CF1">
                  <w:rPr>
                    <w:rStyle w:val="a6"/>
                    <w:noProof/>
                  </w:rPr>
                  <w:fldChar w:fldCharType="begin"/>
                </w:r>
                <w:r w:rsidRPr="00EB0CF1">
                  <w:rPr>
                    <w:rStyle w:val="a6"/>
                    <w:noProof/>
                  </w:rPr>
                  <w:instrText xml:space="preserve"> </w:instrText>
                </w:r>
                <w:r>
                  <w:rPr>
                    <w:noProof/>
                  </w:rPr>
                  <w:instrText>HYPERLINK \l "_Toc528832604"</w:instrText>
                </w:r>
                <w:r w:rsidRPr="00EB0CF1">
                  <w:rPr>
                    <w:rStyle w:val="a6"/>
                    <w:noProof/>
                  </w:rPr>
                  <w:instrText xml:space="preserve"> </w:instrText>
                </w:r>
                <w:r w:rsidRPr="00EB0CF1">
                  <w:rPr>
                    <w:rStyle w:val="a6"/>
                    <w:noProof/>
                  </w:rPr>
                </w:r>
                <w:r w:rsidRPr="00EB0CF1">
                  <w:rPr>
                    <w:rStyle w:val="a6"/>
                    <w:noProof/>
                  </w:rPr>
                  <w:fldChar w:fldCharType="separate"/>
                </w:r>
                <w:r>
                  <w:rPr>
                    <w:noProof/>
                  </w:rPr>
                  <w:tab/>
                </w:r>
                <w:r w:rsidRPr="00EB0CF1">
                  <w:rPr>
                    <w:rStyle w:val="a6"/>
                    <w:noProof/>
                  </w:rPr>
                  <w:t>Html</w:t>
                </w:r>
                <w:r w:rsidRPr="00EB0CF1">
                  <w:rPr>
                    <w:rStyle w:val="a6"/>
                    <w:rFonts w:hint="eastAsia"/>
                    <w:noProof/>
                  </w:rPr>
                  <w:t>页面</w:t>
                </w:r>
                <w:r>
                  <w:rPr>
                    <w:noProof/>
                    <w:webHidden/>
                  </w:rPr>
                  <w:tab/>
                </w:r>
                <w:r>
                  <w:rPr>
                    <w:noProof/>
                    <w:webHidden/>
                  </w:rPr>
                  <w:fldChar w:fldCharType="begin"/>
                </w:r>
                <w:r>
                  <w:rPr>
                    <w:noProof/>
                    <w:webHidden/>
                  </w:rPr>
                  <w:instrText xml:space="preserve"> PAGEREF _Toc528832604 \h </w:instrText>
                </w:r>
                <w:r>
                  <w:rPr>
                    <w:noProof/>
                    <w:webHidden/>
                  </w:rPr>
                </w:r>
              </w:ins>
              <w:r>
                <w:rPr>
                  <w:noProof/>
                  <w:webHidden/>
                </w:rPr>
                <w:fldChar w:fldCharType="separate"/>
              </w:r>
              <w:ins w:id="455" w:author="Jamson" w:date="2018-11-01T10:45:00Z">
                <w:r>
                  <w:rPr>
                    <w:noProof/>
                    <w:webHidden/>
                  </w:rPr>
                  <w:t>57</w:t>
                </w:r>
                <w:r>
                  <w:rPr>
                    <w:noProof/>
                    <w:webHidden/>
                  </w:rPr>
                  <w:fldChar w:fldCharType="end"/>
                </w:r>
                <w:r w:rsidRPr="00EB0CF1">
                  <w:rPr>
                    <w:rStyle w:val="a6"/>
                    <w:noProof/>
                  </w:rPr>
                  <w:fldChar w:fldCharType="end"/>
                </w:r>
              </w:ins>
            </w:p>
            <w:p w:rsidR="0025594A" w:rsidRDefault="0025594A">
              <w:pPr>
                <w:pStyle w:val="20"/>
                <w:tabs>
                  <w:tab w:val="right" w:leader="dot" w:pos="9736"/>
                </w:tabs>
                <w:rPr>
                  <w:ins w:id="456" w:author="Jamson" w:date="2018-11-01T10:45:00Z"/>
                  <w:noProof/>
                </w:rPr>
              </w:pPr>
              <w:ins w:id="457" w:author="Jamson" w:date="2018-11-01T10:45:00Z">
                <w:r w:rsidRPr="00EB0CF1">
                  <w:rPr>
                    <w:rStyle w:val="a6"/>
                    <w:noProof/>
                  </w:rPr>
                  <w:fldChar w:fldCharType="begin"/>
                </w:r>
                <w:r w:rsidRPr="00EB0CF1">
                  <w:rPr>
                    <w:rStyle w:val="a6"/>
                    <w:noProof/>
                  </w:rPr>
                  <w:instrText xml:space="preserve"> </w:instrText>
                </w:r>
                <w:r>
                  <w:rPr>
                    <w:noProof/>
                  </w:rPr>
                  <w:instrText>HYPERLINK \l "_Toc528832605"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8.6</w:t>
                </w:r>
                <w:r>
                  <w:rPr>
                    <w:noProof/>
                    <w:webHidden/>
                  </w:rPr>
                  <w:tab/>
                </w:r>
                <w:r>
                  <w:rPr>
                    <w:noProof/>
                    <w:webHidden/>
                  </w:rPr>
                  <w:fldChar w:fldCharType="begin"/>
                </w:r>
                <w:r>
                  <w:rPr>
                    <w:noProof/>
                    <w:webHidden/>
                  </w:rPr>
                  <w:instrText xml:space="preserve"> PAGEREF _Toc528832605 \h </w:instrText>
                </w:r>
                <w:r>
                  <w:rPr>
                    <w:noProof/>
                    <w:webHidden/>
                  </w:rPr>
                </w:r>
              </w:ins>
              <w:r>
                <w:rPr>
                  <w:noProof/>
                  <w:webHidden/>
                </w:rPr>
                <w:fldChar w:fldCharType="separate"/>
              </w:r>
              <w:ins w:id="458" w:author="Jamson" w:date="2018-11-01T10:45:00Z">
                <w:r>
                  <w:rPr>
                    <w:noProof/>
                    <w:webHidden/>
                  </w:rPr>
                  <w:t>57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59" w:author="Jamson" w:date="2018-11-01T10:45:00Z"/>
                  <w:noProof/>
                </w:rPr>
              </w:pPr>
              <w:ins w:id="460" w:author="Jamson" w:date="2018-11-01T10:45:00Z">
                <w:r w:rsidRPr="00EB0CF1">
                  <w:rPr>
                    <w:rStyle w:val="a6"/>
                    <w:noProof/>
                  </w:rPr>
                  <w:fldChar w:fldCharType="begin"/>
                </w:r>
                <w:r w:rsidRPr="00EB0CF1">
                  <w:rPr>
                    <w:rStyle w:val="a6"/>
                    <w:noProof/>
                  </w:rPr>
                  <w:instrText xml:space="preserve"> </w:instrText>
                </w:r>
                <w:r>
                  <w:rPr>
                    <w:noProof/>
                  </w:rPr>
                  <w:instrText>HYPERLINK \l "_Toc528832606"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8.6.1</w:t>
                </w:r>
                <w:r>
                  <w:rPr>
                    <w:noProof/>
                  </w:rPr>
                  <w:tab/>
                </w:r>
                <w:r w:rsidRPr="00EB0CF1">
                  <w:rPr>
                    <w:rStyle w:val="a6"/>
                    <w:rFonts w:hint="eastAsia"/>
                    <w:noProof/>
                  </w:rPr>
                  <w:t>文件存放路径</w:t>
                </w:r>
                <w:r>
                  <w:rPr>
                    <w:noProof/>
                    <w:webHidden/>
                  </w:rPr>
                  <w:tab/>
                </w:r>
                <w:r>
                  <w:rPr>
                    <w:noProof/>
                    <w:webHidden/>
                  </w:rPr>
                  <w:fldChar w:fldCharType="begin"/>
                </w:r>
                <w:r>
                  <w:rPr>
                    <w:noProof/>
                    <w:webHidden/>
                  </w:rPr>
                  <w:instrText xml:space="preserve"> PAGEREF _Toc528832606 \h </w:instrText>
                </w:r>
                <w:r>
                  <w:rPr>
                    <w:noProof/>
                    <w:webHidden/>
                  </w:rPr>
                </w:r>
              </w:ins>
              <w:r>
                <w:rPr>
                  <w:noProof/>
                  <w:webHidden/>
                </w:rPr>
                <w:fldChar w:fldCharType="separate"/>
              </w:r>
              <w:ins w:id="461" w:author="Jamson" w:date="2018-11-01T10:45:00Z">
                <w:r>
                  <w:rPr>
                    <w:noProof/>
                    <w:webHidden/>
                  </w:rPr>
                  <w:t>57</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62" w:author="Jamson" w:date="2018-11-01T10:45:00Z"/>
                  <w:noProof/>
                </w:rPr>
              </w:pPr>
              <w:ins w:id="463" w:author="Jamson" w:date="2018-11-01T10:45:00Z">
                <w:r w:rsidRPr="00EB0CF1">
                  <w:rPr>
                    <w:rStyle w:val="a6"/>
                    <w:noProof/>
                  </w:rPr>
                  <w:fldChar w:fldCharType="begin"/>
                </w:r>
                <w:r w:rsidRPr="00EB0CF1">
                  <w:rPr>
                    <w:rStyle w:val="a6"/>
                    <w:noProof/>
                  </w:rPr>
                  <w:instrText xml:space="preserve"> </w:instrText>
                </w:r>
                <w:r>
                  <w:rPr>
                    <w:noProof/>
                  </w:rPr>
                  <w:instrText>HYPERLINK \l "_Toc528832607"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8.6.2</w:t>
                </w:r>
                <w:r>
                  <w:rPr>
                    <w:noProof/>
                  </w:rPr>
                  <w:tab/>
                </w:r>
                <w:r w:rsidRPr="00EB0CF1">
                  <w:rPr>
                    <w:rStyle w:val="a6"/>
                    <w:rFonts w:hint="eastAsia"/>
                    <w:noProof/>
                  </w:rPr>
                  <w:t>页面命名</w:t>
                </w:r>
                <w:r>
                  <w:rPr>
                    <w:noProof/>
                    <w:webHidden/>
                  </w:rPr>
                  <w:tab/>
                </w:r>
                <w:r>
                  <w:rPr>
                    <w:noProof/>
                    <w:webHidden/>
                  </w:rPr>
                  <w:fldChar w:fldCharType="begin"/>
                </w:r>
                <w:r>
                  <w:rPr>
                    <w:noProof/>
                    <w:webHidden/>
                  </w:rPr>
                  <w:instrText xml:space="preserve"> PAGEREF _Toc528832607 \h </w:instrText>
                </w:r>
                <w:r>
                  <w:rPr>
                    <w:noProof/>
                    <w:webHidden/>
                  </w:rPr>
                </w:r>
              </w:ins>
              <w:r>
                <w:rPr>
                  <w:noProof/>
                  <w:webHidden/>
                </w:rPr>
                <w:fldChar w:fldCharType="separate"/>
              </w:r>
              <w:ins w:id="464" w:author="Jamson" w:date="2018-11-01T10:45:00Z">
                <w:r>
                  <w:rPr>
                    <w:noProof/>
                    <w:webHidden/>
                  </w:rPr>
                  <w:t>58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65" w:author="Jamson" w:date="2018-11-01T10:45:00Z"/>
                  <w:noProof/>
                </w:rPr>
              </w:pPr>
              <w:ins w:id="466" w:author="Jamson" w:date="2018-11-01T10:45:00Z">
                <w:r w:rsidRPr="00EB0CF1">
                  <w:rPr>
                    <w:rStyle w:val="a6"/>
                    <w:noProof/>
                  </w:rPr>
                  <w:fldChar w:fldCharType="begin"/>
                </w:r>
                <w:r w:rsidRPr="00EB0CF1">
                  <w:rPr>
                    <w:rStyle w:val="a6"/>
                    <w:noProof/>
                  </w:rPr>
                  <w:instrText xml:space="preserve"> </w:instrText>
                </w:r>
                <w:r>
                  <w:rPr>
                    <w:noProof/>
                  </w:rPr>
                  <w:instrText>HYPERLINK \l "_Toc528832608"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8.6.3</w:t>
                </w:r>
                <w:r>
                  <w:rPr>
                    <w:noProof/>
                  </w:rPr>
                  <w:tab/>
                </w:r>
                <w:r w:rsidRPr="00EB0CF1">
                  <w:rPr>
                    <w:rStyle w:val="a6"/>
                    <w:rFonts w:hint="eastAsia"/>
                    <w:noProof/>
                  </w:rPr>
                  <w:t>页面格式</w:t>
                </w:r>
                <w:r>
                  <w:rPr>
                    <w:noProof/>
                    <w:webHidden/>
                  </w:rPr>
                  <w:tab/>
                </w:r>
                <w:r>
                  <w:rPr>
                    <w:noProof/>
                    <w:webHidden/>
                  </w:rPr>
                  <w:fldChar w:fldCharType="begin"/>
                </w:r>
                <w:r>
                  <w:rPr>
                    <w:noProof/>
                    <w:webHidden/>
                  </w:rPr>
                  <w:instrText xml:space="preserve"> PAGEREF _Toc528832608 \h </w:instrText>
                </w:r>
                <w:r>
                  <w:rPr>
                    <w:noProof/>
                    <w:webHidden/>
                  </w:rPr>
                </w:r>
              </w:ins>
              <w:r>
                <w:rPr>
                  <w:noProof/>
                  <w:webHidden/>
                </w:rPr>
                <w:fldChar w:fldCharType="separate"/>
              </w:r>
              <w:ins w:id="467" w:author="Jamson" w:date="2018-11-01T10:45:00Z">
                <w:r>
                  <w:rPr>
                    <w:noProof/>
                    <w:webHidden/>
                  </w:rPr>
                  <w:t>58</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68" w:author="Jamson" w:date="2018-11-01T10:45:00Z"/>
                  <w:noProof/>
                </w:rPr>
              </w:pPr>
              <w:ins w:id="469" w:author="Jamson" w:date="2018-11-01T10:45:00Z">
                <w:r w:rsidRPr="00EB0CF1">
                  <w:rPr>
                    <w:rStyle w:val="a6"/>
                    <w:noProof/>
                  </w:rPr>
                  <w:fldChar w:fldCharType="begin"/>
                </w:r>
                <w:r w:rsidRPr="00EB0CF1">
                  <w:rPr>
                    <w:rStyle w:val="a6"/>
                    <w:noProof/>
                  </w:rPr>
                  <w:instrText xml:space="preserve"> </w:instrText>
                </w:r>
                <w:r>
                  <w:rPr>
                    <w:noProof/>
                  </w:rPr>
                  <w:instrText>HYPERLINK \l "_Toc528832609"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8.6.4</w:t>
                </w:r>
                <w:r>
                  <w:rPr>
                    <w:noProof/>
                  </w:rPr>
                  <w:tab/>
                </w:r>
                <w:r w:rsidRPr="00EB0CF1">
                  <w:rPr>
                    <w:rStyle w:val="a6"/>
                    <w:noProof/>
                  </w:rPr>
                  <w:t>Js</w:t>
                </w:r>
                <w:r w:rsidRPr="00EB0CF1">
                  <w:rPr>
                    <w:rStyle w:val="a6"/>
                    <w:rFonts w:hint="eastAsia"/>
                    <w:noProof/>
                  </w:rPr>
                  <w:t>文件</w:t>
                </w:r>
                <w:r>
                  <w:rPr>
                    <w:noProof/>
                    <w:webHidden/>
                  </w:rPr>
                  <w:tab/>
                </w:r>
                <w:r>
                  <w:rPr>
                    <w:noProof/>
                    <w:webHidden/>
                  </w:rPr>
                  <w:fldChar w:fldCharType="begin"/>
                </w:r>
                <w:r>
                  <w:rPr>
                    <w:noProof/>
                    <w:webHidden/>
                  </w:rPr>
                  <w:instrText xml:space="preserve"> PAGEREF _Toc528832609 \h </w:instrText>
                </w:r>
                <w:r>
                  <w:rPr>
                    <w:noProof/>
                    <w:webHidden/>
                  </w:rPr>
                </w:r>
              </w:ins>
              <w:r>
                <w:rPr>
                  <w:noProof/>
                  <w:webHidden/>
                </w:rPr>
                <w:fldChar w:fldCharType="separate"/>
              </w:r>
              <w:ins w:id="470" w:author="Jamson" w:date="2018-11-01T10:45:00Z">
                <w:r>
                  <w:rPr>
                    <w:noProof/>
                    <w:webHidden/>
                  </w:rPr>
                  <w:t>59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71" w:author="Jamson" w:date="2018-11-01T10:45:00Z"/>
                  <w:noProof/>
                </w:rPr>
              </w:pPr>
              <w:ins w:id="472" w:author="Jamson" w:date="2018-11-01T10:45:00Z">
                <w:r w:rsidRPr="00EB0CF1">
                  <w:rPr>
                    <w:rStyle w:val="a6"/>
                    <w:noProof/>
                  </w:rPr>
                  <w:fldChar w:fldCharType="begin"/>
                </w:r>
                <w:r w:rsidRPr="00EB0CF1">
                  <w:rPr>
                    <w:rStyle w:val="a6"/>
                    <w:noProof/>
                  </w:rPr>
                  <w:instrText xml:space="preserve"> </w:instrText>
                </w:r>
                <w:r>
                  <w:rPr>
                    <w:noProof/>
                  </w:rPr>
                  <w:instrText>HYPERLINK \l "_Toc528832610"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8.6.5</w:t>
                </w:r>
                <w:r>
                  <w:rPr>
                    <w:noProof/>
                  </w:rPr>
                  <w:tab/>
                </w:r>
                <w:r w:rsidRPr="00EB0CF1">
                  <w:rPr>
                    <w:rStyle w:val="a6"/>
                    <w:noProof/>
                  </w:rPr>
                  <w:t>Css</w:t>
                </w:r>
                <w:r w:rsidRPr="00EB0CF1">
                  <w:rPr>
                    <w:rStyle w:val="a6"/>
                    <w:rFonts w:hint="eastAsia"/>
                    <w:noProof/>
                  </w:rPr>
                  <w:t>文件</w:t>
                </w:r>
                <w:r>
                  <w:rPr>
                    <w:noProof/>
                    <w:webHidden/>
                  </w:rPr>
                  <w:tab/>
                </w:r>
                <w:r>
                  <w:rPr>
                    <w:noProof/>
                    <w:webHidden/>
                  </w:rPr>
                  <w:fldChar w:fldCharType="begin"/>
                </w:r>
                <w:r>
                  <w:rPr>
                    <w:noProof/>
                    <w:webHidden/>
                  </w:rPr>
                  <w:instrText xml:space="preserve"> PAGEREF _Toc528832610 \h </w:instrText>
                </w:r>
                <w:r>
                  <w:rPr>
                    <w:noProof/>
                    <w:webHidden/>
                  </w:rPr>
                </w:r>
              </w:ins>
              <w:r>
                <w:rPr>
                  <w:noProof/>
                  <w:webHidden/>
                </w:rPr>
                <w:fldChar w:fldCharType="separate"/>
              </w:r>
              <w:ins w:id="473" w:author="Jamson" w:date="2018-11-01T10:45:00Z">
                <w:r>
                  <w:rPr>
                    <w:noProof/>
                    <w:webHidden/>
                  </w:rPr>
                  <w:t>59</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74" w:author="Jamson" w:date="2018-11-01T10:45:00Z"/>
                  <w:noProof/>
                </w:rPr>
              </w:pPr>
              <w:ins w:id="475" w:author="Jamson" w:date="2018-11-01T10:45:00Z">
                <w:r w:rsidRPr="00EB0CF1">
                  <w:rPr>
                    <w:rStyle w:val="a6"/>
                    <w:noProof/>
                  </w:rPr>
                  <w:fldChar w:fldCharType="begin"/>
                </w:r>
                <w:r w:rsidRPr="00EB0CF1">
                  <w:rPr>
                    <w:rStyle w:val="a6"/>
                    <w:noProof/>
                  </w:rPr>
                  <w:instrText xml:space="preserve"> </w:instrText>
                </w:r>
                <w:r>
                  <w:rPr>
                    <w:noProof/>
                  </w:rPr>
                  <w:instrText>HYPERLINK \l "_Toc528832611"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8.6.6</w:t>
                </w:r>
                <w:r>
                  <w:rPr>
                    <w:noProof/>
                  </w:rPr>
                  <w:tab/>
                </w:r>
                <w:r w:rsidRPr="00EB0CF1">
                  <w:rPr>
                    <w:rStyle w:val="a6"/>
                    <w:rFonts w:hint="eastAsia"/>
                    <w:noProof/>
                  </w:rPr>
                  <w:t>多语言</w:t>
                </w:r>
                <w:r w:rsidRPr="00EB0CF1">
                  <w:rPr>
                    <w:rStyle w:val="a6"/>
                    <w:noProof/>
                    <w:shd w:val="clear" w:color="auto" w:fill="EFEFEF"/>
                  </w:rPr>
                  <w:t>lang_zh_CN.js</w:t>
                </w:r>
                <w:r>
                  <w:rPr>
                    <w:noProof/>
                    <w:webHidden/>
                  </w:rPr>
                  <w:tab/>
                </w:r>
                <w:r>
                  <w:rPr>
                    <w:noProof/>
                    <w:webHidden/>
                  </w:rPr>
                  <w:fldChar w:fldCharType="begin"/>
                </w:r>
                <w:r>
                  <w:rPr>
                    <w:noProof/>
                    <w:webHidden/>
                  </w:rPr>
                  <w:instrText xml:space="preserve"> PAGEREF _Toc528832611 \h </w:instrText>
                </w:r>
                <w:r>
                  <w:rPr>
                    <w:noProof/>
                    <w:webHidden/>
                  </w:rPr>
                </w:r>
              </w:ins>
              <w:r>
                <w:rPr>
                  <w:noProof/>
                  <w:webHidden/>
                </w:rPr>
                <w:fldChar w:fldCharType="separate"/>
              </w:r>
              <w:ins w:id="476" w:author="Jamson" w:date="2018-11-01T10:45:00Z">
                <w:r>
                  <w:rPr>
                    <w:noProof/>
                    <w:webHidden/>
                  </w:rPr>
                  <w:t>59</w:t>
                </w:r>
                <w:r>
                  <w:rPr>
                    <w:noProof/>
                    <w:webHidden/>
                  </w:rPr>
                  <w:fldChar w:fldCharType="end"/>
                </w:r>
                <w:r w:rsidRPr="00EB0CF1">
                  <w:rPr>
                    <w:rStyle w:val="a6"/>
                    <w:noProof/>
                  </w:rPr>
                  <w:fldChar w:fldCharType="end"/>
                </w:r>
              </w:ins>
            </w:p>
            <w:p w:rsidR="0025594A" w:rsidRDefault="0025594A">
              <w:pPr>
                <w:pStyle w:val="10"/>
                <w:tabs>
                  <w:tab w:val="left" w:pos="420"/>
                  <w:tab w:val="right" w:leader="dot" w:pos="9736"/>
                </w:tabs>
                <w:rPr>
                  <w:ins w:id="477" w:author="Jamson" w:date="2018-11-01T10:45:00Z"/>
                  <w:rFonts w:cstheme="minorBidi"/>
                  <w:noProof/>
                  <w:kern w:val="2"/>
                  <w:sz w:val="21"/>
                </w:rPr>
              </w:pPr>
              <w:ins w:id="478" w:author="Jamson" w:date="2018-11-01T10:45:00Z">
                <w:r w:rsidRPr="00EB0CF1">
                  <w:rPr>
                    <w:rStyle w:val="a6"/>
                    <w:noProof/>
                  </w:rPr>
                  <w:fldChar w:fldCharType="begin"/>
                </w:r>
                <w:r w:rsidRPr="00EB0CF1">
                  <w:rPr>
                    <w:rStyle w:val="a6"/>
                    <w:noProof/>
                  </w:rPr>
                  <w:instrText xml:space="preserve"> </w:instrText>
                </w:r>
                <w:r>
                  <w:rPr>
                    <w:noProof/>
                  </w:rPr>
                  <w:instrText>HYPERLINK \l "_Toc528832612"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9</w:t>
                </w:r>
                <w:r>
                  <w:rPr>
                    <w:rFonts w:cstheme="minorBidi"/>
                    <w:noProof/>
                    <w:kern w:val="2"/>
                    <w:sz w:val="21"/>
                  </w:rPr>
                  <w:tab/>
                </w:r>
                <w:r w:rsidRPr="00EB0CF1">
                  <w:rPr>
                    <w:rStyle w:val="a6"/>
                    <w:rFonts w:hint="eastAsia"/>
                    <w:noProof/>
                  </w:rPr>
                  <w:t>签入和发布</w:t>
                </w:r>
                <w:r>
                  <w:rPr>
                    <w:noProof/>
                    <w:webHidden/>
                  </w:rPr>
                  <w:tab/>
                </w:r>
                <w:r>
                  <w:rPr>
                    <w:noProof/>
                    <w:webHidden/>
                  </w:rPr>
                  <w:fldChar w:fldCharType="begin"/>
                </w:r>
                <w:r>
                  <w:rPr>
                    <w:noProof/>
                    <w:webHidden/>
                  </w:rPr>
                  <w:instrText xml:space="preserve"> PAGEREF _Toc528832612 \h </w:instrText>
                </w:r>
                <w:r>
                  <w:rPr>
                    <w:noProof/>
                    <w:webHidden/>
                  </w:rPr>
                </w:r>
              </w:ins>
              <w:r>
                <w:rPr>
                  <w:noProof/>
                  <w:webHidden/>
                </w:rPr>
                <w:fldChar w:fldCharType="separate"/>
              </w:r>
              <w:ins w:id="479" w:author="Jamson" w:date="2018-11-01T10:45:00Z">
                <w:r>
                  <w:rPr>
                    <w:noProof/>
                    <w:webHidden/>
                  </w:rPr>
                  <w:t>59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80" w:author="Jamson" w:date="2018-11-01T10:45:00Z"/>
                  <w:noProof/>
                </w:rPr>
              </w:pPr>
              <w:ins w:id="481" w:author="Jamson" w:date="2018-11-01T10:45:00Z">
                <w:r w:rsidRPr="00EB0CF1">
                  <w:rPr>
                    <w:rStyle w:val="a6"/>
                    <w:noProof/>
                  </w:rPr>
                  <w:fldChar w:fldCharType="begin"/>
                </w:r>
                <w:r w:rsidRPr="00EB0CF1">
                  <w:rPr>
                    <w:rStyle w:val="a6"/>
                    <w:noProof/>
                  </w:rPr>
                  <w:instrText xml:space="preserve"> </w:instrText>
                </w:r>
                <w:r>
                  <w:rPr>
                    <w:noProof/>
                  </w:rPr>
                  <w:instrText>HYPERLINK \l "_Toc528832613"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9.1</w:t>
                </w:r>
                <w:r>
                  <w:rPr>
                    <w:noProof/>
                  </w:rPr>
                  <w:tab/>
                </w:r>
                <w:r w:rsidRPr="00EB0CF1">
                  <w:rPr>
                    <w:rStyle w:val="a6"/>
                    <w:rFonts w:hint="eastAsia"/>
                    <w:noProof/>
                  </w:rPr>
                  <w:t>代码签入</w:t>
                </w:r>
                <w:r>
                  <w:rPr>
                    <w:noProof/>
                    <w:webHidden/>
                  </w:rPr>
                  <w:tab/>
                </w:r>
                <w:r>
                  <w:rPr>
                    <w:noProof/>
                    <w:webHidden/>
                  </w:rPr>
                  <w:fldChar w:fldCharType="begin"/>
                </w:r>
                <w:r>
                  <w:rPr>
                    <w:noProof/>
                    <w:webHidden/>
                  </w:rPr>
                  <w:instrText xml:space="preserve"> PAGEREF _Toc528832613 \h </w:instrText>
                </w:r>
                <w:r>
                  <w:rPr>
                    <w:noProof/>
                    <w:webHidden/>
                  </w:rPr>
                </w:r>
              </w:ins>
              <w:r>
                <w:rPr>
                  <w:noProof/>
                  <w:webHidden/>
                </w:rPr>
                <w:fldChar w:fldCharType="separate"/>
              </w:r>
              <w:ins w:id="482" w:author="Jamson" w:date="2018-11-01T10:45:00Z">
                <w:r>
                  <w:rPr>
                    <w:noProof/>
                    <w:webHidden/>
                  </w:rPr>
                  <w:t>59</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83" w:author="Jamson" w:date="2018-11-01T10:45:00Z"/>
                  <w:noProof/>
                </w:rPr>
              </w:pPr>
              <w:ins w:id="484" w:author="Jamson" w:date="2018-11-01T10:45:00Z">
                <w:r w:rsidRPr="00EB0CF1">
                  <w:rPr>
                    <w:rStyle w:val="a6"/>
                    <w:noProof/>
                  </w:rPr>
                  <w:fldChar w:fldCharType="begin"/>
                </w:r>
                <w:r w:rsidRPr="00EB0CF1">
                  <w:rPr>
                    <w:rStyle w:val="a6"/>
                    <w:noProof/>
                  </w:rPr>
                  <w:instrText xml:space="preserve"> </w:instrText>
                </w:r>
                <w:r>
                  <w:rPr>
                    <w:noProof/>
                  </w:rPr>
                  <w:instrText>HYPERLINK \l "_Toc528832614"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9.2</w:t>
                </w:r>
                <w:r>
                  <w:rPr>
                    <w:noProof/>
                  </w:rPr>
                  <w:tab/>
                </w:r>
                <w:r w:rsidRPr="00EB0CF1">
                  <w:rPr>
                    <w:rStyle w:val="a6"/>
                    <w:rFonts w:hint="eastAsia"/>
                    <w:noProof/>
                  </w:rPr>
                  <w:t>代码发布</w:t>
                </w:r>
                <w:r>
                  <w:rPr>
                    <w:noProof/>
                    <w:webHidden/>
                  </w:rPr>
                  <w:tab/>
                </w:r>
                <w:r>
                  <w:rPr>
                    <w:noProof/>
                    <w:webHidden/>
                  </w:rPr>
                  <w:fldChar w:fldCharType="begin"/>
                </w:r>
                <w:r>
                  <w:rPr>
                    <w:noProof/>
                    <w:webHidden/>
                  </w:rPr>
                  <w:instrText xml:space="preserve"> PAGEREF _Toc528832614 \h </w:instrText>
                </w:r>
                <w:r>
                  <w:rPr>
                    <w:noProof/>
                    <w:webHidden/>
                  </w:rPr>
                </w:r>
              </w:ins>
              <w:r>
                <w:rPr>
                  <w:noProof/>
                  <w:webHidden/>
                </w:rPr>
                <w:fldChar w:fldCharType="separate"/>
              </w:r>
              <w:ins w:id="485" w:author="Jamson" w:date="2018-11-01T10:45:00Z">
                <w:r>
                  <w:rPr>
                    <w:noProof/>
                    <w:webHidden/>
                  </w:rPr>
                  <w:t>61</w:t>
                </w:r>
                <w:r>
                  <w:rPr>
                    <w:noProof/>
                    <w:webHidden/>
                  </w:rPr>
                  <w:fldChar w:fldCharType="end"/>
                </w:r>
                <w:r w:rsidRPr="00EB0CF1">
                  <w:rPr>
                    <w:rStyle w:val="a6"/>
                    <w:noProof/>
                  </w:rPr>
                  <w:fldChar w:fldCharType="end"/>
                </w:r>
              </w:ins>
            </w:p>
            <w:p w:rsidR="0025594A" w:rsidRDefault="0025594A">
              <w:pPr>
                <w:pStyle w:val="10"/>
                <w:tabs>
                  <w:tab w:val="left" w:pos="840"/>
                  <w:tab w:val="right" w:leader="dot" w:pos="9736"/>
                </w:tabs>
                <w:rPr>
                  <w:ins w:id="486" w:author="Jamson" w:date="2018-11-01T10:45:00Z"/>
                  <w:rFonts w:cstheme="minorBidi"/>
                  <w:noProof/>
                  <w:kern w:val="2"/>
                  <w:sz w:val="21"/>
                </w:rPr>
              </w:pPr>
              <w:ins w:id="487" w:author="Jamson" w:date="2018-11-01T10:45:00Z">
                <w:r w:rsidRPr="00EB0CF1">
                  <w:rPr>
                    <w:rStyle w:val="a6"/>
                    <w:noProof/>
                  </w:rPr>
                  <w:fldChar w:fldCharType="begin"/>
                </w:r>
                <w:r w:rsidRPr="00EB0CF1">
                  <w:rPr>
                    <w:rStyle w:val="a6"/>
                    <w:noProof/>
                  </w:rPr>
                  <w:instrText xml:space="preserve"> </w:instrText>
                </w:r>
                <w:r>
                  <w:rPr>
                    <w:noProof/>
                  </w:rPr>
                  <w:instrText>HYPERLINK \l "_Toc528832615"</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10</w:t>
                </w:r>
                <w:r>
                  <w:rPr>
                    <w:rFonts w:cstheme="minorBidi"/>
                    <w:noProof/>
                    <w:kern w:val="2"/>
                    <w:sz w:val="21"/>
                  </w:rPr>
                  <w:tab/>
                </w:r>
                <w:r w:rsidRPr="00EB0CF1">
                  <w:rPr>
                    <w:rStyle w:val="a6"/>
                    <w:rFonts w:hint="eastAsia"/>
                    <w:noProof/>
                  </w:rPr>
                  <w:t>注册功能项和菜单</w:t>
                </w:r>
                <w:r>
                  <w:rPr>
                    <w:noProof/>
                    <w:webHidden/>
                  </w:rPr>
                  <w:tab/>
                </w:r>
                <w:r>
                  <w:rPr>
                    <w:noProof/>
                    <w:webHidden/>
                  </w:rPr>
                  <w:fldChar w:fldCharType="begin"/>
                </w:r>
                <w:r>
                  <w:rPr>
                    <w:noProof/>
                    <w:webHidden/>
                  </w:rPr>
                  <w:instrText xml:space="preserve"> PAGEREF _Toc528832615 \h </w:instrText>
                </w:r>
                <w:r>
                  <w:rPr>
                    <w:noProof/>
                    <w:webHidden/>
                  </w:rPr>
                </w:r>
              </w:ins>
              <w:r>
                <w:rPr>
                  <w:noProof/>
                  <w:webHidden/>
                </w:rPr>
                <w:fldChar w:fldCharType="separate"/>
              </w:r>
              <w:ins w:id="488" w:author="Jamson" w:date="2018-11-01T10:45:00Z">
                <w:r>
                  <w:rPr>
                    <w:noProof/>
                    <w:webHidden/>
                  </w:rPr>
                  <w:t>62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89" w:author="Jamson" w:date="2018-11-01T10:45:00Z"/>
                  <w:noProof/>
                </w:rPr>
              </w:pPr>
              <w:ins w:id="490" w:author="Jamson" w:date="2018-11-01T10:45:00Z">
                <w:r w:rsidRPr="00EB0CF1">
                  <w:rPr>
                    <w:rStyle w:val="a6"/>
                    <w:noProof/>
                  </w:rPr>
                  <w:fldChar w:fldCharType="begin"/>
                </w:r>
                <w:r w:rsidRPr="00EB0CF1">
                  <w:rPr>
                    <w:rStyle w:val="a6"/>
                    <w:noProof/>
                  </w:rPr>
                  <w:instrText xml:space="preserve"> </w:instrText>
                </w:r>
                <w:r>
                  <w:rPr>
                    <w:noProof/>
                  </w:rPr>
                  <w:instrText>HYPERLINK \l "_Toc528832616"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10.1</w:t>
                </w:r>
                <w:r>
                  <w:rPr>
                    <w:noProof/>
                  </w:rPr>
                  <w:tab/>
                </w:r>
                <w:r w:rsidRPr="00EB0CF1">
                  <w:rPr>
                    <w:rStyle w:val="a6"/>
                    <w:rFonts w:hint="eastAsia"/>
                    <w:noProof/>
                  </w:rPr>
                  <w:t>概述</w:t>
                </w:r>
                <w:r>
                  <w:rPr>
                    <w:noProof/>
                    <w:webHidden/>
                  </w:rPr>
                  <w:tab/>
                </w:r>
                <w:r>
                  <w:rPr>
                    <w:noProof/>
                    <w:webHidden/>
                  </w:rPr>
                  <w:fldChar w:fldCharType="begin"/>
                </w:r>
                <w:r>
                  <w:rPr>
                    <w:noProof/>
                    <w:webHidden/>
                  </w:rPr>
                  <w:instrText xml:space="preserve"> PAGEREF _Toc528832616 \h </w:instrText>
                </w:r>
                <w:r>
                  <w:rPr>
                    <w:noProof/>
                    <w:webHidden/>
                  </w:rPr>
                </w:r>
              </w:ins>
              <w:r>
                <w:rPr>
                  <w:noProof/>
                  <w:webHidden/>
                </w:rPr>
                <w:fldChar w:fldCharType="separate"/>
              </w:r>
              <w:ins w:id="491" w:author="Jamson" w:date="2018-11-01T10:45:00Z">
                <w:r>
                  <w:rPr>
                    <w:noProof/>
                    <w:webHidden/>
                  </w:rPr>
                  <w:t>62</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492" w:author="Jamson" w:date="2018-11-01T10:45:00Z"/>
                  <w:noProof/>
                </w:rPr>
              </w:pPr>
              <w:ins w:id="493" w:author="Jamson" w:date="2018-11-01T10:45:00Z">
                <w:r w:rsidRPr="00EB0CF1">
                  <w:rPr>
                    <w:rStyle w:val="a6"/>
                    <w:noProof/>
                  </w:rPr>
                  <w:fldChar w:fldCharType="begin"/>
                </w:r>
                <w:r w:rsidRPr="00EB0CF1">
                  <w:rPr>
                    <w:rStyle w:val="a6"/>
                    <w:noProof/>
                  </w:rPr>
                  <w:instrText xml:space="preserve"> </w:instrText>
                </w:r>
                <w:r>
                  <w:rPr>
                    <w:noProof/>
                  </w:rPr>
                  <w:instrText>HYPERLINK \l "_Toc528832617"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10.2</w:t>
                </w:r>
                <w:r>
                  <w:rPr>
                    <w:noProof/>
                  </w:rPr>
                  <w:tab/>
                </w:r>
                <w:r w:rsidRPr="00EB0CF1">
                  <w:rPr>
                    <w:rStyle w:val="a6"/>
                    <w:rFonts w:hint="eastAsia"/>
                    <w:noProof/>
                  </w:rPr>
                  <w:t>配置功能项</w:t>
                </w:r>
                <w:r>
                  <w:rPr>
                    <w:noProof/>
                    <w:webHidden/>
                  </w:rPr>
                  <w:tab/>
                </w:r>
                <w:r>
                  <w:rPr>
                    <w:noProof/>
                    <w:webHidden/>
                  </w:rPr>
                  <w:fldChar w:fldCharType="begin"/>
                </w:r>
                <w:r>
                  <w:rPr>
                    <w:noProof/>
                    <w:webHidden/>
                  </w:rPr>
                  <w:instrText xml:space="preserve"> PAGEREF _Toc528832617 \h </w:instrText>
                </w:r>
                <w:r>
                  <w:rPr>
                    <w:noProof/>
                    <w:webHidden/>
                  </w:rPr>
                </w:r>
              </w:ins>
              <w:r>
                <w:rPr>
                  <w:noProof/>
                  <w:webHidden/>
                </w:rPr>
                <w:fldChar w:fldCharType="separate"/>
              </w:r>
              <w:ins w:id="494" w:author="Jamson" w:date="2018-11-01T10:45:00Z">
                <w:r>
                  <w:rPr>
                    <w:noProof/>
                    <w:webHidden/>
                  </w:rPr>
                  <w:t>62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95" w:author="Jamson" w:date="2018-11-01T10:45:00Z"/>
                  <w:noProof/>
                </w:rPr>
              </w:pPr>
              <w:ins w:id="496" w:author="Jamson" w:date="2018-11-01T10:45:00Z">
                <w:r w:rsidRPr="00EB0CF1">
                  <w:rPr>
                    <w:rStyle w:val="a6"/>
                    <w:noProof/>
                  </w:rPr>
                  <w:fldChar w:fldCharType="begin"/>
                </w:r>
                <w:r w:rsidRPr="00EB0CF1">
                  <w:rPr>
                    <w:rStyle w:val="a6"/>
                    <w:noProof/>
                  </w:rPr>
                  <w:instrText xml:space="preserve"> </w:instrText>
                </w:r>
                <w:r>
                  <w:rPr>
                    <w:noProof/>
                  </w:rPr>
                  <w:instrText>HYPERLINK \l "_Toc528832618"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10.2.1</w:t>
                </w:r>
                <w:r>
                  <w:rPr>
                    <w:noProof/>
                  </w:rPr>
                  <w:tab/>
                </w:r>
                <w:r w:rsidRPr="00EB0CF1">
                  <w:rPr>
                    <w:rStyle w:val="a6"/>
                    <w:rFonts w:hint="eastAsia"/>
                    <w:noProof/>
                  </w:rPr>
                  <w:t>创建功能项组</w:t>
                </w:r>
                <w:r>
                  <w:rPr>
                    <w:noProof/>
                    <w:webHidden/>
                  </w:rPr>
                  <w:tab/>
                </w:r>
                <w:r>
                  <w:rPr>
                    <w:noProof/>
                    <w:webHidden/>
                  </w:rPr>
                  <w:fldChar w:fldCharType="begin"/>
                </w:r>
                <w:r>
                  <w:rPr>
                    <w:noProof/>
                    <w:webHidden/>
                  </w:rPr>
                  <w:instrText xml:space="preserve"> PAGEREF _Toc528832618 \h </w:instrText>
                </w:r>
                <w:r>
                  <w:rPr>
                    <w:noProof/>
                    <w:webHidden/>
                  </w:rPr>
                </w:r>
              </w:ins>
              <w:r>
                <w:rPr>
                  <w:noProof/>
                  <w:webHidden/>
                </w:rPr>
                <w:fldChar w:fldCharType="separate"/>
              </w:r>
              <w:ins w:id="497" w:author="Jamson" w:date="2018-11-01T10:45:00Z">
                <w:r>
                  <w:rPr>
                    <w:noProof/>
                    <w:webHidden/>
                  </w:rPr>
                  <w:t>62</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498" w:author="Jamson" w:date="2018-11-01T10:45:00Z"/>
                  <w:noProof/>
                </w:rPr>
              </w:pPr>
              <w:ins w:id="499" w:author="Jamson" w:date="2018-11-01T10:45:00Z">
                <w:r w:rsidRPr="00EB0CF1">
                  <w:rPr>
                    <w:rStyle w:val="a6"/>
                    <w:noProof/>
                  </w:rPr>
                  <w:fldChar w:fldCharType="begin"/>
                </w:r>
                <w:r w:rsidRPr="00EB0CF1">
                  <w:rPr>
                    <w:rStyle w:val="a6"/>
                    <w:noProof/>
                  </w:rPr>
                  <w:instrText xml:space="preserve"> </w:instrText>
                </w:r>
                <w:r>
                  <w:rPr>
                    <w:noProof/>
                  </w:rPr>
                  <w:instrText>HYPERLINK \l "_Toc528832619"</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10.2.2</w:t>
                </w:r>
                <w:r>
                  <w:rPr>
                    <w:noProof/>
                  </w:rPr>
                  <w:tab/>
                </w:r>
                <w:r w:rsidRPr="00EB0CF1">
                  <w:rPr>
                    <w:rStyle w:val="a6"/>
                    <w:rFonts w:hint="eastAsia"/>
                    <w:noProof/>
                  </w:rPr>
                  <w:t>创建对应的功能项</w:t>
                </w:r>
                <w:r>
                  <w:rPr>
                    <w:noProof/>
                    <w:webHidden/>
                  </w:rPr>
                  <w:tab/>
                </w:r>
                <w:r>
                  <w:rPr>
                    <w:noProof/>
                    <w:webHidden/>
                  </w:rPr>
                  <w:fldChar w:fldCharType="begin"/>
                </w:r>
                <w:r>
                  <w:rPr>
                    <w:noProof/>
                    <w:webHidden/>
                  </w:rPr>
                  <w:instrText xml:space="preserve"> PAGEREF _Toc528832619 \h </w:instrText>
                </w:r>
                <w:r>
                  <w:rPr>
                    <w:noProof/>
                    <w:webHidden/>
                  </w:rPr>
                </w:r>
              </w:ins>
              <w:r>
                <w:rPr>
                  <w:noProof/>
                  <w:webHidden/>
                </w:rPr>
                <w:fldChar w:fldCharType="separate"/>
              </w:r>
              <w:ins w:id="500" w:author="Jamson" w:date="2018-11-01T10:45:00Z">
                <w:r>
                  <w:rPr>
                    <w:noProof/>
                    <w:webHidden/>
                  </w:rPr>
                  <w:t>63</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501" w:author="Jamson" w:date="2018-11-01T10:45:00Z"/>
                  <w:noProof/>
                </w:rPr>
              </w:pPr>
              <w:ins w:id="502" w:author="Jamson" w:date="2018-11-01T10:45:00Z">
                <w:r w:rsidRPr="00EB0CF1">
                  <w:rPr>
                    <w:rStyle w:val="a6"/>
                    <w:noProof/>
                  </w:rPr>
                  <w:fldChar w:fldCharType="begin"/>
                </w:r>
                <w:r w:rsidRPr="00EB0CF1">
                  <w:rPr>
                    <w:rStyle w:val="a6"/>
                    <w:noProof/>
                  </w:rPr>
                  <w:instrText xml:space="preserve"> </w:instrText>
                </w:r>
                <w:r>
                  <w:rPr>
                    <w:noProof/>
                  </w:rPr>
                  <w:instrText>HYPERLINK \l "_Toc528832620"</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10.3</w:t>
                </w:r>
                <w:r>
                  <w:rPr>
                    <w:noProof/>
                  </w:rPr>
                  <w:tab/>
                </w:r>
                <w:r w:rsidRPr="00EB0CF1">
                  <w:rPr>
                    <w:rStyle w:val="a6"/>
                    <w:rFonts w:hint="eastAsia"/>
                    <w:noProof/>
                  </w:rPr>
                  <w:t>配置菜单</w:t>
                </w:r>
                <w:r>
                  <w:rPr>
                    <w:noProof/>
                    <w:webHidden/>
                  </w:rPr>
                  <w:tab/>
                </w:r>
                <w:r>
                  <w:rPr>
                    <w:noProof/>
                    <w:webHidden/>
                  </w:rPr>
                  <w:fldChar w:fldCharType="begin"/>
                </w:r>
                <w:r>
                  <w:rPr>
                    <w:noProof/>
                    <w:webHidden/>
                  </w:rPr>
                  <w:instrText xml:space="preserve"> PAGEREF _Toc528832620 \h </w:instrText>
                </w:r>
                <w:r>
                  <w:rPr>
                    <w:noProof/>
                    <w:webHidden/>
                  </w:rPr>
                </w:r>
              </w:ins>
              <w:r>
                <w:rPr>
                  <w:noProof/>
                  <w:webHidden/>
                </w:rPr>
                <w:fldChar w:fldCharType="separate"/>
              </w:r>
              <w:ins w:id="503" w:author="Jamson" w:date="2018-11-01T10:45:00Z">
                <w:r>
                  <w:rPr>
                    <w:noProof/>
                    <w:webHidden/>
                  </w:rPr>
                  <w:t>64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504" w:author="Jamson" w:date="2018-11-01T10:45:00Z"/>
                  <w:noProof/>
                </w:rPr>
              </w:pPr>
              <w:ins w:id="505" w:author="Jamson" w:date="2018-11-01T10:45:00Z">
                <w:r w:rsidRPr="00EB0CF1">
                  <w:rPr>
                    <w:rStyle w:val="a6"/>
                    <w:noProof/>
                  </w:rPr>
                  <w:fldChar w:fldCharType="begin"/>
                </w:r>
                <w:r w:rsidRPr="00EB0CF1">
                  <w:rPr>
                    <w:rStyle w:val="a6"/>
                    <w:noProof/>
                  </w:rPr>
                  <w:instrText xml:space="preserve"> </w:instrText>
                </w:r>
                <w:r>
                  <w:rPr>
                    <w:noProof/>
                  </w:rPr>
                  <w:instrText>HYPERLINK \l "_Toc528832621"</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10.3.1</w:t>
                </w:r>
                <w:r>
                  <w:rPr>
                    <w:noProof/>
                  </w:rPr>
                  <w:tab/>
                </w:r>
                <w:r w:rsidRPr="00EB0CF1">
                  <w:rPr>
                    <w:rStyle w:val="a6"/>
                    <w:rFonts w:hint="eastAsia"/>
                    <w:noProof/>
                  </w:rPr>
                  <w:t>创建根节点</w:t>
                </w:r>
                <w:r>
                  <w:rPr>
                    <w:noProof/>
                    <w:webHidden/>
                  </w:rPr>
                  <w:tab/>
                </w:r>
                <w:r>
                  <w:rPr>
                    <w:noProof/>
                    <w:webHidden/>
                  </w:rPr>
                  <w:fldChar w:fldCharType="begin"/>
                </w:r>
                <w:r>
                  <w:rPr>
                    <w:noProof/>
                    <w:webHidden/>
                  </w:rPr>
                  <w:instrText xml:space="preserve"> PAGEREF _Toc528832621 \h </w:instrText>
                </w:r>
                <w:r>
                  <w:rPr>
                    <w:noProof/>
                    <w:webHidden/>
                  </w:rPr>
                </w:r>
              </w:ins>
              <w:r>
                <w:rPr>
                  <w:noProof/>
                  <w:webHidden/>
                </w:rPr>
                <w:fldChar w:fldCharType="separate"/>
              </w:r>
              <w:ins w:id="506" w:author="Jamson" w:date="2018-11-01T10:45:00Z">
                <w:r>
                  <w:rPr>
                    <w:noProof/>
                    <w:webHidden/>
                  </w:rPr>
                  <w:t>64</w:t>
                </w:r>
                <w:r>
                  <w:rPr>
                    <w:noProof/>
                    <w:webHidden/>
                  </w:rPr>
                  <w:fldChar w:fldCharType="end"/>
                </w:r>
                <w:r w:rsidRPr="00EB0CF1">
                  <w:rPr>
                    <w:rStyle w:val="a6"/>
                    <w:noProof/>
                  </w:rPr>
                  <w:fldChar w:fldCharType="end"/>
                </w:r>
              </w:ins>
            </w:p>
            <w:p w:rsidR="0025594A" w:rsidRDefault="0025594A">
              <w:pPr>
                <w:pStyle w:val="30"/>
                <w:tabs>
                  <w:tab w:val="left" w:pos="1680"/>
                  <w:tab w:val="right" w:leader="dot" w:pos="9736"/>
                </w:tabs>
                <w:rPr>
                  <w:ins w:id="507" w:author="Jamson" w:date="2018-11-01T10:45:00Z"/>
                  <w:noProof/>
                </w:rPr>
              </w:pPr>
              <w:ins w:id="508" w:author="Jamson" w:date="2018-11-01T10:45:00Z">
                <w:r w:rsidRPr="00EB0CF1">
                  <w:rPr>
                    <w:rStyle w:val="a6"/>
                    <w:noProof/>
                  </w:rPr>
                  <w:fldChar w:fldCharType="begin"/>
                </w:r>
                <w:r w:rsidRPr="00EB0CF1">
                  <w:rPr>
                    <w:rStyle w:val="a6"/>
                    <w:noProof/>
                  </w:rPr>
                  <w:instrText xml:space="preserve"> </w:instrText>
                </w:r>
                <w:r>
                  <w:rPr>
                    <w:noProof/>
                  </w:rPr>
                  <w:instrText>HYPERLINK \l "_Toc528832622"</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lang w:bidi="x-none"/>
                    <w14:scene3d>
                      <w14:camera w14:prst="orthographicFront"/>
                      <w14:lightRig w14:rig="threePt" w14:dir="t">
                        <w14:rot w14:lat="0" w14:lon="0" w14:rev="0"/>
                      </w14:lightRig>
                    </w14:scene3d>
                  </w:rPr>
                  <w:t>10.3.2</w:t>
                </w:r>
                <w:r>
                  <w:rPr>
                    <w:noProof/>
                  </w:rPr>
                  <w:tab/>
                </w:r>
                <w:r w:rsidRPr="00EB0CF1">
                  <w:rPr>
                    <w:rStyle w:val="a6"/>
                    <w:rFonts w:hint="eastAsia"/>
                    <w:noProof/>
                  </w:rPr>
                  <w:t>创建子节点</w:t>
                </w:r>
                <w:r>
                  <w:rPr>
                    <w:noProof/>
                    <w:webHidden/>
                  </w:rPr>
                  <w:tab/>
                </w:r>
                <w:r>
                  <w:rPr>
                    <w:noProof/>
                    <w:webHidden/>
                  </w:rPr>
                  <w:fldChar w:fldCharType="begin"/>
                </w:r>
                <w:r>
                  <w:rPr>
                    <w:noProof/>
                    <w:webHidden/>
                  </w:rPr>
                  <w:instrText xml:space="preserve"> PAGEREF _Toc528832622 \h </w:instrText>
                </w:r>
                <w:r>
                  <w:rPr>
                    <w:noProof/>
                    <w:webHidden/>
                  </w:rPr>
                </w:r>
              </w:ins>
              <w:r>
                <w:rPr>
                  <w:noProof/>
                  <w:webHidden/>
                </w:rPr>
                <w:fldChar w:fldCharType="separate"/>
              </w:r>
              <w:ins w:id="509" w:author="Jamson" w:date="2018-11-01T10:45:00Z">
                <w:r>
                  <w:rPr>
                    <w:noProof/>
                    <w:webHidden/>
                  </w:rPr>
                  <w:t>64</w:t>
                </w:r>
                <w:r>
                  <w:rPr>
                    <w:noProof/>
                    <w:webHidden/>
                  </w:rPr>
                  <w:fldChar w:fldCharType="end"/>
                </w:r>
                <w:r w:rsidRPr="00EB0CF1">
                  <w:rPr>
                    <w:rStyle w:val="a6"/>
                    <w:noProof/>
                  </w:rPr>
                  <w:fldChar w:fldCharType="end"/>
                </w:r>
              </w:ins>
            </w:p>
            <w:p w:rsidR="0025594A" w:rsidRDefault="0025594A">
              <w:pPr>
                <w:pStyle w:val="10"/>
                <w:tabs>
                  <w:tab w:val="left" w:pos="840"/>
                  <w:tab w:val="right" w:leader="dot" w:pos="9736"/>
                </w:tabs>
                <w:rPr>
                  <w:ins w:id="510" w:author="Jamson" w:date="2018-11-01T10:45:00Z"/>
                  <w:rFonts w:cstheme="minorBidi"/>
                  <w:noProof/>
                  <w:kern w:val="2"/>
                  <w:sz w:val="21"/>
                </w:rPr>
              </w:pPr>
              <w:ins w:id="511" w:author="Jamson" w:date="2018-11-01T10:45:00Z">
                <w:r w:rsidRPr="00EB0CF1">
                  <w:rPr>
                    <w:rStyle w:val="a6"/>
                    <w:noProof/>
                  </w:rPr>
                  <w:fldChar w:fldCharType="begin"/>
                </w:r>
                <w:r w:rsidRPr="00EB0CF1">
                  <w:rPr>
                    <w:rStyle w:val="a6"/>
                    <w:noProof/>
                  </w:rPr>
                  <w:instrText xml:space="preserve"> </w:instrText>
                </w:r>
                <w:r>
                  <w:rPr>
                    <w:noProof/>
                  </w:rPr>
                  <w:instrText>HYPERLINK \l "_Toc528832623"</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11</w:t>
                </w:r>
                <w:r>
                  <w:rPr>
                    <w:rFonts w:cstheme="minorBidi"/>
                    <w:noProof/>
                    <w:kern w:val="2"/>
                    <w:sz w:val="21"/>
                  </w:rPr>
                  <w:tab/>
                </w:r>
                <w:r w:rsidRPr="00EB0CF1">
                  <w:rPr>
                    <w:rStyle w:val="a6"/>
                    <w:rFonts w:hint="eastAsia"/>
                    <w:noProof/>
                  </w:rPr>
                  <w:t>异常日志</w:t>
                </w:r>
                <w:r>
                  <w:rPr>
                    <w:noProof/>
                    <w:webHidden/>
                  </w:rPr>
                  <w:tab/>
                </w:r>
                <w:r>
                  <w:rPr>
                    <w:noProof/>
                    <w:webHidden/>
                  </w:rPr>
                  <w:fldChar w:fldCharType="begin"/>
                </w:r>
                <w:r>
                  <w:rPr>
                    <w:noProof/>
                    <w:webHidden/>
                  </w:rPr>
                  <w:instrText xml:space="preserve"> PAGEREF _Toc528832623 \h </w:instrText>
                </w:r>
                <w:r>
                  <w:rPr>
                    <w:noProof/>
                    <w:webHidden/>
                  </w:rPr>
                </w:r>
              </w:ins>
              <w:r>
                <w:rPr>
                  <w:noProof/>
                  <w:webHidden/>
                </w:rPr>
                <w:fldChar w:fldCharType="separate"/>
              </w:r>
              <w:ins w:id="512" w:author="Jamson" w:date="2018-11-01T10:45:00Z">
                <w:r>
                  <w:rPr>
                    <w:noProof/>
                    <w:webHidden/>
                  </w:rPr>
                  <w:t>65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513" w:author="Jamson" w:date="2018-11-01T10:45:00Z"/>
                  <w:noProof/>
                </w:rPr>
              </w:pPr>
              <w:ins w:id="514" w:author="Jamson" w:date="2018-11-01T10:45:00Z">
                <w:r w:rsidRPr="00EB0CF1">
                  <w:rPr>
                    <w:rStyle w:val="a6"/>
                    <w:noProof/>
                  </w:rPr>
                  <w:fldChar w:fldCharType="begin"/>
                </w:r>
                <w:r w:rsidRPr="00EB0CF1">
                  <w:rPr>
                    <w:rStyle w:val="a6"/>
                    <w:noProof/>
                  </w:rPr>
                  <w:instrText xml:space="preserve"> </w:instrText>
                </w:r>
                <w:r>
                  <w:rPr>
                    <w:noProof/>
                  </w:rPr>
                  <w:instrText>HYPERLINK \l "_Toc528832624"</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11.1</w:t>
                </w:r>
                <w:r>
                  <w:rPr>
                    <w:noProof/>
                  </w:rPr>
                  <w:tab/>
                </w:r>
                <w:r w:rsidRPr="00EB0CF1">
                  <w:rPr>
                    <w:rStyle w:val="a6"/>
                    <w:rFonts w:hint="eastAsia"/>
                    <w:noProof/>
                  </w:rPr>
                  <w:t>服务端的异常日志</w:t>
                </w:r>
                <w:r>
                  <w:rPr>
                    <w:noProof/>
                    <w:webHidden/>
                  </w:rPr>
                  <w:tab/>
                </w:r>
                <w:r>
                  <w:rPr>
                    <w:noProof/>
                    <w:webHidden/>
                  </w:rPr>
                  <w:fldChar w:fldCharType="begin"/>
                </w:r>
                <w:r>
                  <w:rPr>
                    <w:noProof/>
                    <w:webHidden/>
                  </w:rPr>
                  <w:instrText xml:space="preserve"> PAGEREF _Toc528832624 \h </w:instrText>
                </w:r>
                <w:r>
                  <w:rPr>
                    <w:noProof/>
                    <w:webHidden/>
                  </w:rPr>
                </w:r>
              </w:ins>
              <w:r>
                <w:rPr>
                  <w:noProof/>
                  <w:webHidden/>
                </w:rPr>
                <w:fldChar w:fldCharType="separate"/>
              </w:r>
              <w:ins w:id="515" w:author="Jamson" w:date="2018-11-01T10:45:00Z">
                <w:r>
                  <w:rPr>
                    <w:noProof/>
                    <w:webHidden/>
                  </w:rPr>
                  <w:t>65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516" w:author="Jamson" w:date="2018-11-01T10:45:00Z"/>
                  <w:noProof/>
                </w:rPr>
              </w:pPr>
              <w:ins w:id="517" w:author="Jamson" w:date="2018-11-01T10:45:00Z">
                <w:r w:rsidRPr="00EB0CF1">
                  <w:rPr>
                    <w:rStyle w:val="a6"/>
                    <w:noProof/>
                  </w:rPr>
                  <w:fldChar w:fldCharType="begin"/>
                </w:r>
                <w:r w:rsidRPr="00EB0CF1">
                  <w:rPr>
                    <w:rStyle w:val="a6"/>
                    <w:noProof/>
                  </w:rPr>
                  <w:instrText xml:space="preserve"> </w:instrText>
                </w:r>
                <w:r>
                  <w:rPr>
                    <w:noProof/>
                  </w:rPr>
                  <w:instrText>HYPERLINK \l "_Toc528832626"</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11.2</w:t>
                </w:r>
                <w:r>
                  <w:rPr>
                    <w:noProof/>
                  </w:rPr>
                  <w:tab/>
                </w:r>
                <w:r w:rsidRPr="00EB0CF1">
                  <w:rPr>
                    <w:rStyle w:val="a6"/>
                    <w:rFonts w:hint="eastAsia"/>
                    <w:noProof/>
                  </w:rPr>
                  <w:t>需要特殊记录的异常日志</w:t>
                </w:r>
                <w:r>
                  <w:rPr>
                    <w:noProof/>
                    <w:webHidden/>
                  </w:rPr>
                  <w:tab/>
                </w:r>
                <w:r>
                  <w:rPr>
                    <w:noProof/>
                    <w:webHidden/>
                  </w:rPr>
                  <w:fldChar w:fldCharType="begin"/>
                </w:r>
                <w:r>
                  <w:rPr>
                    <w:noProof/>
                    <w:webHidden/>
                  </w:rPr>
                  <w:instrText xml:space="preserve"> PAGEREF _Toc528832626 \h </w:instrText>
                </w:r>
                <w:r>
                  <w:rPr>
                    <w:noProof/>
                    <w:webHidden/>
                  </w:rPr>
                </w:r>
              </w:ins>
              <w:r>
                <w:rPr>
                  <w:noProof/>
                  <w:webHidden/>
                </w:rPr>
                <w:fldChar w:fldCharType="separate"/>
              </w:r>
              <w:ins w:id="518" w:author="Jamson" w:date="2018-11-01T10:45:00Z">
                <w:r>
                  <w:rPr>
                    <w:noProof/>
                    <w:webHidden/>
                  </w:rPr>
                  <w:t>65</w:t>
                </w:r>
                <w:r>
                  <w:rPr>
                    <w:noProof/>
                    <w:webHidden/>
                  </w:rPr>
                  <w:fldChar w:fldCharType="end"/>
                </w:r>
                <w:r w:rsidRPr="00EB0CF1">
                  <w:rPr>
                    <w:rStyle w:val="a6"/>
                    <w:noProof/>
                  </w:rPr>
                  <w:fldChar w:fldCharType="end"/>
                </w:r>
              </w:ins>
            </w:p>
            <w:p w:rsidR="0025594A" w:rsidRDefault="0025594A">
              <w:pPr>
                <w:pStyle w:val="20"/>
                <w:tabs>
                  <w:tab w:val="left" w:pos="1260"/>
                  <w:tab w:val="right" w:leader="dot" w:pos="9736"/>
                </w:tabs>
                <w:rPr>
                  <w:ins w:id="519" w:author="Jamson" w:date="2018-11-01T10:45:00Z"/>
                  <w:noProof/>
                </w:rPr>
              </w:pPr>
              <w:ins w:id="520" w:author="Jamson" w:date="2018-11-01T10:45:00Z">
                <w:r w:rsidRPr="00EB0CF1">
                  <w:rPr>
                    <w:rStyle w:val="a6"/>
                    <w:noProof/>
                  </w:rPr>
                  <w:fldChar w:fldCharType="begin"/>
                </w:r>
                <w:r w:rsidRPr="00EB0CF1">
                  <w:rPr>
                    <w:rStyle w:val="a6"/>
                    <w:noProof/>
                  </w:rPr>
                  <w:instrText xml:space="preserve"> </w:instrText>
                </w:r>
                <w:r>
                  <w:rPr>
                    <w:noProof/>
                  </w:rPr>
                  <w:instrText>HYPERLINK \l "_Toc528832627"</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rFonts w:asciiTheme="minorEastAsia" w:hAnsiTheme="minorEastAsia"/>
                    <w:noProof/>
                    <w:lang w:bidi="x-none"/>
                    <w14:scene3d>
                      <w14:camera w14:prst="orthographicFront"/>
                      <w14:lightRig w14:rig="threePt" w14:dir="t">
                        <w14:rot w14:lat="0" w14:lon="0" w14:rev="0"/>
                      </w14:lightRig>
                    </w14:scene3d>
                  </w:rPr>
                  <w:t>11.3</w:t>
                </w:r>
                <w:r>
                  <w:rPr>
                    <w:noProof/>
                  </w:rPr>
                  <w:tab/>
                </w:r>
                <w:r w:rsidRPr="00EB0CF1">
                  <w:rPr>
                    <w:rStyle w:val="a6"/>
                    <w:rFonts w:hint="eastAsia"/>
                    <w:noProof/>
                  </w:rPr>
                  <w:t>查看异常日志</w:t>
                </w:r>
                <w:r>
                  <w:rPr>
                    <w:noProof/>
                    <w:webHidden/>
                  </w:rPr>
                  <w:tab/>
                </w:r>
                <w:r>
                  <w:rPr>
                    <w:noProof/>
                    <w:webHidden/>
                  </w:rPr>
                  <w:fldChar w:fldCharType="begin"/>
                </w:r>
                <w:r>
                  <w:rPr>
                    <w:noProof/>
                    <w:webHidden/>
                  </w:rPr>
                  <w:instrText xml:space="preserve"> PAGEREF _Toc528832627 \h </w:instrText>
                </w:r>
                <w:r>
                  <w:rPr>
                    <w:noProof/>
                    <w:webHidden/>
                  </w:rPr>
                </w:r>
              </w:ins>
              <w:r>
                <w:rPr>
                  <w:noProof/>
                  <w:webHidden/>
                </w:rPr>
                <w:fldChar w:fldCharType="separate"/>
              </w:r>
              <w:ins w:id="521" w:author="Jamson" w:date="2018-11-01T10:45:00Z">
                <w:r>
                  <w:rPr>
                    <w:noProof/>
                    <w:webHidden/>
                  </w:rPr>
                  <w:t>65</w:t>
                </w:r>
                <w:r>
                  <w:rPr>
                    <w:noProof/>
                    <w:webHidden/>
                  </w:rPr>
                  <w:fldChar w:fldCharType="end"/>
                </w:r>
                <w:r w:rsidRPr="00EB0CF1">
                  <w:rPr>
                    <w:rStyle w:val="a6"/>
                    <w:noProof/>
                  </w:rPr>
                  <w:fldChar w:fldCharType="end"/>
                </w:r>
              </w:ins>
            </w:p>
            <w:p w:rsidR="0025594A" w:rsidRDefault="0025594A">
              <w:pPr>
                <w:pStyle w:val="10"/>
                <w:tabs>
                  <w:tab w:val="left" w:pos="840"/>
                  <w:tab w:val="right" w:leader="dot" w:pos="9736"/>
                </w:tabs>
                <w:rPr>
                  <w:ins w:id="522" w:author="Jamson" w:date="2018-11-01T10:45:00Z"/>
                  <w:rFonts w:cstheme="minorBidi"/>
                  <w:noProof/>
                  <w:kern w:val="2"/>
                  <w:sz w:val="21"/>
                </w:rPr>
              </w:pPr>
              <w:ins w:id="523" w:author="Jamson" w:date="2018-11-01T10:45:00Z">
                <w:r w:rsidRPr="00EB0CF1">
                  <w:rPr>
                    <w:rStyle w:val="a6"/>
                    <w:noProof/>
                  </w:rPr>
                  <w:lastRenderedPageBreak/>
                  <w:fldChar w:fldCharType="begin"/>
                </w:r>
                <w:r w:rsidRPr="00EB0CF1">
                  <w:rPr>
                    <w:rStyle w:val="a6"/>
                    <w:noProof/>
                  </w:rPr>
                  <w:instrText xml:space="preserve"> </w:instrText>
                </w:r>
                <w:r>
                  <w:rPr>
                    <w:noProof/>
                  </w:rPr>
                  <w:instrText>HYPERLINK \l "_Toc528832628"</w:instrText>
                </w:r>
                <w:r w:rsidRPr="00EB0CF1">
                  <w:rPr>
                    <w:rStyle w:val="a6"/>
                    <w:noProof/>
                  </w:rPr>
                  <w:instrText xml:space="preserve"> </w:instrText>
                </w:r>
                <w:r w:rsidRPr="00EB0CF1">
                  <w:rPr>
                    <w:rStyle w:val="a6"/>
                    <w:noProof/>
                  </w:rPr>
                </w:r>
                <w:r w:rsidRPr="00EB0CF1">
                  <w:rPr>
                    <w:rStyle w:val="a6"/>
                    <w:noProof/>
                  </w:rPr>
                  <w:fldChar w:fldCharType="separate"/>
                </w:r>
                <w:r w:rsidRPr="00EB0CF1">
                  <w:rPr>
                    <w:rStyle w:val="a6"/>
                    <w:noProof/>
                  </w:rPr>
                  <w:t>12</w:t>
                </w:r>
                <w:r>
                  <w:rPr>
                    <w:rFonts w:cstheme="minorBidi"/>
                    <w:noProof/>
                    <w:kern w:val="2"/>
                    <w:sz w:val="21"/>
                  </w:rPr>
                  <w:tab/>
                </w:r>
                <w:r w:rsidRPr="00EB0CF1">
                  <w:rPr>
                    <w:rStyle w:val="a6"/>
                    <w:rFonts w:hint="eastAsia"/>
                    <w:noProof/>
                  </w:rPr>
                  <w:t>附件</w:t>
                </w:r>
                <w:r>
                  <w:rPr>
                    <w:noProof/>
                    <w:webHidden/>
                  </w:rPr>
                  <w:tab/>
                </w:r>
                <w:r>
                  <w:rPr>
                    <w:noProof/>
                    <w:webHidden/>
                  </w:rPr>
                  <w:fldChar w:fldCharType="begin"/>
                </w:r>
                <w:r>
                  <w:rPr>
                    <w:noProof/>
                    <w:webHidden/>
                  </w:rPr>
                  <w:instrText xml:space="preserve"> PAGEREF _Toc528832628 \h </w:instrText>
                </w:r>
                <w:r>
                  <w:rPr>
                    <w:noProof/>
                    <w:webHidden/>
                  </w:rPr>
                </w:r>
              </w:ins>
              <w:r>
                <w:rPr>
                  <w:noProof/>
                  <w:webHidden/>
                </w:rPr>
                <w:fldChar w:fldCharType="separate"/>
              </w:r>
              <w:ins w:id="524" w:author="Jamson" w:date="2018-11-01T10:45:00Z">
                <w:r>
                  <w:rPr>
                    <w:noProof/>
                    <w:webHidden/>
                  </w:rPr>
                  <w:t>65</w:t>
                </w:r>
                <w:r>
                  <w:rPr>
                    <w:noProof/>
                    <w:webHidden/>
                  </w:rPr>
                  <w:fldChar w:fldCharType="end"/>
                </w:r>
                <w:r w:rsidRPr="00EB0CF1">
                  <w:rPr>
                    <w:rStyle w:val="a6"/>
                    <w:noProof/>
                  </w:rPr>
                  <w:fldChar w:fldCharType="end"/>
                </w:r>
              </w:ins>
            </w:p>
            <w:p w:rsidR="00786C9D" w:rsidDel="0025594A" w:rsidRDefault="00786C9D">
              <w:pPr>
                <w:pStyle w:val="10"/>
                <w:tabs>
                  <w:tab w:val="left" w:pos="420"/>
                  <w:tab w:val="right" w:leader="dot" w:pos="9736"/>
                </w:tabs>
                <w:rPr>
                  <w:del w:id="525" w:author="Jamson" w:date="2018-11-01T10:45:00Z"/>
                  <w:rFonts w:cstheme="minorBidi"/>
                  <w:noProof/>
                  <w:kern w:val="2"/>
                  <w:sz w:val="21"/>
                </w:rPr>
              </w:pPr>
              <w:del w:id="526" w:author="Jamson" w:date="2018-11-01T10:45:00Z">
                <w:r w:rsidRPr="0025594A" w:rsidDel="0025594A">
                  <w:rPr>
                    <w:noProof/>
                    <w:rPrChange w:id="527" w:author="Jamson" w:date="2018-11-01T10:45:00Z">
                      <w:rPr>
                        <w:rStyle w:val="a6"/>
                        <w:noProof/>
                      </w:rPr>
                    </w:rPrChange>
                  </w:rPr>
                  <w:delText>1</w:delText>
                </w:r>
                <w:r w:rsidDel="0025594A">
                  <w:rPr>
                    <w:rFonts w:cstheme="minorBidi"/>
                    <w:noProof/>
                    <w:kern w:val="2"/>
                    <w:sz w:val="21"/>
                  </w:rPr>
                  <w:tab/>
                </w:r>
                <w:r w:rsidRPr="0025594A" w:rsidDel="0025594A">
                  <w:rPr>
                    <w:noProof/>
                    <w:rPrChange w:id="528" w:author="Jamson" w:date="2018-11-01T10:45:00Z">
                      <w:rPr>
                        <w:rStyle w:val="a6"/>
                        <w:noProof/>
                      </w:rPr>
                    </w:rPrChange>
                  </w:rPr>
                  <w:delText>开发环境准备</w:delText>
                </w:r>
                <w:r w:rsidDel="0025594A">
                  <w:rPr>
                    <w:noProof/>
                    <w:webHidden/>
                  </w:rPr>
                  <w:tab/>
                </w:r>
                <w:r w:rsidR="002144F7" w:rsidDel="0025594A">
                  <w:rPr>
                    <w:noProof/>
                    <w:webHidden/>
                  </w:rPr>
                  <w:delText>6</w:delText>
                </w:r>
              </w:del>
            </w:p>
            <w:p w:rsidR="00786C9D" w:rsidDel="0025594A" w:rsidRDefault="00786C9D">
              <w:pPr>
                <w:pStyle w:val="20"/>
                <w:tabs>
                  <w:tab w:val="left" w:pos="1260"/>
                  <w:tab w:val="right" w:leader="dot" w:pos="9736"/>
                </w:tabs>
                <w:rPr>
                  <w:del w:id="529" w:author="Jamson" w:date="2018-11-01T10:45:00Z"/>
                  <w:noProof/>
                </w:rPr>
              </w:pPr>
              <w:del w:id="530"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531"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1.1</w:delText>
                </w:r>
                <w:r w:rsidDel="0025594A">
                  <w:rPr>
                    <w:noProof/>
                  </w:rPr>
                  <w:tab/>
                </w:r>
                <w:r w:rsidRPr="0025594A" w:rsidDel="0025594A">
                  <w:rPr>
                    <w:noProof/>
                    <w:rPrChange w:id="532" w:author="Jamson" w:date="2018-11-01T10:45:00Z">
                      <w:rPr>
                        <w:rStyle w:val="a6"/>
                        <w:noProof/>
                      </w:rPr>
                    </w:rPrChange>
                  </w:rPr>
                  <w:delText>环境</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33" w:author="Jamson" w:date="2018-11-01T10:45:00Z"/>
                  <w:noProof/>
                </w:rPr>
              </w:pPr>
              <w:del w:id="534" w:author="Jamson" w:date="2018-11-01T10:45:00Z">
                <w:r w:rsidRPr="0025594A" w:rsidDel="0025594A">
                  <w:rPr>
                    <w:noProof/>
                    <w:lang w:bidi="x-none"/>
                    <w14:scene3d>
                      <w14:camera w14:prst="orthographicFront"/>
                      <w14:lightRig w14:rig="threePt" w14:dir="t">
                        <w14:rot w14:lat="0" w14:lon="0" w14:rev="0"/>
                      </w14:lightRig>
                    </w14:scene3d>
                    <w:rPrChange w:id="535" w:author="Jamson" w:date="2018-11-01T10:45:00Z">
                      <w:rPr>
                        <w:rStyle w:val="a6"/>
                        <w:noProof/>
                        <w:lang w:bidi="x-none"/>
                        <w14:scene3d>
                          <w14:camera w14:prst="orthographicFront"/>
                          <w14:lightRig w14:rig="threePt" w14:dir="t">
                            <w14:rot w14:lat="0" w14:lon="0" w14:rev="0"/>
                          </w14:lightRig>
                        </w14:scene3d>
                      </w:rPr>
                    </w:rPrChange>
                  </w:rPr>
                  <w:delText>1.1.1</w:delText>
                </w:r>
                <w:r w:rsidDel="0025594A">
                  <w:rPr>
                    <w:noProof/>
                  </w:rPr>
                  <w:tab/>
                </w:r>
                <w:r w:rsidRPr="0025594A" w:rsidDel="0025594A">
                  <w:rPr>
                    <w:noProof/>
                    <w:rPrChange w:id="536" w:author="Jamson" w:date="2018-11-01T10:45:00Z">
                      <w:rPr>
                        <w:rStyle w:val="a6"/>
                        <w:noProof/>
                      </w:rPr>
                    </w:rPrChange>
                  </w:rPr>
                  <w:delText>操作系统</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37" w:author="Jamson" w:date="2018-11-01T10:45:00Z"/>
                  <w:noProof/>
                </w:rPr>
              </w:pPr>
              <w:del w:id="538" w:author="Jamson" w:date="2018-11-01T10:45:00Z">
                <w:r w:rsidRPr="0025594A" w:rsidDel="0025594A">
                  <w:rPr>
                    <w:noProof/>
                    <w:lang w:bidi="x-none"/>
                    <w14:scene3d>
                      <w14:camera w14:prst="orthographicFront"/>
                      <w14:lightRig w14:rig="threePt" w14:dir="t">
                        <w14:rot w14:lat="0" w14:lon="0" w14:rev="0"/>
                      </w14:lightRig>
                    </w14:scene3d>
                    <w:rPrChange w:id="539" w:author="Jamson" w:date="2018-11-01T10:45:00Z">
                      <w:rPr>
                        <w:rStyle w:val="a6"/>
                        <w:noProof/>
                        <w:lang w:bidi="x-none"/>
                        <w14:scene3d>
                          <w14:camera w14:prst="orthographicFront"/>
                          <w14:lightRig w14:rig="threePt" w14:dir="t">
                            <w14:rot w14:lat="0" w14:lon="0" w14:rev="0"/>
                          </w14:lightRig>
                        </w14:scene3d>
                      </w:rPr>
                    </w:rPrChange>
                  </w:rPr>
                  <w:delText>1.1.2</w:delText>
                </w:r>
                <w:r w:rsidDel="0025594A">
                  <w:rPr>
                    <w:noProof/>
                  </w:rPr>
                  <w:tab/>
                </w:r>
                <w:r w:rsidRPr="0025594A" w:rsidDel="0025594A">
                  <w:rPr>
                    <w:noProof/>
                    <w:rPrChange w:id="540" w:author="Jamson" w:date="2018-11-01T10:45:00Z">
                      <w:rPr>
                        <w:rStyle w:val="a6"/>
                        <w:noProof/>
                      </w:rPr>
                    </w:rPrChange>
                  </w:rPr>
                  <w:delText>数据库</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41" w:author="Jamson" w:date="2018-11-01T10:45:00Z"/>
                  <w:noProof/>
                </w:rPr>
              </w:pPr>
              <w:del w:id="542" w:author="Jamson" w:date="2018-11-01T10:45:00Z">
                <w:r w:rsidRPr="0025594A" w:rsidDel="0025594A">
                  <w:rPr>
                    <w:noProof/>
                    <w:lang w:bidi="x-none"/>
                    <w14:scene3d>
                      <w14:camera w14:prst="orthographicFront"/>
                      <w14:lightRig w14:rig="threePt" w14:dir="t">
                        <w14:rot w14:lat="0" w14:lon="0" w14:rev="0"/>
                      </w14:lightRig>
                    </w14:scene3d>
                    <w:rPrChange w:id="543" w:author="Jamson" w:date="2018-11-01T10:45:00Z">
                      <w:rPr>
                        <w:rStyle w:val="a6"/>
                        <w:noProof/>
                        <w:lang w:bidi="x-none"/>
                        <w14:scene3d>
                          <w14:camera w14:prst="orthographicFront"/>
                          <w14:lightRig w14:rig="threePt" w14:dir="t">
                            <w14:rot w14:lat="0" w14:lon="0" w14:rev="0"/>
                          </w14:lightRig>
                        </w14:scene3d>
                      </w:rPr>
                    </w:rPrChange>
                  </w:rPr>
                  <w:delText>1.1.3</w:delText>
                </w:r>
                <w:r w:rsidDel="0025594A">
                  <w:rPr>
                    <w:noProof/>
                  </w:rPr>
                  <w:tab/>
                </w:r>
                <w:r w:rsidRPr="0025594A" w:rsidDel="0025594A">
                  <w:rPr>
                    <w:noProof/>
                    <w:rPrChange w:id="544" w:author="Jamson" w:date="2018-11-01T10:45:00Z">
                      <w:rPr>
                        <w:rStyle w:val="a6"/>
                        <w:noProof/>
                      </w:rPr>
                    </w:rPrChange>
                  </w:rPr>
                  <w:delText>JDK</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45" w:author="Jamson" w:date="2018-11-01T10:45:00Z"/>
                  <w:noProof/>
                </w:rPr>
              </w:pPr>
              <w:del w:id="546" w:author="Jamson" w:date="2018-11-01T10:45:00Z">
                <w:r w:rsidRPr="0025594A" w:rsidDel="0025594A">
                  <w:rPr>
                    <w:noProof/>
                    <w:lang w:bidi="x-none"/>
                    <w14:scene3d>
                      <w14:camera w14:prst="orthographicFront"/>
                      <w14:lightRig w14:rig="threePt" w14:dir="t">
                        <w14:rot w14:lat="0" w14:lon="0" w14:rev="0"/>
                      </w14:lightRig>
                    </w14:scene3d>
                    <w:rPrChange w:id="547" w:author="Jamson" w:date="2018-11-01T10:45:00Z">
                      <w:rPr>
                        <w:rStyle w:val="a6"/>
                        <w:noProof/>
                        <w:lang w:bidi="x-none"/>
                        <w14:scene3d>
                          <w14:camera w14:prst="orthographicFront"/>
                          <w14:lightRig w14:rig="threePt" w14:dir="t">
                            <w14:rot w14:lat="0" w14:lon="0" w14:rev="0"/>
                          </w14:lightRig>
                        </w14:scene3d>
                      </w:rPr>
                    </w:rPrChange>
                  </w:rPr>
                  <w:delText>1.1.4</w:delText>
                </w:r>
                <w:r w:rsidDel="0025594A">
                  <w:rPr>
                    <w:noProof/>
                  </w:rPr>
                  <w:tab/>
                </w:r>
                <w:r w:rsidRPr="0025594A" w:rsidDel="0025594A">
                  <w:rPr>
                    <w:noProof/>
                    <w:rPrChange w:id="548" w:author="Jamson" w:date="2018-11-01T10:45:00Z">
                      <w:rPr>
                        <w:rStyle w:val="a6"/>
                        <w:noProof/>
                      </w:rPr>
                    </w:rPrChange>
                  </w:rPr>
                  <w:delText>应用服务器</w:delText>
                </w:r>
                <w:r w:rsidDel="0025594A">
                  <w:rPr>
                    <w:noProof/>
                    <w:webHidden/>
                  </w:rPr>
                  <w:tab/>
                </w:r>
                <w:r w:rsidR="002144F7" w:rsidDel="0025594A">
                  <w:rPr>
                    <w:noProof/>
                    <w:webHidden/>
                  </w:rPr>
                  <w:delText>6</w:delText>
                </w:r>
              </w:del>
            </w:p>
            <w:p w:rsidR="00786C9D" w:rsidDel="0025594A" w:rsidRDefault="00786C9D">
              <w:pPr>
                <w:pStyle w:val="20"/>
                <w:tabs>
                  <w:tab w:val="left" w:pos="1260"/>
                  <w:tab w:val="right" w:leader="dot" w:pos="9736"/>
                </w:tabs>
                <w:rPr>
                  <w:del w:id="549" w:author="Jamson" w:date="2018-11-01T10:45:00Z"/>
                  <w:noProof/>
                </w:rPr>
              </w:pPr>
              <w:del w:id="550"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551"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1.2</w:delText>
                </w:r>
                <w:r w:rsidDel="0025594A">
                  <w:rPr>
                    <w:noProof/>
                  </w:rPr>
                  <w:tab/>
                </w:r>
                <w:r w:rsidRPr="0025594A" w:rsidDel="0025594A">
                  <w:rPr>
                    <w:noProof/>
                    <w:rPrChange w:id="552" w:author="Jamson" w:date="2018-11-01T10:45:00Z">
                      <w:rPr>
                        <w:rStyle w:val="a6"/>
                        <w:noProof/>
                      </w:rPr>
                    </w:rPrChange>
                  </w:rPr>
                  <w:delText>工具</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53" w:author="Jamson" w:date="2018-11-01T10:45:00Z"/>
                  <w:noProof/>
                </w:rPr>
              </w:pPr>
              <w:del w:id="554" w:author="Jamson" w:date="2018-11-01T10:45:00Z">
                <w:r w:rsidRPr="0025594A" w:rsidDel="0025594A">
                  <w:rPr>
                    <w:noProof/>
                    <w:lang w:bidi="x-none"/>
                    <w14:scene3d>
                      <w14:camera w14:prst="orthographicFront"/>
                      <w14:lightRig w14:rig="threePt" w14:dir="t">
                        <w14:rot w14:lat="0" w14:lon="0" w14:rev="0"/>
                      </w14:lightRig>
                    </w14:scene3d>
                    <w:rPrChange w:id="555" w:author="Jamson" w:date="2018-11-01T10:45:00Z">
                      <w:rPr>
                        <w:rStyle w:val="a6"/>
                        <w:noProof/>
                        <w:lang w:bidi="x-none"/>
                        <w14:scene3d>
                          <w14:camera w14:prst="orthographicFront"/>
                          <w14:lightRig w14:rig="threePt" w14:dir="t">
                            <w14:rot w14:lat="0" w14:lon="0" w14:rev="0"/>
                          </w14:lightRig>
                        </w14:scene3d>
                      </w:rPr>
                    </w:rPrChange>
                  </w:rPr>
                  <w:delText>1.2.1</w:delText>
                </w:r>
                <w:r w:rsidDel="0025594A">
                  <w:rPr>
                    <w:noProof/>
                  </w:rPr>
                  <w:tab/>
                </w:r>
                <w:r w:rsidRPr="0025594A" w:rsidDel="0025594A">
                  <w:rPr>
                    <w:noProof/>
                    <w:rPrChange w:id="556" w:author="Jamson" w:date="2018-11-01T10:45:00Z">
                      <w:rPr>
                        <w:rStyle w:val="a6"/>
                        <w:noProof/>
                      </w:rPr>
                    </w:rPrChange>
                  </w:rPr>
                  <w:delText>开发工具</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57" w:author="Jamson" w:date="2018-11-01T10:45:00Z"/>
                  <w:noProof/>
                </w:rPr>
              </w:pPr>
              <w:del w:id="558" w:author="Jamson" w:date="2018-11-01T10:45:00Z">
                <w:r w:rsidRPr="0025594A" w:rsidDel="0025594A">
                  <w:rPr>
                    <w:noProof/>
                    <w:lang w:bidi="x-none"/>
                    <w14:scene3d>
                      <w14:camera w14:prst="orthographicFront"/>
                      <w14:lightRig w14:rig="threePt" w14:dir="t">
                        <w14:rot w14:lat="0" w14:lon="0" w14:rev="0"/>
                      </w14:lightRig>
                    </w14:scene3d>
                    <w:rPrChange w:id="559" w:author="Jamson" w:date="2018-11-01T10:45:00Z">
                      <w:rPr>
                        <w:rStyle w:val="a6"/>
                        <w:noProof/>
                        <w:lang w:bidi="x-none"/>
                        <w14:scene3d>
                          <w14:camera w14:prst="orthographicFront"/>
                          <w14:lightRig w14:rig="threePt" w14:dir="t">
                            <w14:rot w14:lat="0" w14:lon="0" w14:rev="0"/>
                          </w14:lightRig>
                        </w14:scene3d>
                      </w:rPr>
                    </w:rPrChange>
                  </w:rPr>
                  <w:delText>1.2.2</w:delText>
                </w:r>
                <w:r w:rsidDel="0025594A">
                  <w:rPr>
                    <w:noProof/>
                  </w:rPr>
                  <w:tab/>
                </w:r>
                <w:r w:rsidRPr="0025594A" w:rsidDel="0025594A">
                  <w:rPr>
                    <w:noProof/>
                    <w:rPrChange w:id="560" w:author="Jamson" w:date="2018-11-01T10:45:00Z">
                      <w:rPr>
                        <w:rStyle w:val="a6"/>
                        <w:noProof/>
                      </w:rPr>
                    </w:rPrChange>
                  </w:rPr>
                  <w:delText>构建工具</w:delText>
                </w:r>
                <w:r w:rsidDel="0025594A">
                  <w:rPr>
                    <w:noProof/>
                    <w:webHidden/>
                  </w:rPr>
                  <w:tab/>
                </w:r>
                <w:r w:rsidR="002144F7" w:rsidDel="0025594A">
                  <w:rPr>
                    <w:noProof/>
                    <w:webHidden/>
                  </w:rPr>
                  <w:delText>6</w:delText>
                </w:r>
              </w:del>
            </w:p>
            <w:p w:rsidR="00786C9D" w:rsidDel="0025594A" w:rsidRDefault="00786C9D">
              <w:pPr>
                <w:pStyle w:val="30"/>
                <w:tabs>
                  <w:tab w:val="left" w:pos="1680"/>
                  <w:tab w:val="right" w:leader="dot" w:pos="9736"/>
                </w:tabs>
                <w:rPr>
                  <w:del w:id="561" w:author="Jamson" w:date="2018-11-01T10:45:00Z"/>
                  <w:noProof/>
                </w:rPr>
              </w:pPr>
              <w:del w:id="562" w:author="Jamson" w:date="2018-11-01T10:45:00Z">
                <w:r w:rsidRPr="0025594A" w:rsidDel="0025594A">
                  <w:rPr>
                    <w:noProof/>
                    <w:lang w:bidi="x-none"/>
                    <w14:scene3d>
                      <w14:camera w14:prst="orthographicFront"/>
                      <w14:lightRig w14:rig="threePt" w14:dir="t">
                        <w14:rot w14:lat="0" w14:lon="0" w14:rev="0"/>
                      </w14:lightRig>
                    </w14:scene3d>
                    <w:rPrChange w:id="563" w:author="Jamson" w:date="2018-11-01T10:45:00Z">
                      <w:rPr>
                        <w:rStyle w:val="a6"/>
                        <w:noProof/>
                        <w:lang w:bidi="x-none"/>
                        <w14:scene3d>
                          <w14:camera w14:prst="orthographicFront"/>
                          <w14:lightRig w14:rig="threePt" w14:dir="t">
                            <w14:rot w14:lat="0" w14:lon="0" w14:rev="0"/>
                          </w14:lightRig>
                        </w14:scene3d>
                      </w:rPr>
                    </w:rPrChange>
                  </w:rPr>
                  <w:delText>1.2.3</w:delText>
                </w:r>
                <w:r w:rsidDel="0025594A">
                  <w:rPr>
                    <w:noProof/>
                  </w:rPr>
                  <w:tab/>
                </w:r>
                <w:r w:rsidRPr="0025594A" w:rsidDel="0025594A">
                  <w:rPr>
                    <w:noProof/>
                    <w:rPrChange w:id="564" w:author="Jamson" w:date="2018-11-01T10:45:00Z">
                      <w:rPr>
                        <w:rStyle w:val="a6"/>
                        <w:noProof/>
                      </w:rPr>
                    </w:rPrChange>
                  </w:rPr>
                  <w:delText>版本管理工具</w:delText>
                </w:r>
                <w:r w:rsidDel="0025594A">
                  <w:rPr>
                    <w:noProof/>
                    <w:webHidden/>
                  </w:rPr>
                  <w:tab/>
                </w:r>
                <w:r w:rsidR="002144F7" w:rsidDel="0025594A">
                  <w:rPr>
                    <w:noProof/>
                    <w:webHidden/>
                  </w:rPr>
                  <w:delText>8</w:delText>
                </w:r>
              </w:del>
            </w:p>
            <w:p w:rsidR="00786C9D" w:rsidDel="0025594A" w:rsidRDefault="00786C9D">
              <w:pPr>
                <w:pStyle w:val="30"/>
                <w:tabs>
                  <w:tab w:val="left" w:pos="1680"/>
                  <w:tab w:val="right" w:leader="dot" w:pos="9736"/>
                </w:tabs>
                <w:rPr>
                  <w:del w:id="565" w:author="Jamson" w:date="2018-11-01T10:45:00Z"/>
                  <w:noProof/>
                </w:rPr>
              </w:pPr>
              <w:del w:id="566" w:author="Jamson" w:date="2018-11-01T10:45:00Z">
                <w:r w:rsidRPr="0025594A" w:rsidDel="0025594A">
                  <w:rPr>
                    <w:noProof/>
                    <w:lang w:bidi="x-none"/>
                    <w14:scene3d>
                      <w14:camera w14:prst="orthographicFront"/>
                      <w14:lightRig w14:rig="threePt" w14:dir="t">
                        <w14:rot w14:lat="0" w14:lon="0" w14:rev="0"/>
                      </w14:lightRig>
                    </w14:scene3d>
                    <w:rPrChange w:id="567" w:author="Jamson" w:date="2018-11-01T10:45:00Z">
                      <w:rPr>
                        <w:rStyle w:val="a6"/>
                        <w:noProof/>
                        <w:lang w:bidi="x-none"/>
                        <w14:scene3d>
                          <w14:camera w14:prst="orthographicFront"/>
                          <w14:lightRig w14:rig="threePt" w14:dir="t">
                            <w14:rot w14:lat="0" w14:lon="0" w14:rev="0"/>
                          </w14:lightRig>
                        </w14:scene3d>
                      </w:rPr>
                    </w:rPrChange>
                  </w:rPr>
                  <w:delText>1.2.4</w:delText>
                </w:r>
                <w:r w:rsidDel="0025594A">
                  <w:rPr>
                    <w:noProof/>
                  </w:rPr>
                  <w:tab/>
                </w:r>
                <w:r w:rsidRPr="0025594A" w:rsidDel="0025594A">
                  <w:rPr>
                    <w:noProof/>
                    <w:rPrChange w:id="568" w:author="Jamson" w:date="2018-11-01T10:45:00Z">
                      <w:rPr>
                        <w:rStyle w:val="a6"/>
                        <w:noProof/>
                      </w:rPr>
                    </w:rPrChange>
                  </w:rPr>
                  <w:delText>数据建模工具</w:delText>
                </w:r>
                <w:r w:rsidDel="0025594A">
                  <w:rPr>
                    <w:noProof/>
                    <w:webHidden/>
                  </w:rPr>
                  <w:tab/>
                </w:r>
                <w:r w:rsidR="002144F7" w:rsidDel="0025594A">
                  <w:rPr>
                    <w:noProof/>
                    <w:webHidden/>
                  </w:rPr>
                  <w:delText>9</w:delText>
                </w:r>
              </w:del>
            </w:p>
            <w:p w:rsidR="00786C9D" w:rsidDel="0025594A" w:rsidRDefault="00786C9D">
              <w:pPr>
                <w:pStyle w:val="20"/>
                <w:tabs>
                  <w:tab w:val="left" w:pos="1260"/>
                  <w:tab w:val="right" w:leader="dot" w:pos="9736"/>
                </w:tabs>
                <w:rPr>
                  <w:del w:id="569" w:author="Jamson" w:date="2018-11-01T10:45:00Z"/>
                  <w:noProof/>
                </w:rPr>
              </w:pPr>
              <w:del w:id="570"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571"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1.3</w:delText>
                </w:r>
                <w:r w:rsidDel="0025594A">
                  <w:rPr>
                    <w:noProof/>
                  </w:rPr>
                  <w:tab/>
                </w:r>
                <w:r w:rsidRPr="0025594A" w:rsidDel="0025594A">
                  <w:rPr>
                    <w:noProof/>
                    <w:rPrChange w:id="572" w:author="Jamson" w:date="2018-11-01T10:45:00Z">
                      <w:rPr>
                        <w:rStyle w:val="a6"/>
                        <w:noProof/>
                      </w:rPr>
                    </w:rPrChange>
                  </w:rPr>
                  <w:delText>本地配置</w:delText>
                </w:r>
                <w:r w:rsidDel="0025594A">
                  <w:rPr>
                    <w:noProof/>
                    <w:webHidden/>
                  </w:rPr>
                  <w:tab/>
                </w:r>
                <w:r w:rsidR="002144F7" w:rsidDel="0025594A">
                  <w:rPr>
                    <w:noProof/>
                    <w:webHidden/>
                  </w:rPr>
                  <w:delText>9</w:delText>
                </w:r>
              </w:del>
            </w:p>
            <w:p w:rsidR="00786C9D" w:rsidDel="0025594A" w:rsidRDefault="00786C9D">
              <w:pPr>
                <w:pStyle w:val="30"/>
                <w:tabs>
                  <w:tab w:val="left" w:pos="1680"/>
                  <w:tab w:val="right" w:leader="dot" w:pos="9736"/>
                </w:tabs>
                <w:rPr>
                  <w:del w:id="573" w:author="Jamson" w:date="2018-11-01T10:45:00Z"/>
                  <w:noProof/>
                </w:rPr>
              </w:pPr>
              <w:del w:id="574" w:author="Jamson" w:date="2018-11-01T10:45:00Z">
                <w:r w:rsidRPr="0025594A" w:rsidDel="0025594A">
                  <w:rPr>
                    <w:noProof/>
                    <w:lang w:bidi="x-none"/>
                    <w14:scene3d>
                      <w14:camera w14:prst="orthographicFront"/>
                      <w14:lightRig w14:rig="threePt" w14:dir="t">
                        <w14:rot w14:lat="0" w14:lon="0" w14:rev="0"/>
                      </w14:lightRig>
                    </w14:scene3d>
                    <w:rPrChange w:id="575" w:author="Jamson" w:date="2018-11-01T10:45:00Z">
                      <w:rPr>
                        <w:rStyle w:val="a6"/>
                        <w:noProof/>
                        <w:lang w:bidi="x-none"/>
                        <w14:scene3d>
                          <w14:camera w14:prst="orthographicFront"/>
                          <w14:lightRig w14:rig="threePt" w14:dir="t">
                            <w14:rot w14:lat="0" w14:lon="0" w14:rev="0"/>
                          </w14:lightRig>
                        </w14:scene3d>
                      </w:rPr>
                    </w:rPrChange>
                  </w:rPr>
                  <w:delText>1.3.1</w:delText>
                </w:r>
                <w:r w:rsidDel="0025594A">
                  <w:rPr>
                    <w:noProof/>
                  </w:rPr>
                  <w:tab/>
                </w:r>
                <w:r w:rsidRPr="0025594A" w:rsidDel="0025594A">
                  <w:rPr>
                    <w:noProof/>
                    <w:rPrChange w:id="576" w:author="Jamson" w:date="2018-11-01T10:45:00Z">
                      <w:rPr>
                        <w:rStyle w:val="a6"/>
                        <w:noProof/>
                      </w:rPr>
                    </w:rPrChange>
                  </w:rPr>
                  <w:delText>用户变量JAVA_HOME</w:delText>
                </w:r>
                <w:r w:rsidDel="0025594A">
                  <w:rPr>
                    <w:noProof/>
                    <w:webHidden/>
                  </w:rPr>
                  <w:tab/>
                </w:r>
                <w:r w:rsidR="002144F7" w:rsidDel="0025594A">
                  <w:rPr>
                    <w:noProof/>
                    <w:webHidden/>
                  </w:rPr>
                  <w:delText>9</w:delText>
                </w:r>
              </w:del>
            </w:p>
            <w:p w:rsidR="00786C9D" w:rsidDel="0025594A" w:rsidRDefault="00786C9D">
              <w:pPr>
                <w:pStyle w:val="30"/>
                <w:tabs>
                  <w:tab w:val="left" w:pos="1680"/>
                  <w:tab w:val="right" w:leader="dot" w:pos="9736"/>
                </w:tabs>
                <w:rPr>
                  <w:del w:id="577" w:author="Jamson" w:date="2018-11-01T10:45:00Z"/>
                  <w:noProof/>
                </w:rPr>
              </w:pPr>
              <w:del w:id="578" w:author="Jamson" w:date="2018-11-01T10:45:00Z">
                <w:r w:rsidRPr="0025594A" w:rsidDel="0025594A">
                  <w:rPr>
                    <w:noProof/>
                    <w:lang w:bidi="x-none"/>
                    <w14:scene3d>
                      <w14:camera w14:prst="orthographicFront"/>
                      <w14:lightRig w14:rig="threePt" w14:dir="t">
                        <w14:rot w14:lat="0" w14:lon="0" w14:rev="0"/>
                      </w14:lightRig>
                    </w14:scene3d>
                    <w:rPrChange w:id="579" w:author="Jamson" w:date="2018-11-01T10:45:00Z">
                      <w:rPr>
                        <w:rStyle w:val="a6"/>
                        <w:noProof/>
                        <w:lang w:bidi="x-none"/>
                        <w14:scene3d>
                          <w14:camera w14:prst="orthographicFront"/>
                          <w14:lightRig w14:rig="threePt" w14:dir="t">
                            <w14:rot w14:lat="0" w14:lon="0" w14:rev="0"/>
                          </w14:lightRig>
                        </w14:scene3d>
                      </w:rPr>
                    </w:rPrChange>
                  </w:rPr>
                  <w:delText>1.3.2</w:delText>
                </w:r>
                <w:r w:rsidDel="0025594A">
                  <w:rPr>
                    <w:noProof/>
                  </w:rPr>
                  <w:tab/>
                </w:r>
                <w:r w:rsidRPr="0025594A" w:rsidDel="0025594A">
                  <w:rPr>
                    <w:noProof/>
                    <w:rPrChange w:id="580" w:author="Jamson" w:date="2018-11-01T10:45:00Z">
                      <w:rPr>
                        <w:rStyle w:val="a6"/>
                        <w:noProof/>
                      </w:rPr>
                    </w:rPrChange>
                  </w:rPr>
                  <w:delText>用户变量GRADLE_HOME</w:delText>
                </w:r>
                <w:r w:rsidDel="0025594A">
                  <w:rPr>
                    <w:noProof/>
                    <w:webHidden/>
                  </w:rPr>
                  <w:tab/>
                </w:r>
                <w:r w:rsidR="002144F7" w:rsidDel="0025594A">
                  <w:rPr>
                    <w:noProof/>
                    <w:webHidden/>
                  </w:rPr>
                  <w:delText>9</w:delText>
                </w:r>
              </w:del>
            </w:p>
            <w:p w:rsidR="00786C9D" w:rsidDel="0025594A" w:rsidRDefault="00786C9D">
              <w:pPr>
                <w:pStyle w:val="30"/>
                <w:tabs>
                  <w:tab w:val="left" w:pos="1680"/>
                  <w:tab w:val="right" w:leader="dot" w:pos="9736"/>
                </w:tabs>
                <w:rPr>
                  <w:del w:id="581" w:author="Jamson" w:date="2018-11-01T10:45:00Z"/>
                  <w:noProof/>
                </w:rPr>
              </w:pPr>
              <w:del w:id="582" w:author="Jamson" w:date="2018-11-01T10:45:00Z">
                <w:r w:rsidRPr="0025594A" w:rsidDel="0025594A">
                  <w:rPr>
                    <w:noProof/>
                    <w:lang w:bidi="x-none"/>
                    <w14:scene3d>
                      <w14:camera w14:prst="orthographicFront"/>
                      <w14:lightRig w14:rig="threePt" w14:dir="t">
                        <w14:rot w14:lat="0" w14:lon="0" w14:rev="0"/>
                      </w14:lightRig>
                    </w14:scene3d>
                    <w:rPrChange w:id="583" w:author="Jamson" w:date="2018-11-01T10:45:00Z">
                      <w:rPr>
                        <w:rStyle w:val="a6"/>
                        <w:noProof/>
                        <w:lang w:bidi="x-none"/>
                        <w14:scene3d>
                          <w14:camera w14:prst="orthographicFront"/>
                          <w14:lightRig w14:rig="threePt" w14:dir="t">
                            <w14:rot w14:lat="0" w14:lon="0" w14:rev="0"/>
                          </w14:lightRig>
                        </w14:scene3d>
                      </w:rPr>
                    </w:rPrChange>
                  </w:rPr>
                  <w:delText>1.3.3</w:delText>
                </w:r>
                <w:r w:rsidDel="0025594A">
                  <w:rPr>
                    <w:noProof/>
                  </w:rPr>
                  <w:tab/>
                </w:r>
                <w:r w:rsidRPr="0025594A" w:rsidDel="0025594A">
                  <w:rPr>
                    <w:noProof/>
                    <w:rPrChange w:id="584" w:author="Jamson" w:date="2018-11-01T10:45:00Z">
                      <w:rPr>
                        <w:rStyle w:val="a6"/>
                        <w:noProof/>
                      </w:rPr>
                    </w:rPrChange>
                  </w:rPr>
                  <w:delText>用户变量MAVEN_HOME</w:delText>
                </w:r>
                <w:r w:rsidDel="0025594A">
                  <w:rPr>
                    <w:noProof/>
                    <w:webHidden/>
                  </w:rPr>
                  <w:tab/>
                </w:r>
                <w:r w:rsidR="002144F7" w:rsidDel="0025594A">
                  <w:rPr>
                    <w:noProof/>
                    <w:webHidden/>
                  </w:rPr>
                  <w:delText>10</w:delText>
                </w:r>
              </w:del>
            </w:p>
            <w:p w:rsidR="00786C9D" w:rsidDel="0025594A" w:rsidRDefault="00786C9D">
              <w:pPr>
                <w:pStyle w:val="30"/>
                <w:tabs>
                  <w:tab w:val="left" w:pos="1680"/>
                  <w:tab w:val="right" w:leader="dot" w:pos="9736"/>
                </w:tabs>
                <w:rPr>
                  <w:del w:id="585" w:author="Jamson" w:date="2018-11-01T10:45:00Z"/>
                  <w:noProof/>
                </w:rPr>
              </w:pPr>
              <w:del w:id="586" w:author="Jamson" w:date="2018-11-01T10:45:00Z">
                <w:r w:rsidRPr="0025594A" w:rsidDel="0025594A">
                  <w:rPr>
                    <w:noProof/>
                    <w:lang w:bidi="x-none"/>
                    <w14:scene3d>
                      <w14:camera w14:prst="orthographicFront"/>
                      <w14:lightRig w14:rig="threePt" w14:dir="t">
                        <w14:rot w14:lat="0" w14:lon="0" w14:rev="0"/>
                      </w14:lightRig>
                    </w14:scene3d>
                    <w:rPrChange w:id="587" w:author="Jamson" w:date="2018-11-01T10:45:00Z">
                      <w:rPr>
                        <w:rStyle w:val="a6"/>
                        <w:noProof/>
                        <w:lang w:bidi="x-none"/>
                        <w14:scene3d>
                          <w14:camera w14:prst="orthographicFront"/>
                          <w14:lightRig w14:rig="threePt" w14:dir="t">
                            <w14:rot w14:lat="0" w14:lon="0" w14:rev="0"/>
                          </w14:lightRig>
                        </w14:scene3d>
                      </w:rPr>
                    </w:rPrChange>
                  </w:rPr>
                  <w:delText>1.3.4</w:delText>
                </w:r>
                <w:r w:rsidDel="0025594A">
                  <w:rPr>
                    <w:noProof/>
                  </w:rPr>
                  <w:tab/>
                </w:r>
                <w:r w:rsidRPr="0025594A" w:rsidDel="0025594A">
                  <w:rPr>
                    <w:noProof/>
                    <w:rPrChange w:id="588" w:author="Jamson" w:date="2018-11-01T10:45:00Z">
                      <w:rPr>
                        <w:rStyle w:val="a6"/>
                        <w:noProof/>
                      </w:rPr>
                    </w:rPrChange>
                  </w:rPr>
                  <w:delText>系统变量Path</w:delText>
                </w:r>
                <w:r w:rsidDel="0025594A">
                  <w:rPr>
                    <w:noProof/>
                    <w:webHidden/>
                  </w:rPr>
                  <w:tab/>
                </w:r>
                <w:r w:rsidR="002144F7" w:rsidDel="0025594A">
                  <w:rPr>
                    <w:noProof/>
                    <w:webHidden/>
                  </w:rPr>
                  <w:delText>10</w:delText>
                </w:r>
              </w:del>
            </w:p>
            <w:p w:rsidR="00786C9D" w:rsidDel="0025594A" w:rsidRDefault="00786C9D">
              <w:pPr>
                <w:pStyle w:val="30"/>
                <w:tabs>
                  <w:tab w:val="left" w:pos="1680"/>
                  <w:tab w:val="right" w:leader="dot" w:pos="9736"/>
                </w:tabs>
                <w:rPr>
                  <w:del w:id="589" w:author="Jamson" w:date="2018-11-01T10:45:00Z"/>
                  <w:noProof/>
                </w:rPr>
              </w:pPr>
              <w:del w:id="590" w:author="Jamson" w:date="2018-11-01T10:45:00Z">
                <w:r w:rsidRPr="0025594A" w:rsidDel="0025594A">
                  <w:rPr>
                    <w:noProof/>
                    <w:lang w:bidi="x-none"/>
                    <w14:scene3d>
                      <w14:camera w14:prst="orthographicFront"/>
                      <w14:lightRig w14:rig="threePt" w14:dir="t">
                        <w14:rot w14:lat="0" w14:lon="0" w14:rev="0"/>
                      </w14:lightRig>
                    </w14:scene3d>
                    <w:rPrChange w:id="591" w:author="Jamson" w:date="2018-11-01T10:45:00Z">
                      <w:rPr>
                        <w:rStyle w:val="a6"/>
                        <w:noProof/>
                        <w:lang w:bidi="x-none"/>
                        <w14:scene3d>
                          <w14:camera w14:prst="orthographicFront"/>
                          <w14:lightRig w14:rig="threePt" w14:dir="t">
                            <w14:rot w14:lat="0" w14:lon="0" w14:rev="0"/>
                          </w14:lightRig>
                        </w14:scene3d>
                      </w:rPr>
                    </w:rPrChange>
                  </w:rPr>
                  <w:delText>1.3.5</w:delText>
                </w:r>
                <w:r w:rsidDel="0025594A">
                  <w:rPr>
                    <w:noProof/>
                  </w:rPr>
                  <w:tab/>
                </w:r>
                <w:r w:rsidRPr="0025594A" w:rsidDel="0025594A">
                  <w:rPr>
                    <w:noProof/>
                    <w:rPrChange w:id="592" w:author="Jamson" w:date="2018-11-01T10:45:00Z">
                      <w:rPr>
                        <w:rStyle w:val="a6"/>
                        <w:noProof/>
                      </w:rPr>
                    </w:rPrChange>
                  </w:rPr>
                  <w:delText>用户变量Path</w:delText>
                </w:r>
                <w:r w:rsidDel="0025594A">
                  <w:rPr>
                    <w:noProof/>
                    <w:webHidden/>
                  </w:rPr>
                  <w:tab/>
                </w:r>
                <w:r w:rsidR="002144F7" w:rsidDel="0025594A">
                  <w:rPr>
                    <w:noProof/>
                    <w:webHidden/>
                  </w:rPr>
                  <w:delText>10</w:delText>
                </w:r>
              </w:del>
            </w:p>
            <w:p w:rsidR="00786C9D" w:rsidDel="0025594A" w:rsidRDefault="00786C9D">
              <w:pPr>
                <w:pStyle w:val="10"/>
                <w:tabs>
                  <w:tab w:val="left" w:pos="420"/>
                  <w:tab w:val="right" w:leader="dot" w:pos="9736"/>
                </w:tabs>
                <w:rPr>
                  <w:del w:id="593" w:author="Jamson" w:date="2018-11-01T10:45:00Z"/>
                  <w:rFonts w:cstheme="minorBidi"/>
                  <w:noProof/>
                  <w:kern w:val="2"/>
                  <w:sz w:val="21"/>
                </w:rPr>
              </w:pPr>
              <w:del w:id="594" w:author="Jamson" w:date="2018-11-01T10:45:00Z">
                <w:r w:rsidRPr="0025594A" w:rsidDel="0025594A">
                  <w:rPr>
                    <w:noProof/>
                    <w:rPrChange w:id="595" w:author="Jamson" w:date="2018-11-01T10:45:00Z">
                      <w:rPr>
                        <w:rStyle w:val="a6"/>
                        <w:noProof/>
                      </w:rPr>
                    </w:rPrChange>
                  </w:rPr>
                  <w:delText>2</w:delText>
                </w:r>
                <w:r w:rsidDel="0025594A">
                  <w:rPr>
                    <w:rFonts w:cstheme="minorBidi"/>
                    <w:noProof/>
                    <w:kern w:val="2"/>
                    <w:sz w:val="21"/>
                  </w:rPr>
                  <w:tab/>
                </w:r>
                <w:r w:rsidRPr="0025594A" w:rsidDel="0025594A">
                  <w:rPr>
                    <w:noProof/>
                    <w:rPrChange w:id="596" w:author="Jamson" w:date="2018-11-01T10:45:00Z">
                      <w:rPr>
                        <w:rStyle w:val="a6"/>
                        <w:noProof/>
                      </w:rPr>
                    </w:rPrChange>
                  </w:rPr>
                  <w:delText>项目准备</w:delText>
                </w:r>
                <w:r w:rsidDel="0025594A">
                  <w:rPr>
                    <w:noProof/>
                    <w:webHidden/>
                  </w:rPr>
                  <w:tab/>
                </w:r>
                <w:r w:rsidR="002144F7" w:rsidDel="0025594A">
                  <w:rPr>
                    <w:noProof/>
                    <w:webHidden/>
                  </w:rPr>
                  <w:delText>11</w:delText>
                </w:r>
              </w:del>
            </w:p>
            <w:p w:rsidR="00786C9D" w:rsidDel="0025594A" w:rsidRDefault="00786C9D">
              <w:pPr>
                <w:pStyle w:val="20"/>
                <w:tabs>
                  <w:tab w:val="left" w:pos="1260"/>
                  <w:tab w:val="right" w:leader="dot" w:pos="9736"/>
                </w:tabs>
                <w:rPr>
                  <w:del w:id="597" w:author="Jamson" w:date="2018-11-01T10:45:00Z"/>
                  <w:noProof/>
                </w:rPr>
              </w:pPr>
              <w:del w:id="598"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599"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2.1</w:delText>
                </w:r>
                <w:r w:rsidDel="0025594A">
                  <w:rPr>
                    <w:noProof/>
                  </w:rPr>
                  <w:tab/>
                </w:r>
                <w:r w:rsidRPr="0025594A" w:rsidDel="0025594A">
                  <w:rPr>
                    <w:noProof/>
                    <w:rPrChange w:id="600" w:author="Jamson" w:date="2018-11-01T10:45:00Z">
                      <w:rPr>
                        <w:rStyle w:val="a6"/>
                        <w:noProof/>
                      </w:rPr>
                    </w:rPrChange>
                  </w:rPr>
                  <w:delText>项目名</w:delText>
                </w:r>
                <w:r w:rsidDel="0025594A">
                  <w:rPr>
                    <w:noProof/>
                    <w:webHidden/>
                  </w:rPr>
                  <w:tab/>
                </w:r>
                <w:r w:rsidR="002144F7" w:rsidDel="0025594A">
                  <w:rPr>
                    <w:noProof/>
                    <w:webHidden/>
                  </w:rPr>
                  <w:delText>11</w:delText>
                </w:r>
              </w:del>
            </w:p>
            <w:p w:rsidR="00786C9D" w:rsidDel="0025594A" w:rsidRDefault="00786C9D">
              <w:pPr>
                <w:pStyle w:val="20"/>
                <w:tabs>
                  <w:tab w:val="left" w:pos="1260"/>
                  <w:tab w:val="right" w:leader="dot" w:pos="9736"/>
                </w:tabs>
                <w:rPr>
                  <w:del w:id="601" w:author="Jamson" w:date="2018-11-01T10:45:00Z"/>
                  <w:noProof/>
                </w:rPr>
              </w:pPr>
              <w:del w:id="602"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03"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2.2</w:delText>
                </w:r>
                <w:r w:rsidDel="0025594A">
                  <w:rPr>
                    <w:noProof/>
                  </w:rPr>
                  <w:tab/>
                </w:r>
                <w:r w:rsidRPr="0025594A" w:rsidDel="0025594A">
                  <w:rPr>
                    <w:noProof/>
                    <w:rPrChange w:id="604" w:author="Jamson" w:date="2018-11-01T10:45:00Z">
                      <w:rPr>
                        <w:rStyle w:val="a6"/>
                        <w:noProof/>
                      </w:rPr>
                    </w:rPrChange>
                  </w:rPr>
                  <w:delText>建数据库</w:delText>
                </w:r>
                <w:r w:rsidDel="0025594A">
                  <w:rPr>
                    <w:noProof/>
                    <w:webHidden/>
                  </w:rPr>
                  <w:tab/>
                </w:r>
                <w:r w:rsidR="002144F7" w:rsidDel="0025594A">
                  <w:rPr>
                    <w:noProof/>
                    <w:webHidden/>
                  </w:rPr>
                  <w:delText>11</w:delText>
                </w:r>
              </w:del>
            </w:p>
            <w:p w:rsidR="00786C9D" w:rsidDel="0025594A" w:rsidRDefault="00786C9D">
              <w:pPr>
                <w:pStyle w:val="20"/>
                <w:tabs>
                  <w:tab w:val="left" w:pos="1260"/>
                  <w:tab w:val="right" w:leader="dot" w:pos="9736"/>
                </w:tabs>
                <w:rPr>
                  <w:del w:id="605" w:author="Jamson" w:date="2018-11-01T10:45:00Z"/>
                  <w:noProof/>
                </w:rPr>
              </w:pPr>
              <w:del w:id="606"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07"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2.3</w:delText>
                </w:r>
                <w:r w:rsidDel="0025594A">
                  <w:rPr>
                    <w:noProof/>
                  </w:rPr>
                  <w:tab/>
                </w:r>
                <w:r w:rsidRPr="0025594A" w:rsidDel="0025594A">
                  <w:rPr>
                    <w:noProof/>
                    <w:rPrChange w:id="608" w:author="Jamson" w:date="2018-11-01T10:45:00Z">
                      <w:rPr>
                        <w:rStyle w:val="a6"/>
                        <w:noProof/>
                      </w:rPr>
                    </w:rPrChange>
                  </w:rPr>
                  <w:delText>配置管理员反馈信息</w:delText>
                </w:r>
                <w:r w:rsidDel="0025594A">
                  <w:rPr>
                    <w:noProof/>
                    <w:webHidden/>
                  </w:rPr>
                  <w:tab/>
                </w:r>
                <w:r w:rsidR="002144F7" w:rsidDel="0025594A">
                  <w:rPr>
                    <w:noProof/>
                    <w:webHidden/>
                  </w:rPr>
                  <w:delText>11</w:delText>
                </w:r>
              </w:del>
            </w:p>
            <w:p w:rsidR="00786C9D" w:rsidDel="0025594A" w:rsidRDefault="00786C9D">
              <w:pPr>
                <w:pStyle w:val="20"/>
                <w:tabs>
                  <w:tab w:val="left" w:pos="1260"/>
                  <w:tab w:val="right" w:leader="dot" w:pos="9736"/>
                </w:tabs>
                <w:rPr>
                  <w:del w:id="609" w:author="Jamson" w:date="2018-11-01T10:45:00Z"/>
                  <w:noProof/>
                </w:rPr>
              </w:pPr>
              <w:del w:id="610" w:author="Jamson" w:date="2018-11-01T10:45:00Z">
                <w:r w:rsidRPr="0025594A" w:rsidDel="0025594A">
                  <w:rPr>
                    <w:rFonts w:asciiTheme="minorEastAsia" w:hAnsiTheme="minorEastAsia" w:cs="宋体"/>
                    <w:noProof/>
                    <w:kern w:val="0"/>
                    <w:lang w:bidi="x-none"/>
                    <w14:scene3d>
                      <w14:camera w14:prst="orthographicFront"/>
                      <w14:lightRig w14:rig="threePt" w14:dir="t">
                        <w14:rot w14:lat="0" w14:lon="0" w14:rev="0"/>
                      </w14:lightRig>
                    </w14:scene3d>
                    <w:rPrChange w:id="611" w:author="Jamson" w:date="2018-11-01T10:45:00Z">
                      <w:rPr>
                        <w:rStyle w:val="a6"/>
                        <w:rFonts w:asciiTheme="minorEastAsia" w:hAnsiTheme="minorEastAsia" w:cs="宋体"/>
                        <w:noProof/>
                        <w:kern w:val="0"/>
                        <w:lang w:bidi="x-none"/>
                        <w14:scene3d>
                          <w14:camera w14:prst="orthographicFront"/>
                          <w14:lightRig w14:rig="threePt" w14:dir="t">
                            <w14:rot w14:lat="0" w14:lon="0" w14:rev="0"/>
                          </w14:lightRig>
                        </w14:scene3d>
                      </w:rPr>
                    </w:rPrChange>
                  </w:rPr>
                  <w:delText>2.4</w:delText>
                </w:r>
                <w:r w:rsidDel="0025594A">
                  <w:rPr>
                    <w:noProof/>
                  </w:rPr>
                  <w:tab/>
                </w:r>
                <w:r w:rsidRPr="0025594A" w:rsidDel="0025594A">
                  <w:rPr>
                    <w:noProof/>
                    <w:rPrChange w:id="612" w:author="Jamson" w:date="2018-11-01T10:45:00Z">
                      <w:rPr>
                        <w:rStyle w:val="a6"/>
                        <w:noProof/>
                      </w:rPr>
                    </w:rPrChange>
                  </w:rPr>
                  <w:delText>克隆项目</w:delText>
                </w:r>
                <w:r w:rsidDel="0025594A">
                  <w:rPr>
                    <w:noProof/>
                    <w:webHidden/>
                  </w:rPr>
                  <w:tab/>
                </w:r>
                <w:r w:rsidR="002144F7" w:rsidDel="0025594A">
                  <w:rPr>
                    <w:noProof/>
                    <w:webHidden/>
                  </w:rPr>
                  <w:delText>11</w:delText>
                </w:r>
              </w:del>
            </w:p>
            <w:p w:rsidR="00786C9D" w:rsidDel="0025594A" w:rsidRDefault="00786C9D">
              <w:pPr>
                <w:pStyle w:val="30"/>
                <w:tabs>
                  <w:tab w:val="left" w:pos="1680"/>
                  <w:tab w:val="right" w:leader="dot" w:pos="9736"/>
                </w:tabs>
                <w:rPr>
                  <w:del w:id="613" w:author="Jamson" w:date="2018-11-01T10:45:00Z"/>
                  <w:noProof/>
                </w:rPr>
              </w:pPr>
              <w:del w:id="614" w:author="Jamson" w:date="2018-11-01T10:45:00Z">
                <w:r w:rsidRPr="0025594A" w:rsidDel="0025594A">
                  <w:rPr>
                    <w:noProof/>
                    <w:lang w:bidi="x-none"/>
                    <w14:scene3d>
                      <w14:camera w14:prst="orthographicFront"/>
                      <w14:lightRig w14:rig="threePt" w14:dir="t">
                        <w14:rot w14:lat="0" w14:lon="0" w14:rev="0"/>
                      </w14:lightRig>
                    </w14:scene3d>
                    <w:rPrChange w:id="615" w:author="Jamson" w:date="2018-11-01T10:45:00Z">
                      <w:rPr>
                        <w:rStyle w:val="a6"/>
                        <w:noProof/>
                        <w:lang w:bidi="x-none"/>
                        <w14:scene3d>
                          <w14:camera w14:prst="orthographicFront"/>
                          <w14:lightRig w14:rig="threePt" w14:dir="t">
                            <w14:rot w14:lat="0" w14:lon="0" w14:rev="0"/>
                          </w14:lightRig>
                        </w14:scene3d>
                      </w:rPr>
                    </w:rPrChange>
                  </w:rPr>
                  <w:delText>2.4.1</w:delText>
                </w:r>
                <w:r w:rsidDel="0025594A">
                  <w:rPr>
                    <w:noProof/>
                  </w:rPr>
                  <w:tab/>
                </w:r>
                <w:r w:rsidRPr="0025594A" w:rsidDel="0025594A">
                  <w:rPr>
                    <w:noProof/>
                    <w:rPrChange w:id="616" w:author="Jamson" w:date="2018-11-01T10:45:00Z">
                      <w:rPr>
                        <w:rStyle w:val="a6"/>
                        <w:noProof/>
                      </w:rPr>
                    </w:rPrChange>
                  </w:rPr>
                  <w:delText>HTTP方式克隆</w:delText>
                </w:r>
                <w:r w:rsidDel="0025594A">
                  <w:rPr>
                    <w:noProof/>
                    <w:webHidden/>
                  </w:rPr>
                  <w:tab/>
                </w:r>
                <w:r w:rsidR="002144F7" w:rsidDel="0025594A">
                  <w:rPr>
                    <w:noProof/>
                    <w:webHidden/>
                  </w:rPr>
                  <w:delText>11</w:delText>
                </w:r>
              </w:del>
            </w:p>
            <w:p w:rsidR="00786C9D" w:rsidDel="0025594A" w:rsidRDefault="00786C9D">
              <w:pPr>
                <w:pStyle w:val="30"/>
                <w:tabs>
                  <w:tab w:val="left" w:pos="1680"/>
                  <w:tab w:val="right" w:leader="dot" w:pos="9736"/>
                </w:tabs>
                <w:rPr>
                  <w:del w:id="617" w:author="Jamson" w:date="2018-11-01T10:45:00Z"/>
                  <w:noProof/>
                </w:rPr>
              </w:pPr>
              <w:del w:id="618" w:author="Jamson" w:date="2018-11-01T10:45:00Z">
                <w:r w:rsidRPr="0025594A" w:rsidDel="0025594A">
                  <w:rPr>
                    <w:rFonts w:ascii="Segoe UI" w:eastAsia="宋体" w:hAnsi="Segoe UI" w:cs="Segoe UI"/>
                    <w:noProof/>
                    <w:kern w:val="0"/>
                    <w:lang w:bidi="x-none"/>
                    <w14:scene3d>
                      <w14:camera w14:prst="orthographicFront"/>
                      <w14:lightRig w14:rig="threePt" w14:dir="t">
                        <w14:rot w14:lat="0" w14:lon="0" w14:rev="0"/>
                      </w14:lightRig>
                    </w14:scene3d>
                    <w:rPrChange w:id="619" w:author="Jamson" w:date="2018-11-01T10:45:00Z">
                      <w:rPr>
                        <w:rStyle w:val="a6"/>
                        <w:rFonts w:ascii="Segoe UI" w:eastAsia="宋体" w:hAnsi="Segoe UI" w:cs="Segoe UI"/>
                        <w:noProof/>
                        <w:kern w:val="0"/>
                        <w:lang w:bidi="x-none"/>
                        <w14:scene3d>
                          <w14:camera w14:prst="orthographicFront"/>
                          <w14:lightRig w14:rig="threePt" w14:dir="t">
                            <w14:rot w14:lat="0" w14:lon="0" w14:rev="0"/>
                          </w14:lightRig>
                        </w14:scene3d>
                      </w:rPr>
                    </w:rPrChange>
                  </w:rPr>
                  <w:delText>2.4.2</w:delText>
                </w:r>
                <w:r w:rsidDel="0025594A">
                  <w:rPr>
                    <w:noProof/>
                  </w:rPr>
                  <w:tab/>
                </w:r>
                <w:r w:rsidRPr="0025594A" w:rsidDel="0025594A">
                  <w:rPr>
                    <w:rFonts w:ascii="Segoe UI" w:hAnsi="Segoe UI" w:cs="Segoe UI"/>
                    <w:noProof/>
                    <w:rPrChange w:id="620" w:author="Jamson" w:date="2018-11-01T10:45:00Z">
                      <w:rPr>
                        <w:rStyle w:val="a6"/>
                        <w:rFonts w:ascii="Segoe UI" w:hAnsi="Segoe UI" w:cs="Segoe UI"/>
                        <w:noProof/>
                      </w:rPr>
                    </w:rPrChange>
                  </w:rPr>
                  <w:delText>SSH</w:delText>
                </w:r>
                <w:r w:rsidRPr="0025594A" w:rsidDel="0025594A">
                  <w:rPr>
                    <w:rFonts w:ascii="Segoe UI" w:hAnsi="Segoe UI" w:cs="Segoe UI"/>
                    <w:noProof/>
                    <w:rPrChange w:id="621" w:author="Jamson" w:date="2018-11-01T10:45:00Z">
                      <w:rPr>
                        <w:rStyle w:val="a6"/>
                        <w:rFonts w:ascii="Segoe UI" w:hAnsi="Segoe UI" w:cs="Segoe UI"/>
                        <w:noProof/>
                      </w:rPr>
                    </w:rPrChange>
                  </w:rPr>
                  <w:delText>方式克隆</w:delText>
                </w:r>
                <w:r w:rsidDel="0025594A">
                  <w:rPr>
                    <w:noProof/>
                    <w:webHidden/>
                  </w:rPr>
                  <w:tab/>
                </w:r>
                <w:r w:rsidR="002144F7" w:rsidDel="0025594A">
                  <w:rPr>
                    <w:noProof/>
                    <w:webHidden/>
                  </w:rPr>
                  <w:delText>14</w:delText>
                </w:r>
              </w:del>
            </w:p>
            <w:p w:rsidR="00786C9D" w:rsidDel="0025594A" w:rsidRDefault="00786C9D">
              <w:pPr>
                <w:pStyle w:val="20"/>
                <w:tabs>
                  <w:tab w:val="left" w:pos="1260"/>
                  <w:tab w:val="right" w:leader="dot" w:pos="9736"/>
                </w:tabs>
                <w:rPr>
                  <w:del w:id="622" w:author="Jamson" w:date="2018-11-01T10:45:00Z"/>
                  <w:noProof/>
                </w:rPr>
              </w:pPr>
              <w:del w:id="623" w:author="Jamson" w:date="2018-11-01T10:45:00Z">
                <w:r w:rsidRPr="0025594A" w:rsidDel="0025594A">
                  <w:rPr>
                    <w:rFonts w:asciiTheme="minorEastAsia" w:hAnsiTheme="minorEastAsia" w:cs="宋体"/>
                    <w:noProof/>
                    <w:kern w:val="0"/>
                    <w:lang w:bidi="x-none"/>
                    <w14:scene3d>
                      <w14:camera w14:prst="orthographicFront"/>
                      <w14:lightRig w14:rig="threePt" w14:dir="t">
                        <w14:rot w14:lat="0" w14:lon="0" w14:rev="0"/>
                      </w14:lightRig>
                    </w14:scene3d>
                    <w:rPrChange w:id="624" w:author="Jamson" w:date="2018-11-01T10:45:00Z">
                      <w:rPr>
                        <w:rStyle w:val="a6"/>
                        <w:rFonts w:asciiTheme="minorEastAsia" w:hAnsiTheme="minorEastAsia" w:cs="宋体"/>
                        <w:noProof/>
                        <w:kern w:val="0"/>
                        <w:lang w:bidi="x-none"/>
                        <w14:scene3d>
                          <w14:camera w14:prst="orthographicFront"/>
                          <w14:lightRig w14:rig="threePt" w14:dir="t">
                            <w14:rot w14:lat="0" w14:lon="0" w14:rev="0"/>
                          </w14:lightRig>
                        </w14:scene3d>
                      </w:rPr>
                    </w:rPrChange>
                  </w:rPr>
                  <w:delText>2.5</w:delText>
                </w:r>
                <w:r w:rsidDel="0025594A">
                  <w:rPr>
                    <w:noProof/>
                  </w:rPr>
                  <w:tab/>
                </w:r>
                <w:r w:rsidRPr="0025594A" w:rsidDel="0025594A">
                  <w:rPr>
                    <w:noProof/>
                    <w:rPrChange w:id="625" w:author="Jamson" w:date="2018-11-01T10:45:00Z">
                      <w:rPr>
                        <w:rStyle w:val="a6"/>
                        <w:noProof/>
                      </w:rPr>
                    </w:rPrChange>
                  </w:rPr>
                  <w:delText>初始目录</w:delText>
                </w:r>
                <w:r w:rsidDel="0025594A">
                  <w:rPr>
                    <w:noProof/>
                    <w:webHidden/>
                  </w:rPr>
                  <w:tab/>
                </w:r>
                <w:r w:rsidR="002144F7" w:rsidDel="0025594A">
                  <w:rPr>
                    <w:noProof/>
                    <w:webHidden/>
                  </w:rPr>
                  <w:delText>18</w:delText>
                </w:r>
              </w:del>
            </w:p>
            <w:p w:rsidR="00786C9D" w:rsidDel="0025594A" w:rsidRDefault="00786C9D">
              <w:pPr>
                <w:pStyle w:val="30"/>
                <w:tabs>
                  <w:tab w:val="left" w:pos="1680"/>
                  <w:tab w:val="right" w:leader="dot" w:pos="9736"/>
                </w:tabs>
                <w:rPr>
                  <w:del w:id="626" w:author="Jamson" w:date="2018-11-01T10:45:00Z"/>
                  <w:noProof/>
                </w:rPr>
              </w:pPr>
              <w:del w:id="627" w:author="Jamson" w:date="2018-11-01T10:45:00Z">
                <w:r w:rsidRPr="0025594A" w:rsidDel="0025594A">
                  <w:rPr>
                    <w:noProof/>
                    <w:lang w:bidi="x-none"/>
                    <w14:scene3d>
                      <w14:camera w14:prst="orthographicFront"/>
                      <w14:lightRig w14:rig="threePt" w14:dir="t">
                        <w14:rot w14:lat="0" w14:lon="0" w14:rev="0"/>
                      </w14:lightRig>
                    </w14:scene3d>
                    <w:rPrChange w:id="628" w:author="Jamson" w:date="2018-11-01T10:45:00Z">
                      <w:rPr>
                        <w:rStyle w:val="a6"/>
                        <w:noProof/>
                        <w:lang w:bidi="x-none"/>
                        <w14:scene3d>
                          <w14:camera w14:prst="orthographicFront"/>
                          <w14:lightRig w14:rig="threePt" w14:dir="t">
                            <w14:rot w14:lat="0" w14:lon="0" w14:rev="0"/>
                          </w14:lightRig>
                        </w14:scene3d>
                      </w:rPr>
                    </w:rPrChange>
                  </w:rPr>
                  <w:delText>2.5.1</w:delText>
                </w:r>
                <w:r w:rsidDel="0025594A">
                  <w:rPr>
                    <w:noProof/>
                  </w:rPr>
                  <w:tab/>
                </w:r>
                <w:r w:rsidRPr="0025594A" w:rsidDel="0025594A">
                  <w:rPr>
                    <w:noProof/>
                    <w:rPrChange w:id="629" w:author="Jamson" w:date="2018-11-01T10:45:00Z">
                      <w:rPr>
                        <w:rStyle w:val="a6"/>
                        <w:noProof/>
                      </w:rPr>
                    </w:rPrChange>
                  </w:rPr>
                  <w:delText>项目根目录下的配置文件</w:delText>
                </w:r>
                <w:r w:rsidDel="0025594A">
                  <w:rPr>
                    <w:noProof/>
                    <w:webHidden/>
                  </w:rPr>
                  <w:tab/>
                </w:r>
                <w:r w:rsidR="002144F7" w:rsidDel="0025594A">
                  <w:rPr>
                    <w:noProof/>
                    <w:webHidden/>
                  </w:rPr>
                  <w:delText>18</w:delText>
                </w:r>
              </w:del>
            </w:p>
            <w:p w:rsidR="00786C9D" w:rsidDel="0025594A" w:rsidRDefault="00786C9D">
              <w:pPr>
                <w:pStyle w:val="30"/>
                <w:tabs>
                  <w:tab w:val="left" w:pos="1680"/>
                  <w:tab w:val="right" w:leader="dot" w:pos="9736"/>
                </w:tabs>
                <w:rPr>
                  <w:del w:id="630" w:author="Jamson" w:date="2018-11-01T10:45:00Z"/>
                  <w:noProof/>
                </w:rPr>
              </w:pPr>
              <w:del w:id="631" w:author="Jamson" w:date="2018-11-01T10:45:00Z">
                <w:r w:rsidRPr="0025594A" w:rsidDel="0025594A">
                  <w:rPr>
                    <w:rFonts w:ascii="宋体" w:eastAsia="宋体" w:hAnsi="宋体" w:cs="宋体"/>
                    <w:noProof/>
                    <w:kern w:val="0"/>
                    <w:lang w:bidi="x-none"/>
                    <w14:scene3d>
                      <w14:camera w14:prst="orthographicFront"/>
                      <w14:lightRig w14:rig="threePt" w14:dir="t">
                        <w14:rot w14:lat="0" w14:lon="0" w14:rev="0"/>
                      </w14:lightRig>
                    </w14:scene3d>
                    <w:rPrChange w:id="632" w:author="Jamson" w:date="2018-11-01T10:45:00Z">
                      <w:rPr>
                        <w:rStyle w:val="a6"/>
                        <w:rFonts w:ascii="宋体" w:eastAsia="宋体" w:hAnsi="宋体" w:cs="宋体"/>
                        <w:noProof/>
                        <w:kern w:val="0"/>
                        <w:lang w:bidi="x-none"/>
                        <w14:scene3d>
                          <w14:camera w14:prst="orthographicFront"/>
                          <w14:lightRig w14:rig="threePt" w14:dir="t">
                            <w14:rot w14:lat="0" w14:lon="0" w14:rev="0"/>
                          </w14:lightRig>
                        </w14:scene3d>
                      </w:rPr>
                    </w:rPrChange>
                  </w:rPr>
                  <w:delText>2.5.2</w:delText>
                </w:r>
                <w:r w:rsidDel="0025594A">
                  <w:rPr>
                    <w:noProof/>
                  </w:rPr>
                  <w:tab/>
                </w:r>
                <w:r w:rsidRPr="0025594A" w:rsidDel="0025594A">
                  <w:rPr>
                    <w:noProof/>
                    <w:rPrChange w:id="633" w:author="Jamson" w:date="2018-11-01T10:45:00Z">
                      <w:rPr>
                        <w:rStyle w:val="a6"/>
                        <w:noProof/>
                      </w:rPr>
                    </w:rPrChange>
                  </w:rPr>
                  <w:delText>模块创建</w:delText>
                </w:r>
                <w:r w:rsidDel="0025594A">
                  <w:rPr>
                    <w:noProof/>
                    <w:webHidden/>
                  </w:rPr>
                  <w:tab/>
                </w:r>
                <w:r w:rsidR="002144F7" w:rsidDel="0025594A">
                  <w:rPr>
                    <w:noProof/>
                    <w:webHidden/>
                  </w:rPr>
                  <w:delText>18</w:delText>
                </w:r>
              </w:del>
            </w:p>
            <w:p w:rsidR="00786C9D" w:rsidDel="0025594A" w:rsidRDefault="00786C9D">
              <w:pPr>
                <w:pStyle w:val="10"/>
                <w:tabs>
                  <w:tab w:val="left" w:pos="420"/>
                  <w:tab w:val="right" w:leader="dot" w:pos="9736"/>
                </w:tabs>
                <w:rPr>
                  <w:del w:id="634" w:author="Jamson" w:date="2018-11-01T10:45:00Z"/>
                  <w:rFonts w:cstheme="minorBidi"/>
                  <w:noProof/>
                  <w:kern w:val="2"/>
                  <w:sz w:val="21"/>
                </w:rPr>
              </w:pPr>
              <w:del w:id="635" w:author="Jamson" w:date="2018-11-01T10:45:00Z">
                <w:r w:rsidRPr="0025594A" w:rsidDel="0025594A">
                  <w:rPr>
                    <w:noProof/>
                    <w:rPrChange w:id="636" w:author="Jamson" w:date="2018-11-01T10:45:00Z">
                      <w:rPr>
                        <w:rStyle w:val="a6"/>
                        <w:noProof/>
                      </w:rPr>
                    </w:rPrChange>
                  </w:rPr>
                  <w:delText>3</w:delText>
                </w:r>
                <w:r w:rsidDel="0025594A">
                  <w:rPr>
                    <w:rFonts w:cstheme="minorBidi"/>
                    <w:noProof/>
                    <w:kern w:val="2"/>
                    <w:sz w:val="21"/>
                  </w:rPr>
                  <w:tab/>
                </w:r>
                <w:r w:rsidRPr="0025594A" w:rsidDel="0025594A">
                  <w:rPr>
                    <w:noProof/>
                    <w:rPrChange w:id="637" w:author="Jamson" w:date="2018-11-01T10:45:00Z">
                      <w:rPr>
                        <w:rStyle w:val="a6"/>
                        <w:noProof/>
                      </w:rPr>
                    </w:rPrChange>
                  </w:rPr>
                  <w:delText>模型设计</w:delText>
                </w:r>
                <w:r w:rsidDel="0025594A">
                  <w:rPr>
                    <w:noProof/>
                    <w:webHidden/>
                  </w:rPr>
                  <w:tab/>
                </w:r>
                <w:r w:rsidR="002144F7" w:rsidDel="0025594A">
                  <w:rPr>
                    <w:noProof/>
                    <w:webHidden/>
                  </w:rPr>
                  <w:delText>19</w:delText>
                </w:r>
              </w:del>
            </w:p>
            <w:p w:rsidR="00786C9D" w:rsidDel="0025594A" w:rsidRDefault="00786C9D">
              <w:pPr>
                <w:pStyle w:val="20"/>
                <w:tabs>
                  <w:tab w:val="left" w:pos="1260"/>
                  <w:tab w:val="right" w:leader="dot" w:pos="9736"/>
                </w:tabs>
                <w:rPr>
                  <w:del w:id="638" w:author="Jamson" w:date="2018-11-01T10:45:00Z"/>
                  <w:noProof/>
                </w:rPr>
              </w:pPr>
              <w:del w:id="63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4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3.1</w:delText>
                </w:r>
                <w:r w:rsidDel="0025594A">
                  <w:rPr>
                    <w:noProof/>
                  </w:rPr>
                  <w:tab/>
                </w:r>
                <w:r w:rsidRPr="0025594A" w:rsidDel="0025594A">
                  <w:rPr>
                    <w:noProof/>
                    <w:rPrChange w:id="641" w:author="Jamson" w:date="2018-11-01T10:45:00Z">
                      <w:rPr>
                        <w:rStyle w:val="a6"/>
                        <w:noProof/>
                      </w:rPr>
                    </w:rPrChange>
                  </w:rPr>
                  <w:delText>概述</w:delText>
                </w:r>
                <w:r w:rsidDel="0025594A">
                  <w:rPr>
                    <w:noProof/>
                    <w:webHidden/>
                  </w:rPr>
                  <w:tab/>
                </w:r>
                <w:r w:rsidR="002144F7" w:rsidDel="0025594A">
                  <w:rPr>
                    <w:noProof/>
                    <w:webHidden/>
                  </w:rPr>
                  <w:delText>19</w:delText>
                </w:r>
              </w:del>
            </w:p>
            <w:p w:rsidR="00786C9D" w:rsidDel="0025594A" w:rsidRDefault="00786C9D">
              <w:pPr>
                <w:pStyle w:val="20"/>
                <w:tabs>
                  <w:tab w:val="left" w:pos="1260"/>
                  <w:tab w:val="right" w:leader="dot" w:pos="9736"/>
                </w:tabs>
                <w:rPr>
                  <w:del w:id="642" w:author="Jamson" w:date="2018-11-01T10:45:00Z"/>
                  <w:noProof/>
                </w:rPr>
              </w:pPr>
              <w:del w:id="64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4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3.2</w:delText>
                </w:r>
                <w:r w:rsidDel="0025594A">
                  <w:rPr>
                    <w:noProof/>
                  </w:rPr>
                  <w:tab/>
                </w:r>
                <w:r w:rsidRPr="0025594A" w:rsidDel="0025594A">
                  <w:rPr>
                    <w:noProof/>
                    <w:rPrChange w:id="645" w:author="Jamson" w:date="2018-11-01T10:45:00Z">
                      <w:rPr>
                        <w:rStyle w:val="a6"/>
                        <w:noProof/>
                      </w:rPr>
                    </w:rPrChange>
                  </w:rPr>
                  <w:delText>设计模型</w:delText>
                </w:r>
                <w:r w:rsidDel="0025594A">
                  <w:rPr>
                    <w:noProof/>
                    <w:webHidden/>
                  </w:rPr>
                  <w:tab/>
                </w:r>
                <w:r w:rsidR="002144F7" w:rsidDel="0025594A">
                  <w:rPr>
                    <w:noProof/>
                    <w:webHidden/>
                  </w:rPr>
                  <w:delText>19</w:delText>
                </w:r>
              </w:del>
            </w:p>
            <w:p w:rsidR="00786C9D" w:rsidDel="0025594A" w:rsidRDefault="00786C9D">
              <w:pPr>
                <w:pStyle w:val="20"/>
                <w:tabs>
                  <w:tab w:val="left" w:pos="1260"/>
                  <w:tab w:val="right" w:leader="dot" w:pos="9736"/>
                </w:tabs>
                <w:rPr>
                  <w:del w:id="646" w:author="Jamson" w:date="2018-11-01T10:45:00Z"/>
                  <w:noProof/>
                </w:rPr>
              </w:pPr>
              <w:del w:id="64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4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3.3</w:delText>
                </w:r>
                <w:r w:rsidDel="0025594A">
                  <w:rPr>
                    <w:noProof/>
                  </w:rPr>
                  <w:tab/>
                </w:r>
                <w:r w:rsidRPr="0025594A" w:rsidDel="0025594A">
                  <w:rPr>
                    <w:noProof/>
                    <w:rPrChange w:id="649" w:author="Jamson" w:date="2018-11-01T10:45:00Z">
                      <w:rPr>
                        <w:rStyle w:val="a6"/>
                        <w:noProof/>
                      </w:rPr>
                    </w:rPrChange>
                  </w:rPr>
                  <w:delText>导出脚本</w:delText>
                </w:r>
                <w:r w:rsidDel="0025594A">
                  <w:rPr>
                    <w:noProof/>
                    <w:webHidden/>
                  </w:rPr>
                  <w:tab/>
                </w:r>
                <w:r w:rsidR="002144F7" w:rsidDel="0025594A">
                  <w:rPr>
                    <w:noProof/>
                    <w:webHidden/>
                  </w:rPr>
                  <w:delText>20</w:delText>
                </w:r>
              </w:del>
            </w:p>
            <w:p w:rsidR="00786C9D" w:rsidDel="0025594A" w:rsidRDefault="00786C9D">
              <w:pPr>
                <w:pStyle w:val="20"/>
                <w:tabs>
                  <w:tab w:val="left" w:pos="1260"/>
                  <w:tab w:val="right" w:leader="dot" w:pos="9736"/>
                </w:tabs>
                <w:rPr>
                  <w:del w:id="650" w:author="Jamson" w:date="2018-11-01T10:45:00Z"/>
                  <w:noProof/>
                </w:rPr>
              </w:pPr>
              <w:del w:id="65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5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3.4</w:delText>
                </w:r>
                <w:r w:rsidDel="0025594A">
                  <w:rPr>
                    <w:noProof/>
                  </w:rPr>
                  <w:tab/>
                </w:r>
                <w:r w:rsidRPr="0025594A" w:rsidDel="0025594A">
                  <w:rPr>
                    <w:noProof/>
                    <w:rPrChange w:id="653" w:author="Jamson" w:date="2018-11-01T10:45:00Z">
                      <w:rPr>
                        <w:rStyle w:val="a6"/>
                        <w:noProof/>
                      </w:rPr>
                    </w:rPrChange>
                  </w:rPr>
                  <w:delText>归档数据模型</w:delText>
                </w:r>
                <w:r w:rsidDel="0025594A">
                  <w:rPr>
                    <w:noProof/>
                    <w:webHidden/>
                  </w:rPr>
                  <w:tab/>
                </w:r>
                <w:r w:rsidR="002144F7" w:rsidDel="0025594A">
                  <w:rPr>
                    <w:noProof/>
                    <w:webHidden/>
                  </w:rPr>
                  <w:delText>22</w:delText>
                </w:r>
              </w:del>
            </w:p>
            <w:p w:rsidR="00786C9D" w:rsidDel="0025594A" w:rsidRDefault="00786C9D">
              <w:pPr>
                <w:pStyle w:val="20"/>
                <w:tabs>
                  <w:tab w:val="left" w:pos="1260"/>
                  <w:tab w:val="right" w:leader="dot" w:pos="9736"/>
                </w:tabs>
                <w:rPr>
                  <w:del w:id="654" w:author="Jamson" w:date="2018-11-01T10:45:00Z"/>
                  <w:noProof/>
                </w:rPr>
              </w:pPr>
              <w:del w:id="65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5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3.5</w:delText>
                </w:r>
                <w:r w:rsidDel="0025594A">
                  <w:rPr>
                    <w:noProof/>
                  </w:rPr>
                  <w:tab/>
                </w:r>
                <w:r w:rsidRPr="0025594A" w:rsidDel="0025594A">
                  <w:rPr>
                    <w:noProof/>
                    <w:rPrChange w:id="657" w:author="Jamson" w:date="2018-11-01T10:45:00Z">
                      <w:rPr>
                        <w:rStyle w:val="a6"/>
                        <w:noProof/>
                      </w:rPr>
                    </w:rPrChange>
                  </w:rPr>
                  <w:delText>更新数据库并更新脚本</w:delText>
                </w:r>
                <w:r w:rsidDel="0025594A">
                  <w:rPr>
                    <w:noProof/>
                    <w:webHidden/>
                  </w:rPr>
                  <w:tab/>
                </w:r>
                <w:r w:rsidR="002144F7" w:rsidDel="0025594A">
                  <w:rPr>
                    <w:noProof/>
                    <w:webHidden/>
                  </w:rPr>
                  <w:delText>23</w:delText>
                </w:r>
              </w:del>
            </w:p>
            <w:p w:rsidR="00786C9D" w:rsidDel="0025594A" w:rsidRDefault="00786C9D">
              <w:pPr>
                <w:pStyle w:val="20"/>
                <w:tabs>
                  <w:tab w:val="left" w:pos="1260"/>
                  <w:tab w:val="right" w:leader="dot" w:pos="9736"/>
                </w:tabs>
                <w:rPr>
                  <w:del w:id="658" w:author="Jamson" w:date="2018-11-01T10:45:00Z"/>
                  <w:noProof/>
                </w:rPr>
              </w:pPr>
              <w:del w:id="65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6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3.6</w:delText>
                </w:r>
                <w:r w:rsidDel="0025594A">
                  <w:rPr>
                    <w:noProof/>
                  </w:rPr>
                  <w:tab/>
                </w:r>
                <w:r w:rsidRPr="0025594A" w:rsidDel="0025594A">
                  <w:rPr>
                    <w:noProof/>
                    <w:rPrChange w:id="661" w:author="Jamson" w:date="2018-11-01T10:45:00Z">
                      <w:rPr>
                        <w:rStyle w:val="a6"/>
                        <w:noProof/>
                      </w:rPr>
                    </w:rPrChange>
                  </w:rPr>
                  <w:delText>Flyway</w:delText>
                </w:r>
                <w:r w:rsidDel="0025594A">
                  <w:rPr>
                    <w:noProof/>
                    <w:webHidden/>
                  </w:rPr>
                  <w:tab/>
                </w:r>
                <w:r w:rsidR="002144F7" w:rsidDel="0025594A">
                  <w:rPr>
                    <w:noProof/>
                    <w:webHidden/>
                  </w:rPr>
                  <w:delText>25</w:delText>
                </w:r>
              </w:del>
            </w:p>
            <w:p w:rsidR="00786C9D" w:rsidDel="0025594A" w:rsidRDefault="00786C9D">
              <w:pPr>
                <w:pStyle w:val="30"/>
                <w:tabs>
                  <w:tab w:val="left" w:pos="1680"/>
                  <w:tab w:val="right" w:leader="dot" w:pos="9736"/>
                </w:tabs>
                <w:rPr>
                  <w:del w:id="662" w:author="Jamson" w:date="2018-11-01T10:45:00Z"/>
                  <w:noProof/>
                </w:rPr>
              </w:pPr>
              <w:del w:id="663" w:author="Jamson" w:date="2018-11-01T10:45:00Z">
                <w:r w:rsidRPr="0025594A" w:rsidDel="0025594A">
                  <w:rPr>
                    <w:noProof/>
                    <w:lang w:bidi="x-none"/>
                    <w14:scene3d>
                      <w14:camera w14:prst="orthographicFront"/>
                      <w14:lightRig w14:rig="threePt" w14:dir="t">
                        <w14:rot w14:lat="0" w14:lon="0" w14:rev="0"/>
                      </w14:lightRig>
                    </w14:scene3d>
                    <w:rPrChange w:id="664" w:author="Jamson" w:date="2018-11-01T10:45:00Z">
                      <w:rPr>
                        <w:rStyle w:val="a6"/>
                        <w:noProof/>
                        <w:lang w:bidi="x-none"/>
                        <w14:scene3d>
                          <w14:camera w14:prst="orthographicFront"/>
                          <w14:lightRig w14:rig="threePt" w14:dir="t">
                            <w14:rot w14:lat="0" w14:lon="0" w14:rev="0"/>
                          </w14:lightRig>
                        </w14:scene3d>
                      </w:rPr>
                    </w:rPrChange>
                  </w:rPr>
                  <w:delText>3.6.1</w:delText>
                </w:r>
                <w:r w:rsidDel="0025594A">
                  <w:rPr>
                    <w:noProof/>
                  </w:rPr>
                  <w:tab/>
                </w:r>
                <w:r w:rsidRPr="0025594A" w:rsidDel="0025594A">
                  <w:rPr>
                    <w:noProof/>
                    <w:rPrChange w:id="665" w:author="Jamson" w:date="2018-11-01T10:45:00Z">
                      <w:rPr>
                        <w:rStyle w:val="a6"/>
                        <w:noProof/>
                      </w:rPr>
                    </w:rPrChange>
                  </w:rPr>
                  <w:delText>通过flyway执行脚本</w:delText>
                </w:r>
                <w:r w:rsidDel="0025594A">
                  <w:rPr>
                    <w:noProof/>
                    <w:webHidden/>
                  </w:rPr>
                  <w:tab/>
                </w:r>
                <w:r w:rsidR="002144F7" w:rsidDel="0025594A">
                  <w:rPr>
                    <w:noProof/>
                    <w:webHidden/>
                  </w:rPr>
                  <w:delText>25</w:delText>
                </w:r>
              </w:del>
            </w:p>
            <w:p w:rsidR="00786C9D" w:rsidDel="0025594A" w:rsidRDefault="00786C9D">
              <w:pPr>
                <w:pStyle w:val="30"/>
                <w:tabs>
                  <w:tab w:val="left" w:pos="1680"/>
                  <w:tab w:val="right" w:leader="dot" w:pos="9736"/>
                </w:tabs>
                <w:rPr>
                  <w:del w:id="666" w:author="Jamson" w:date="2018-11-01T10:45:00Z"/>
                  <w:noProof/>
                </w:rPr>
              </w:pPr>
              <w:del w:id="667" w:author="Jamson" w:date="2018-11-01T10:45:00Z">
                <w:r w:rsidRPr="0025594A" w:rsidDel="0025594A">
                  <w:rPr>
                    <w:noProof/>
                    <w:lang w:bidi="x-none"/>
                    <w14:scene3d>
                      <w14:camera w14:prst="orthographicFront"/>
                      <w14:lightRig w14:rig="threePt" w14:dir="t">
                        <w14:rot w14:lat="0" w14:lon="0" w14:rev="0"/>
                      </w14:lightRig>
                    </w14:scene3d>
                    <w:rPrChange w:id="668" w:author="Jamson" w:date="2018-11-01T10:45:00Z">
                      <w:rPr>
                        <w:rStyle w:val="a6"/>
                        <w:noProof/>
                        <w:lang w:bidi="x-none"/>
                        <w14:scene3d>
                          <w14:camera w14:prst="orthographicFront"/>
                          <w14:lightRig w14:rig="threePt" w14:dir="t">
                            <w14:rot w14:lat="0" w14:lon="0" w14:rev="0"/>
                          </w14:lightRig>
                        </w14:scene3d>
                      </w:rPr>
                    </w:rPrChange>
                  </w:rPr>
                  <w:delText>3.6.2</w:delText>
                </w:r>
                <w:r w:rsidDel="0025594A">
                  <w:rPr>
                    <w:noProof/>
                  </w:rPr>
                  <w:tab/>
                </w:r>
                <w:r w:rsidRPr="0025594A" w:rsidDel="0025594A">
                  <w:rPr>
                    <w:noProof/>
                    <w:rPrChange w:id="669" w:author="Jamson" w:date="2018-11-01T10:45:00Z">
                      <w:rPr>
                        <w:rStyle w:val="a6"/>
                        <w:noProof/>
                      </w:rPr>
                    </w:rPrChange>
                  </w:rPr>
                  <w:delText>Flyway命令介绍</w:delText>
                </w:r>
                <w:r w:rsidDel="0025594A">
                  <w:rPr>
                    <w:noProof/>
                    <w:webHidden/>
                  </w:rPr>
                  <w:tab/>
                </w:r>
                <w:r w:rsidR="002144F7" w:rsidDel="0025594A">
                  <w:rPr>
                    <w:noProof/>
                    <w:webHidden/>
                  </w:rPr>
                  <w:delText>27</w:delText>
                </w:r>
              </w:del>
            </w:p>
            <w:p w:rsidR="00786C9D" w:rsidDel="0025594A" w:rsidRDefault="00786C9D">
              <w:pPr>
                <w:pStyle w:val="20"/>
                <w:tabs>
                  <w:tab w:val="left" w:pos="1260"/>
                  <w:tab w:val="right" w:leader="dot" w:pos="9736"/>
                </w:tabs>
                <w:rPr>
                  <w:del w:id="670" w:author="Jamson" w:date="2018-11-01T10:45:00Z"/>
                  <w:noProof/>
                </w:rPr>
              </w:pPr>
              <w:del w:id="67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7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3.7</w:delText>
                </w:r>
                <w:r w:rsidDel="0025594A">
                  <w:rPr>
                    <w:noProof/>
                  </w:rPr>
                  <w:tab/>
                </w:r>
                <w:r w:rsidRPr="0025594A" w:rsidDel="0025594A">
                  <w:rPr>
                    <w:noProof/>
                    <w:rPrChange w:id="673" w:author="Jamson" w:date="2018-11-01T10:45:00Z">
                      <w:rPr>
                        <w:rStyle w:val="a6"/>
                        <w:noProof/>
                      </w:rPr>
                    </w:rPrChange>
                  </w:rPr>
                  <w:delText>数据库表的设计</w:delText>
                </w:r>
                <w:r w:rsidDel="0025594A">
                  <w:rPr>
                    <w:noProof/>
                    <w:webHidden/>
                  </w:rPr>
                  <w:tab/>
                </w:r>
                <w:r w:rsidR="002144F7" w:rsidDel="0025594A">
                  <w:rPr>
                    <w:noProof/>
                    <w:webHidden/>
                  </w:rPr>
                  <w:delText>27</w:delText>
                </w:r>
              </w:del>
            </w:p>
            <w:p w:rsidR="00786C9D" w:rsidDel="0025594A" w:rsidRDefault="00786C9D">
              <w:pPr>
                <w:pStyle w:val="30"/>
                <w:tabs>
                  <w:tab w:val="left" w:pos="1680"/>
                  <w:tab w:val="right" w:leader="dot" w:pos="9736"/>
                </w:tabs>
                <w:rPr>
                  <w:del w:id="674" w:author="Jamson" w:date="2018-11-01T10:45:00Z"/>
                  <w:noProof/>
                </w:rPr>
              </w:pPr>
              <w:del w:id="675" w:author="Jamson" w:date="2018-11-01T10:45:00Z">
                <w:r w:rsidRPr="0025594A" w:rsidDel="0025594A">
                  <w:rPr>
                    <w:noProof/>
                    <w:lang w:bidi="x-none"/>
                    <w14:scene3d>
                      <w14:camera w14:prst="orthographicFront"/>
                      <w14:lightRig w14:rig="threePt" w14:dir="t">
                        <w14:rot w14:lat="0" w14:lon="0" w14:rev="0"/>
                      </w14:lightRig>
                    </w14:scene3d>
                    <w:rPrChange w:id="676" w:author="Jamson" w:date="2018-11-01T10:45:00Z">
                      <w:rPr>
                        <w:rStyle w:val="a6"/>
                        <w:noProof/>
                        <w:lang w:bidi="x-none"/>
                        <w14:scene3d>
                          <w14:camera w14:prst="orthographicFront"/>
                          <w14:lightRig w14:rig="threePt" w14:dir="t">
                            <w14:rot w14:lat="0" w14:lon="0" w14:rev="0"/>
                          </w14:lightRig>
                        </w14:scene3d>
                      </w:rPr>
                    </w:rPrChange>
                  </w:rPr>
                  <w:delText>3.7.1</w:delText>
                </w:r>
                <w:r w:rsidDel="0025594A">
                  <w:rPr>
                    <w:noProof/>
                  </w:rPr>
                  <w:tab/>
                </w:r>
                <w:r w:rsidRPr="0025594A" w:rsidDel="0025594A">
                  <w:rPr>
                    <w:noProof/>
                    <w:rPrChange w:id="677" w:author="Jamson" w:date="2018-11-01T10:45:00Z">
                      <w:rPr>
                        <w:rStyle w:val="a6"/>
                        <w:noProof/>
                      </w:rPr>
                    </w:rPrChange>
                  </w:rPr>
                  <w:delText>数据库编码</w:delText>
                </w:r>
                <w:r w:rsidDel="0025594A">
                  <w:rPr>
                    <w:noProof/>
                    <w:webHidden/>
                  </w:rPr>
                  <w:tab/>
                </w:r>
                <w:r w:rsidR="002144F7" w:rsidDel="0025594A">
                  <w:rPr>
                    <w:noProof/>
                    <w:webHidden/>
                  </w:rPr>
                  <w:delText>27</w:delText>
                </w:r>
              </w:del>
            </w:p>
            <w:p w:rsidR="00786C9D" w:rsidDel="0025594A" w:rsidRDefault="00786C9D">
              <w:pPr>
                <w:pStyle w:val="30"/>
                <w:tabs>
                  <w:tab w:val="left" w:pos="1680"/>
                  <w:tab w:val="right" w:leader="dot" w:pos="9736"/>
                </w:tabs>
                <w:rPr>
                  <w:del w:id="678" w:author="Jamson" w:date="2018-11-01T10:45:00Z"/>
                  <w:noProof/>
                </w:rPr>
              </w:pPr>
              <w:del w:id="679" w:author="Jamson" w:date="2018-11-01T10:45:00Z">
                <w:r w:rsidRPr="0025594A" w:rsidDel="0025594A">
                  <w:rPr>
                    <w:noProof/>
                    <w:lang w:bidi="x-none"/>
                    <w14:scene3d>
                      <w14:camera w14:prst="orthographicFront"/>
                      <w14:lightRig w14:rig="threePt" w14:dir="t">
                        <w14:rot w14:lat="0" w14:lon="0" w14:rev="0"/>
                      </w14:lightRig>
                    </w14:scene3d>
                    <w:rPrChange w:id="680" w:author="Jamson" w:date="2018-11-01T10:45:00Z">
                      <w:rPr>
                        <w:rStyle w:val="a6"/>
                        <w:noProof/>
                        <w:lang w:bidi="x-none"/>
                        <w14:scene3d>
                          <w14:camera w14:prst="orthographicFront"/>
                          <w14:lightRig w14:rig="threePt" w14:dir="t">
                            <w14:rot w14:lat="0" w14:lon="0" w14:rev="0"/>
                          </w14:lightRig>
                        </w14:scene3d>
                      </w:rPr>
                    </w:rPrChange>
                  </w:rPr>
                  <w:delText>3.7.2</w:delText>
                </w:r>
                <w:r w:rsidDel="0025594A">
                  <w:rPr>
                    <w:noProof/>
                  </w:rPr>
                  <w:tab/>
                </w:r>
                <w:r w:rsidRPr="0025594A" w:rsidDel="0025594A">
                  <w:rPr>
                    <w:noProof/>
                    <w:rPrChange w:id="681" w:author="Jamson" w:date="2018-11-01T10:45:00Z">
                      <w:rPr>
                        <w:rStyle w:val="a6"/>
                        <w:noProof/>
                      </w:rPr>
                    </w:rPrChange>
                  </w:rPr>
                  <w:delText>数据库设计命名规则</w:delText>
                </w:r>
                <w:r w:rsidDel="0025594A">
                  <w:rPr>
                    <w:noProof/>
                    <w:webHidden/>
                  </w:rPr>
                  <w:tab/>
                </w:r>
                <w:r w:rsidR="002144F7" w:rsidDel="0025594A">
                  <w:rPr>
                    <w:noProof/>
                    <w:webHidden/>
                  </w:rPr>
                  <w:delText>28</w:delText>
                </w:r>
              </w:del>
            </w:p>
            <w:p w:rsidR="00786C9D" w:rsidDel="0025594A" w:rsidRDefault="00786C9D">
              <w:pPr>
                <w:pStyle w:val="30"/>
                <w:tabs>
                  <w:tab w:val="left" w:pos="1680"/>
                  <w:tab w:val="right" w:leader="dot" w:pos="9736"/>
                </w:tabs>
                <w:rPr>
                  <w:del w:id="682" w:author="Jamson" w:date="2018-11-01T10:45:00Z"/>
                  <w:noProof/>
                </w:rPr>
              </w:pPr>
              <w:del w:id="683" w:author="Jamson" w:date="2018-11-01T10:45:00Z">
                <w:r w:rsidRPr="0025594A" w:rsidDel="0025594A">
                  <w:rPr>
                    <w:noProof/>
                    <w:lang w:bidi="x-none"/>
                    <w14:scene3d>
                      <w14:camera w14:prst="orthographicFront"/>
                      <w14:lightRig w14:rig="threePt" w14:dir="t">
                        <w14:rot w14:lat="0" w14:lon="0" w14:rev="0"/>
                      </w14:lightRig>
                    </w14:scene3d>
                    <w:rPrChange w:id="684" w:author="Jamson" w:date="2018-11-01T10:45:00Z">
                      <w:rPr>
                        <w:rStyle w:val="a6"/>
                        <w:noProof/>
                        <w:lang w:bidi="x-none"/>
                        <w14:scene3d>
                          <w14:camera w14:prst="orthographicFront"/>
                          <w14:lightRig w14:rig="threePt" w14:dir="t">
                            <w14:rot w14:lat="0" w14:lon="0" w14:rev="0"/>
                          </w14:lightRig>
                        </w14:scene3d>
                      </w:rPr>
                    </w:rPrChange>
                  </w:rPr>
                  <w:delText>3.7.3</w:delText>
                </w:r>
                <w:r w:rsidDel="0025594A">
                  <w:rPr>
                    <w:noProof/>
                  </w:rPr>
                  <w:tab/>
                </w:r>
                <w:r w:rsidRPr="0025594A" w:rsidDel="0025594A">
                  <w:rPr>
                    <w:noProof/>
                    <w:rPrChange w:id="685" w:author="Jamson" w:date="2018-11-01T10:45:00Z">
                      <w:rPr>
                        <w:rStyle w:val="a6"/>
                        <w:noProof/>
                      </w:rPr>
                    </w:rPrChange>
                  </w:rPr>
                  <w:delText>索引</w:delText>
                </w:r>
                <w:r w:rsidDel="0025594A">
                  <w:rPr>
                    <w:noProof/>
                    <w:webHidden/>
                  </w:rPr>
                  <w:tab/>
                </w:r>
                <w:r w:rsidR="002144F7" w:rsidDel="0025594A">
                  <w:rPr>
                    <w:noProof/>
                    <w:webHidden/>
                  </w:rPr>
                  <w:delText>28</w:delText>
                </w:r>
              </w:del>
            </w:p>
            <w:p w:rsidR="00786C9D" w:rsidDel="0025594A" w:rsidRDefault="00786C9D">
              <w:pPr>
                <w:pStyle w:val="10"/>
                <w:tabs>
                  <w:tab w:val="left" w:pos="420"/>
                  <w:tab w:val="right" w:leader="dot" w:pos="9736"/>
                </w:tabs>
                <w:rPr>
                  <w:del w:id="686" w:author="Jamson" w:date="2018-11-01T10:45:00Z"/>
                  <w:rFonts w:cstheme="minorBidi"/>
                  <w:noProof/>
                  <w:kern w:val="2"/>
                  <w:sz w:val="21"/>
                </w:rPr>
              </w:pPr>
              <w:del w:id="687" w:author="Jamson" w:date="2018-11-01T10:45:00Z">
                <w:r w:rsidRPr="0025594A" w:rsidDel="0025594A">
                  <w:rPr>
                    <w:noProof/>
                    <w:rPrChange w:id="688" w:author="Jamson" w:date="2018-11-01T10:45:00Z">
                      <w:rPr>
                        <w:rStyle w:val="a6"/>
                        <w:noProof/>
                      </w:rPr>
                    </w:rPrChange>
                  </w:rPr>
                  <w:delText>4</w:delText>
                </w:r>
                <w:r w:rsidDel="0025594A">
                  <w:rPr>
                    <w:rFonts w:cstheme="minorBidi"/>
                    <w:noProof/>
                    <w:kern w:val="2"/>
                    <w:sz w:val="21"/>
                  </w:rPr>
                  <w:tab/>
                </w:r>
                <w:r w:rsidRPr="0025594A" w:rsidDel="0025594A">
                  <w:rPr>
                    <w:noProof/>
                    <w:rPrChange w:id="689" w:author="Jamson" w:date="2018-11-01T10:45:00Z">
                      <w:rPr>
                        <w:rStyle w:val="a6"/>
                        <w:noProof/>
                      </w:rPr>
                    </w:rPrChange>
                  </w:rPr>
                  <w:delText>Entity</w:delText>
                </w:r>
                <w:r w:rsidDel="0025594A">
                  <w:rPr>
                    <w:noProof/>
                    <w:webHidden/>
                  </w:rPr>
                  <w:tab/>
                </w:r>
                <w:r w:rsidR="002144F7" w:rsidDel="0025594A">
                  <w:rPr>
                    <w:noProof/>
                    <w:webHidden/>
                  </w:rPr>
                  <w:delText>29</w:delText>
                </w:r>
              </w:del>
            </w:p>
            <w:p w:rsidR="00786C9D" w:rsidDel="0025594A" w:rsidRDefault="00786C9D">
              <w:pPr>
                <w:pStyle w:val="20"/>
                <w:tabs>
                  <w:tab w:val="left" w:pos="1260"/>
                  <w:tab w:val="right" w:leader="dot" w:pos="9736"/>
                </w:tabs>
                <w:rPr>
                  <w:del w:id="690" w:author="Jamson" w:date="2018-11-01T10:45:00Z"/>
                  <w:noProof/>
                </w:rPr>
              </w:pPr>
              <w:del w:id="69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9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4.1</w:delText>
                </w:r>
                <w:r w:rsidDel="0025594A">
                  <w:rPr>
                    <w:noProof/>
                  </w:rPr>
                  <w:tab/>
                </w:r>
                <w:r w:rsidRPr="0025594A" w:rsidDel="0025594A">
                  <w:rPr>
                    <w:noProof/>
                    <w:rPrChange w:id="693" w:author="Jamson" w:date="2018-11-01T10:45:00Z">
                      <w:rPr>
                        <w:rStyle w:val="a6"/>
                        <w:noProof/>
                      </w:rPr>
                    </w:rPrChange>
                  </w:rPr>
                  <w:delText>概述</w:delText>
                </w:r>
                <w:r w:rsidDel="0025594A">
                  <w:rPr>
                    <w:noProof/>
                    <w:webHidden/>
                  </w:rPr>
                  <w:tab/>
                </w:r>
                <w:r w:rsidR="002144F7" w:rsidDel="0025594A">
                  <w:rPr>
                    <w:noProof/>
                    <w:webHidden/>
                  </w:rPr>
                  <w:delText>29</w:delText>
                </w:r>
              </w:del>
            </w:p>
            <w:p w:rsidR="00786C9D" w:rsidDel="0025594A" w:rsidRDefault="00786C9D">
              <w:pPr>
                <w:pStyle w:val="20"/>
                <w:tabs>
                  <w:tab w:val="left" w:pos="1260"/>
                  <w:tab w:val="right" w:leader="dot" w:pos="9736"/>
                </w:tabs>
                <w:rPr>
                  <w:del w:id="694" w:author="Jamson" w:date="2018-11-01T10:45:00Z"/>
                  <w:noProof/>
                </w:rPr>
              </w:pPr>
              <w:del w:id="69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69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4.2</w:delText>
                </w:r>
                <w:r w:rsidDel="0025594A">
                  <w:rPr>
                    <w:noProof/>
                  </w:rPr>
                  <w:tab/>
                </w:r>
                <w:r w:rsidRPr="0025594A" w:rsidDel="0025594A">
                  <w:rPr>
                    <w:noProof/>
                    <w:rPrChange w:id="697" w:author="Jamson" w:date="2018-11-01T10:45:00Z">
                      <w:rPr>
                        <w:rStyle w:val="a6"/>
                        <w:noProof/>
                      </w:rPr>
                    </w:rPrChange>
                  </w:rPr>
                  <w:delText>配置文件build.gradle</w:delText>
                </w:r>
                <w:r w:rsidDel="0025594A">
                  <w:rPr>
                    <w:noProof/>
                    <w:webHidden/>
                  </w:rPr>
                  <w:tab/>
                </w:r>
                <w:r w:rsidR="002144F7" w:rsidDel="0025594A">
                  <w:rPr>
                    <w:noProof/>
                    <w:webHidden/>
                  </w:rPr>
                  <w:delText>29</w:delText>
                </w:r>
              </w:del>
            </w:p>
            <w:p w:rsidR="00786C9D" w:rsidDel="0025594A" w:rsidRDefault="00786C9D">
              <w:pPr>
                <w:pStyle w:val="30"/>
                <w:tabs>
                  <w:tab w:val="left" w:pos="1680"/>
                  <w:tab w:val="right" w:leader="dot" w:pos="9736"/>
                </w:tabs>
                <w:rPr>
                  <w:del w:id="698" w:author="Jamson" w:date="2018-11-01T10:45:00Z"/>
                  <w:noProof/>
                </w:rPr>
              </w:pPr>
              <w:del w:id="699" w:author="Jamson" w:date="2018-11-01T10:45:00Z">
                <w:r w:rsidRPr="0025594A" w:rsidDel="0025594A">
                  <w:rPr>
                    <w:noProof/>
                    <w:lang w:bidi="x-none"/>
                    <w14:scene3d>
                      <w14:camera w14:prst="orthographicFront"/>
                      <w14:lightRig w14:rig="threePt" w14:dir="t">
                        <w14:rot w14:lat="0" w14:lon="0" w14:rev="0"/>
                      </w14:lightRig>
                    </w14:scene3d>
                    <w:rPrChange w:id="700" w:author="Jamson" w:date="2018-11-01T10:45:00Z">
                      <w:rPr>
                        <w:rStyle w:val="a6"/>
                        <w:noProof/>
                        <w:lang w:bidi="x-none"/>
                        <w14:scene3d>
                          <w14:camera w14:prst="orthographicFront"/>
                          <w14:lightRig w14:rig="threePt" w14:dir="t">
                            <w14:rot w14:lat="0" w14:lon="0" w14:rev="0"/>
                          </w14:lightRig>
                        </w14:scene3d>
                      </w:rPr>
                    </w:rPrChange>
                  </w:rPr>
                  <w:delText>4.2.1</w:delText>
                </w:r>
                <w:r w:rsidDel="0025594A">
                  <w:rPr>
                    <w:noProof/>
                  </w:rPr>
                  <w:tab/>
                </w:r>
                <w:r w:rsidRPr="0025594A" w:rsidDel="0025594A">
                  <w:rPr>
                    <w:noProof/>
                    <w:rPrChange w:id="701" w:author="Jamson" w:date="2018-11-01T10:45:00Z">
                      <w:rPr>
                        <w:rStyle w:val="a6"/>
                        <w:noProof/>
                      </w:rPr>
                    </w:rPrChange>
                  </w:rPr>
                  <w:delText>编码</w:delText>
                </w:r>
                <w:r w:rsidDel="0025594A">
                  <w:rPr>
                    <w:noProof/>
                    <w:webHidden/>
                  </w:rPr>
                  <w:tab/>
                </w:r>
                <w:r w:rsidR="002144F7" w:rsidDel="0025594A">
                  <w:rPr>
                    <w:noProof/>
                    <w:webHidden/>
                  </w:rPr>
                  <w:delText>29</w:delText>
                </w:r>
              </w:del>
            </w:p>
            <w:p w:rsidR="00786C9D" w:rsidDel="0025594A" w:rsidRDefault="00786C9D">
              <w:pPr>
                <w:pStyle w:val="30"/>
                <w:tabs>
                  <w:tab w:val="left" w:pos="1680"/>
                  <w:tab w:val="right" w:leader="dot" w:pos="9736"/>
                </w:tabs>
                <w:rPr>
                  <w:del w:id="702" w:author="Jamson" w:date="2018-11-01T10:45:00Z"/>
                  <w:noProof/>
                </w:rPr>
              </w:pPr>
              <w:del w:id="703" w:author="Jamson" w:date="2018-11-01T10:45:00Z">
                <w:r w:rsidRPr="0025594A" w:rsidDel="0025594A">
                  <w:rPr>
                    <w:noProof/>
                    <w:lang w:bidi="x-none"/>
                    <w14:scene3d>
                      <w14:camera w14:prst="orthographicFront"/>
                      <w14:lightRig w14:rig="threePt" w14:dir="t">
                        <w14:rot w14:lat="0" w14:lon="0" w14:rev="0"/>
                      </w14:lightRig>
                    </w14:scene3d>
                    <w:rPrChange w:id="704" w:author="Jamson" w:date="2018-11-01T10:45:00Z">
                      <w:rPr>
                        <w:rStyle w:val="a6"/>
                        <w:noProof/>
                        <w:lang w:bidi="x-none"/>
                        <w14:scene3d>
                          <w14:camera w14:prst="orthographicFront"/>
                          <w14:lightRig w14:rig="threePt" w14:dir="t">
                            <w14:rot w14:lat="0" w14:lon="0" w14:rev="0"/>
                          </w14:lightRig>
                        </w14:scene3d>
                      </w:rPr>
                    </w:rPrChange>
                  </w:rPr>
                  <w:delText>4.2.2</w:delText>
                </w:r>
                <w:r w:rsidDel="0025594A">
                  <w:rPr>
                    <w:noProof/>
                  </w:rPr>
                  <w:tab/>
                </w:r>
                <w:r w:rsidRPr="0025594A" w:rsidDel="0025594A">
                  <w:rPr>
                    <w:noProof/>
                    <w:rPrChange w:id="705" w:author="Jamson" w:date="2018-11-01T10:45:00Z">
                      <w:rPr>
                        <w:rStyle w:val="a6"/>
                        <w:noProof/>
                      </w:rPr>
                    </w:rPrChange>
                  </w:rPr>
                  <w:delText>插件</w:delText>
                </w:r>
                <w:r w:rsidDel="0025594A">
                  <w:rPr>
                    <w:noProof/>
                    <w:webHidden/>
                  </w:rPr>
                  <w:tab/>
                </w:r>
                <w:r w:rsidR="002144F7" w:rsidDel="0025594A">
                  <w:rPr>
                    <w:noProof/>
                    <w:webHidden/>
                  </w:rPr>
                  <w:delText>29</w:delText>
                </w:r>
              </w:del>
            </w:p>
            <w:p w:rsidR="00786C9D" w:rsidDel="0025594A" w:rsidRDefault="00786C9D">
              <w:pPr>
                <w:pStyle w:val="30"/>
                <w:tabs>
                  <w:tab w:val="left" w:pos="1680"/>
                  <w:tab w:val="right" w:leader="dot" w:pos="9736"/>
                </w:tabs>
                <w:rPr>
                  <w:del w:id="706" w:author="Jamson" w:date="2018-11-01T10:45:00Z"/>
                  <w:noProof/>
                </w:rPr>
              </w:pPr>
              <w:del w:id="707" w:author="Jamson" w:date="2018-11-01T10:45:00Z">
                <w:r w:rsidRPr="0025594A" w:rsidDel="0025594A">
                  <w:rPr>
                    <w:noProof/>
                    <w:lang w:bidi="x-none"/>
                    <w14:scene3d>
                      <w14:camera w14:prst="orthographicFront"/>
                      <w14:lightRig w14:rig="threePt" w14:dir="t">
                        <w14:rot w14:lat="0" w14:lon="0" w14:rev="0"/>
                      </w14:lightRig>
                    </w14:scene3d>
                    <w:rPrChange w:id="708" w:author="Jamson" w:date="2018-11-01T10:45:00Z">
                      <w:rPr>
                        <w:rStyle w:val="a6"/>
                        <w:noProof/>
                        <w:lang w:bidi="x-none"/>
                        <w14:scene3d>
                          <w14:camera w14:prst="orthographicFront"/>
                          <w14:lightRig w14:rig="threePt" w14:dir="t">
                            <w14:rot w14:lat="0" w14:lon="0" w14:rev="0"/>
                          </w14:lightRig>
                        </w14:scene3d>
                      </w:rPr>
                    </w:rPrChange>
                  </w:rPr>
                  <w:delText>4.2.3</w:delText>
                </w:r>
                <w:r w:rsidDel="0025594A">
                  <w:rPr>
                    <w:noProof/>
                  </w:rPr>
                  <w:tab/>
                </w:r>
                <w:r w:rsidRPr="0025594A" w:rsidDel="0025594A">
                  <w:rPr>
                    <w:noProof/>
                    <w:rPrChange w:id="709" w:author="Jamson" w:date="2018-11-01T10:45:00Z">
                      <w:rPr>
                        <w:rStyle w:val="a6"/>
                        <w:noProof/>
                      </w:rPr>
                    </w:rPrChange>
                  </w:rPr>
                  <w:delText>添加依赖</w:delText>
                </w:r>
                <w:r w:rsidDel="0025594A">
                  <w:rPr>
                    <w:noProof/>
                    <w:webHidden/>
                  </w:rPr>
                  <w:tab/>
                </w:r>
                <w:r w:rsidR="002144F7" w:rsidDel="0025594A">
                  <w:rPr>
                    <w:noProof/>
                    <w:webHidden/>
                  </w:rPr>
                  <w:delText>29</w:delText>
                </w:r>
              </w:del>
            </w:p>
            <w:p w:rsidR="00786C9D" w:rsidDel="0025594A" w:rsidRDefault="00786C9D">
              <w:pPr>
                <w:pStyle w:val="30"/>
                <w:tabs>
                  <w:tab w:val="left" w:pos="1680"/>
                  <w:tab w:val="right" w:leader="dot" w:pos="9736"/>
                </w:tabs>
                <w:rPr>
                  <w:del w:id="710" w:author="Jamson" w:date="2018-11-01T10:45:00Z"/>
                  <w:noProof/>
                </w:rPr>
              </w:pPr>
              <w:del w:id="711" w:author="Jamson" w:date="2018-11-01T10:45:00Z">
                <w:r w:rsidRPr="0025594A" w:rsidDel="0025594A">
                  <w:rPr>
                    <w:noProof/>
                    <w:lang w:bidi="x-none"/>
                    <w14:scene3d>
                      <w14:camera w14:prst="orthographicFront"/>
                      <w14:lightRig w14:rig="threePt" w14:dir="t">
                        <w14:rot w14:lat="0" w14:lon="0" w14:rev="0"/>
                      </w14:lightRig>
                    </w14:scene3d>
                    <w:rPrChange w:id="712" w:author="Jamson" w:date="2018-11-01T10:45:00Z">
                      <w:rPr>
                        <w:rStyle w:val="a6"/>
                        <w:noProof/>
                        <w:lang w:bidi="x-none"/>
                        <w14:scene3d>
                          <w14:camera w14:prst="orthographicFront"/>
                          <w14:lightRig w14:rig="threePt" w14:dir="t">
                            <w14:rot w14:lat="0" w14:lon="0" w14:rev="0"/>
                          </w14:lightRig>
                        </w14:scene3d>
                      </w:rPr>
                    </w:rPrChange>
                  </w:rPr>
                  <w:delText>4.2.4</w:delText>
                </w:r>
                <w:r w:rsidDel="0025594A">
                  <w:rPr>
                    <w:noProof/>
                  </w:rPr>
                  <w:tab/>
                </w:r>
                <w:r w:rsidRPr="0025594A" w:rsidDel="0025594A">
                  <w:rPr>
                    <w:noProof/>
                    <w:rPrChange w:id="713" w:author="Jamson" w:date="2018-11-01T10:45:00Z">
                      <w:rPr>
                        <w:rStyle w:val="a6"/>
                        <w:noProof/>
                      </w:rPr>
                    </w:rPrChange>
                  </w:rPr>
                  <w:delText>flyway配置</w:delText>
                </w:r>
                <w:r w:rsidDel="0025594A">
                  <w:rPr>
                    <w:noProof/>
                    <w:webHidden/>
                  </w:rPr>
                  <w:tab/>
                </w:r>
                <w:r w:rsidR="002144F7" w:rsidDel="0025594A">
                  <w:rPr>
                    <w:noProof/>
                    <w:webHidden/>
                  </w:rPr>
                  <w:delText>30</w:delText>
                </w:r>
              </w:del>
            </w:p>
            <w:p w:rsidR="00786C9D" w:rsidDel="0025594A" w:rsidRDefault="00786C9D">
              <w:pPr>
                <w:pStyle w:val="30"/>
                <w:tabs>
                  <w:tab w:val="left" w:pos="1680"/>
                  <w:tab w:val="right" w:leader="dot" w:pos="9736"/>
                </w:tabs>
                <w:rPr>
                  <w:del w:id="714" w:author="Jamson" w:date="2018-11-01T10:45:00Z"/>
                  <w:noProof/>
                </w:rPr>
              </w:pPr>
              <w:del w:id="715" w:author="Jamson" w:date="2018-11-01T10:45:00Z">
                <w:r w:rsidRPr="0025594A" w:rsidDel="0025594A">
                  <w:rPr>
                    <w:noProof/>
                    <w:lang w:bidi="x-none"/>
                    <w14:scene3d>
                      <w14:camera w14:prst="orthographicFront"/>
                      <w14:lightRig w14:rig="threePt" w14:dir="t">
                        <w14:rot w14:lat="0" w14:lon="0" w14:rev="0"/>
                      </w14:lightRig>
                    </w14:scene3d>
                    <w:rPrChange w:id="716" w:author="Jamson" w:date="2018-11-01T10:45:00Z">
                      <w:rPr>
                        <w:rStyle w:val="a6"/>
                        <w:noProof/>
                        <w:lang w:bidi="x-none"/>
                        <w14:scene3d>
                          <w14:camera w14:prst="orthographicFront"/>
                          <w14:lightRig w14:rig="threePt" w14:dir="t">
                            <w14:rot w14:lat="0" w14:lon="0" w14:rev="0"/>
                          </w14:lightRig>
                        </w14:scene3d>
                      </w:rPr>
                    </w:rPrChange>
                  </w:rPr>
                  <w:delText>4.2.5</w:delText>
                </w:r>
                <w:r w:rsidDel="0025594A">
                  <w:rPr>
                    <w:noProof/>
                  </w:rPr>
                  <w:tab/>
                </w:r>
                <w:r w:rsidRPr="0025594A" w:rsidDel="0025594A">
                  <w:rPr>
                    <w:noProof/>
                    <w:rPrChange w:id="717" w:author="Jamson" w:date="2018-11-01T10:45:00Z">
                      <w:rPr>
                        <w:rStyle w:val="a6"/>
                        <w:noProof/>
                      </w:rPr>
                    </w:rPrChange>
                  </w:rPr>
                  <w:delText>上传Maven仓库</w:delText>
                </w:r>
                <w:r w:rsidDel="0025594A">
                  <w:rPr>
                    <w:noProof/>
                    <w:webHidden/>
                  </w:rPr>
                  <w:tab/>
                </w:r>
                <w:r w:rsidR="002144F7" w:rsidDel="0025594A">
                  <w:rPr>
                    <w:noProof/>
                    <w:webHidden/>
                  </w:rPr>
                  <w:delText>30</w:delText>
                </w:r>
              </w:del>
            </w:p>
            <w:p w:rsidR="00786C9D" w:rsidDel="0025594A" w:rsidRDefault="00786C9D">
              <w:pPr>
                <w:pStyle w:val="30"/>
                <w:tabs>
                  <w:tab w:val="left" w:pos="1680"/>
                  <w:tab w:val="right" w:leader="dot" w:pos="9736"/>
                </w:tabs>
                <w:rPr>
                  <w:del w:id="718" w:author="Jamson" w:date="2018-11-01T10:45:00Z"/>
                  <w:noProof/>
                </w:rPr>
              </w:pPr>
              <w:del w:id="719" w:author="Jamson" w:date="2018-11-01T10:45:00Z">
                <w:r w:rsidRPr="0025594A" w:rsidDel="0025594A">
                  <w:rPr>
                    <w:noProof/>
                    <w:lang w:bidi="x-none"/>
                    <w14:scene3d>
                      <w14:camera w14:prst="orthographicFront"/>
                      <w14:lightRig w14:rig="threePt" w14:dir="t">
                        <w14:rot w14:lat="0" w14:lon="0" w14:rev="0"/>
                      </w14:lightRig>
                    </w14:scene3d>
                    <w:rPrChange w:id="720" w:author="Jamson" w:date="2018-11-01T10:45:00Z">
                      <w:rPr>
                        <w:rStyle w:val="a6"/>
                        <w:noProof/>
                        <w:lang w:bidi="x-none"/>
                        <w14:scene3d>
                          <w14:camera w14:prst="orthographicFront"/>
                          <w14:lightRig w14:rig="threePt" w14:dir="t">
                            <w14:rot w14:lat="0" w14:lon="0" w14:rev="0"/>
                          </w14:lightRig>
                        </w14:scene3d>
                      </w:rPr>
                    </w:rPrChange>
                  </w:rPr>
                  <w:delText>4.2.6</w:delText>
                </w:r>
                <w:r w:rsidDel="0025594A">
                  <w:rPr>
                    <w:noProof/>
                  </w:rPr>
                  <w:tab/>
                </w:r>
                <w:r w:rsidRPr="0025594A" w:rsidDel="0025594A">
                  <w:rPr>
                    <w:noProof/>
                    <w:rPrChange w:id="721" w:author="Jamson" w:date="2018-11-01T10:45:00Z">
                      <w:rPr>
                        <w:rStyle w:val="a6"/>
                        <w:noProof/>
                      </w:rPr>
                    </w:rPrChange>
                  </w:rPr>
                  <w:delText>上传到Git仓库操作</w:delText>
                </w:r>
                <w:r w:rsidDel="0025594A">
                  <w:rPr>
                    <w:noProof/>
                    <w:webHidden/>
                  </w:rPr>
                  <w:tab/>
                </w:r>
                <w:r w:rsidR="002144F7" w:rsidDel="0025594A">
                  <w:rPr>
                    <w:noProof/>
                    <w:webHidden/>
                  </w:rPr>
                  <w:delText>31</w:delText>
                </w:r>
              </w:del>
            </w:p>
            <w:p w:rsidR="00786C9D" w:rsidDel="0025594A" w:rsidRDefault="00786C9D">
              <w:pPr>
                <w:pStyle w:val="20"/>
                <w:tabs>
                  <w:tab w:val="left" w:pos="1260"/>
                  <w:tab w:val="right" w:leader="dot" w:pos="9736"/>
                </w:tabs>
                <w:rPr>
                  <w:del w:id="722" w:author="Jamson" w:date="2018-11-01T10:45:00Z"/>
                  <w:noProof/>
                </w:rPr>
              </w:pPr>
              <w:del w:id="723" w:author="Jamson" w:date="2018-11-01T10:45:00Z">
                <w:r w:rsidRPr="0025594A" w:rsidDel="0025594A">
                  <w:rPr>
                    <w:rFonts w:asciiTheme="minorEastAsia" w:hAnsiTheme="minorEastAsia" w:cs="宋体"/>
                    <w:noProof/>
                    <w:kern w:val="0"/>
                    <w:lang w:bidi="x-none"/>
                    <w14:scene3d>
                      <w14:camera w14:prst="orthographicFront"/>
                      <w14:lightRig w14:rig="threePt" w14:dir="t">
                        <w14:rot w14:lat="0" w14:lon="0" w14:rev="0"/>
                      </w14:lightRig>
                    </w14:scene3d>
                    <w:rPrChange w:id="724" w:author="Jamson" w:date="2018-11-01T10:45:00Z">
                      <w:rPr>
                        <w:rStyle w:val="a6"/>
                        <w:rFonts w:asciiTheme="minorEastAsia" w:hAnsiTheme="minorEastAsia" w:cs="宋体"/>
                        <w:noProof/>
                        <w:kern w:val="0"/>
                        <w:lang w:bidi="x-none"/>
                        <w14:scene3d>
                          <w14:camera w14:prst="orthographicFront"/>
                          <w14:lightRig w14:rig="threePt" w14:dir="t">
                            <w14:rot w14:lat="0" w14:lon="0" w14:rev="0"/>
                          </w14:lightRig>
                        </w14:scene3d>
                      </w:rPr>
                    </w:rPrChange>
                  </w:rPr>
                  <w:delText>4.3</w:delText>
                </w:r>
                <w:r w:rsidDel="0025594A">
                  <w:rPr>
                    <w:noProof/>
                  </w:rPr>
                  <w:tab/>
                </w:r>
                <w:r w:rsidRPr="0025594A" w:rsidDel="0025594A">
                  <w:rPr>
                    <w:noProof/>
                    <w:rPrChange w:id="725" w:author="Jamson" w:date="2018-11-01T10:45:00Z">
                      <w:rPr>
                        <w:rStyle w:val="a6"/>
                        <w:noProof/>
                      </w:rPr>
                    </w:rPrChange>
                  </w:rPr>
                  <w:delText>命名规则</w:delText>
                </w:r>
                <w:r w:rsidDel="0025594A">
                  <w:rPr>
                    <w:noProof/>
                    <w:webHidden/>
                  </w:rPr>
                  <w:tab/>
                </w:r>
                <w:r w:rsidR="002144F7" w:rsidDel="0025594A">
                  <w:rPr>
                    <w:noProof/>
                    <w:webHidden/>
                  </w:rPr>
                  <w:delText>32</w:delText>
                </w:r>
              </w:del>
            </w:p>
            <w:p w:rsidR="00786C9D" w:rsidDel="0025594A" w:rsidRDefault="00786C9D">
              <w:pPr>
                <w:pStyle w:val="20"/>
                <w:tabs>
                  <w:tab w:val="left" w:pos="1260"/>
                  <w:tab w:val="right" w:leader="dot" w:pos="9736"/>
                </w:tabs>
                <w:rPr>
                  <w:del w:id="726" w:author="Jamson" w:date="2018-11-01T10:45:00Z"/>
                  <w:noProof/>
                </w:rPr>
              </w:pPr>
              <w:del w:id="727" w:author="Jamson" w:date="2018-11-01T10:45:00Z">
                <w:r w:rsidRPr="0025594A" w:rsidDel="0025594A">
                  <w:rPr>
                    <w:rFonts w:asciiTheme="minorEastAsia" w:hAnsiTheme="minorEastAsia" w:cs="宋体"/>
                    <w:noProof/>
                    <w:kern w:val="0"/>
                    <w:lang w:bidi="x-none"/>
                    <w14:scene3d>
                      <w14:camera w14:prst="orthographicFront"/>
                      <w14:lightRig w14:rig="threePt" w14:dir="t">
                        <w14:rot w14:lat="0" w14:lon="0" w14:rev="0"/>
                      </w14:lightRig>
                    </w14:scene3d>
                    <w:rPrChange w:id="728" w:author="Jamson" w:date="2018-11-01T10:45:00Z">
                      <w:rPr>
                        <w:rStyle w:val="a6"/>
                        <w:rFonts w:asciiTheme="minorEastAsia" w:hAnsiTheme="minorEastAsia" w:cs="宋体"/>
                        <w:noProof/>
                        <w:kern w:val="0"/>
                        <w:lang w:bidi="x-none"/>
                        <w14:scene3d>
                          <w14:camera w14:prst="orthographicFront"/>
                          <w14:lightRig w14:rig="threePt" w14:dir="t">
                            <w14:rot w14:lat="0" w14:lon="0" w14:rev="0"/>
                          </w14:lightRig>
                        </w14:scene3d>
                      </w:rPr>
                    </w:rPrChange>
                  </w:rPr>
                  <w:delText>4.4</w:delText>
                </w:r>
                <w:r w:rsidDel="0025594A">
                  <w:rPr>
                    <w:noProof/>
                  </w:rPr>
                  <w:tab/>
                </w:r>
                <w:r w:rsidRPr="0025594A" w:rsidDel="0025594A">
                  <w:rPr>
                    <w:noProof/>
                    <w:rPrChange w:id="729" w:author="Jamson" w:date="2018-11-01T10:45:00Z">
                      <w:rPr>
                        <w:rStyle w:val="a6"/>
                        <w:noProof/>
                      </w:rPr>
                    </w:rPrChange>
                  </w:rPr>
                  <w:delText>类注解</w:delText>
                </w:r>
                <w:r w:rsidDel="0025594A">
                  <w:rPr>
                    <w:noProof/>
                    <w:webHidden/>
                  </w:rPr>
                  <w:tab/>
                </w:r>
                <w:r w:rsidR="002144F7" w:rsidDel="0025594A">
                  <w:rPr>
                    <w:noProof/>
                    <w:webHidden/>
                  </w:rPr>
                  <w:delText>32</w:delText>
                </w:r>
              </w:del>
            </w:p>
            <w:p w:rsidR="00786C9D" w:rsidDel="0025594A" w:rsidRDefault="00786C9D">
              <w:pPr>
                <w:pStyle w:val="30"/>
                <w:tabs>
                  <w:tab w:val="left" w:pos="1680"/>
                  <w:tab w:val="right" w:leader="dot" w:pos="9736"/>
                </w:tabs>
                <w:rPr>
                  <w:del w:id="730" w:author="Jamson" w:date="2018-11-01T10:45:00Z"/>
                  <w:noProof/>
                </w:rPr>
              </w:pPr>
              <w:del w:id="731" w:author="Jamson" w:date="2018-11-01T10:45:00Z">
                <w:r w:rsidRPr="0025594A" w:rsidDel="0025594A">
                  <w:rPr>
                    <w:noProof/>
                    <w:lang w:bidi="x-none"/>
                    <w14:scene3d>
                      <w14:camera w14:prst="orthographicFront"/>
                      <w14:lightRig w14:rig="threePt" w14:dir="t">
                        <w14:rot w14:lat="0" w14:lon="0" w14:rev="0"/>
                      </w14:lightRig>
                    </w14:scene3d>
                    <w:rPrChange w:id="732" w:author="Jamson" w:date="2018-11-01T10:45:00Z">
                      <w:rPr>
                        <w:rStyle w:val="a6"/>
                        <w:noProof/>
                        <w:lang w:bidi="x-none"/>
                        <w14:scene3d>
                          <w14:camera w14:prst="orthographicFront"/>
                          <w14:lightRig w14:rig="threePt" w14:dir="t">
                            <w14:rot w14:lat="0" w14:lon="0" w14:rev="0"/>
                          </w14:lightRig>
                        </w14:scene3d>
                      </w:rPr>
                    </w:rPrChange>
                  </w:rPr>
                  <w:delText>4.4.1</w:delText>
                </w:r>
                <w:r w:rsidDel="0025594A">
                  <w:rPr>
                    <w:noProof/>
                  </w:rPr>
                  <w:tab/>
                </w:r>
                <w:r w:rsidRPr="0025594A" w:rsidDel="0025594A">
                  <w:rPr>
                    <w:noProof/>
                    <w:rPrChange w:id="733" w:author="Jamson" w:date="2018-11-01T10:45:00Z">
                      <w:rPr>
                        <w:rStyle w:val="a6"/>
                        <w:noProof/>
                      </w:rPr>
                    </w:rPrChange>
                  </w:rPr>
                  <w:delText>@Access(AccessType.FIELD)</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34" w:author="Jamson" w:date="2018-11-01T10:45:00Z"/>
                  <w:noProof/>
                </w:rPr>
              </w:pPr>
              <w:del w:id="735" w:author="Jamson" w:date="2018-11-01T10:45:00Z">
                <w:r w:rsidRPr="0025594A" w:rsidDel="0025594A">
                  <w:rPr>
                    <w:noProof/>
                    <w:lang w:bidi="x-none"/>
                    <w14:scene3d>
                      <w14:camera w14:prst="orthographicFront"/>
                      <w14:lightRig w14:rig="threePt" w14:dir="t">
                        <w14:rot w14:lat="0" w14:lon="0" w14:rev="0"/>
                      </w14:lightRig>
                    </w14:scene3d>
                    <w:rPrChange w:id="736" w:author="Jamson" w:date="2018-11-01T10:45:00Z">
                      <w:rPr>
                        <w:rStyle w:val="a6"/>
                        <w:noProof/>
                        <w:lang w:bidi="x-none"/>
                        <w14:scene3d>
                          <w14:camera w14:prst="orthographicFront"/>
                          <w14:lightRig w14:rig="threePt" w14:dir="t">
                            <w14:rot w14:lat="0" w14:lon="0" w14:rev="0"/>
                          </w14:lightRig>
                        </w14:scene3d>
                      </w:rPr>
                    </w:rPrChange>
                  </w:rPr>
                  <w:delText>4.4.2</w:delText>
                </w:r>
                <w:r w:rsidDel="0025594A">
                  <w:rPr>
                    <w:noProof/>
                  </w:rPr>
                  <w:tab/>
                </w:r>
                <w:r w:rsidRPr="0025594A" w:rsidDel="0025594A">
                  <w:rPr>
                    <w:noProof/>
                    <w:rPrChange w:id="737" w:author="Jamson" w:date="2018-11-01T10:45:00Z">
                      <w:rPr>
                        <w:rStyle w:val="a6"/>
                        <w:noProof/>
                      </w:rPr>
                    </w:rPrChange>
                  </w:rPr>
                  <w:delText>@DynamicInsert和@DynamicUpdate</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38" w:author="Jamson" w:date="2018-11-01T10:45:00Z"/>
                  <w:noProof/>
                </w:rPr>
              </w:pPr>
              <w:del w:id="739" w:author="Jamson" w:date="2018-11-01T10:45:00Z">
                <w:r w:rsidRPr="0025594A" w:rsidDel="0025594A">
                  <w:rPr>
                    <w:noProof/>
                    <w:lang w:bidi="x-none"/>
                    <w14:scene3d>
                      <w14:camera w14:prst="orthographicFront"/>
                      <w14:lightRig w14:rig="threePt" w14:dir="t">
                        <w14:rot w14:lat="0" w14:lon="0" w14:rev="0"/>
                      </w14:lightRig>
                    </w14:scene3d>
                    <w:rPrChange w:id="740" w:author="Jamson" w:date="2018-11-01T10:45:00Z">
                      <w:rPr>
                        <w:rStyle w:val="a6"/>
                        <w:noProof/>
                        <w:lang w:bidi="x-none"/>
                        <w14:scene3d>
                          <w14:camera w14:prst="orthographicFront"/>
                          <w14:lightRig w14:rig="threePt" w14:dir="t">
                            <w14:rot w14:lat="0" w14:lon="0" w14:rev="0"/>
                          </w14:lightRig>
                        </w14:scene3d>
                      </w:rPr>
                    </w:rPrChange>
                  </w:rPr>
                  <w:delText>4.4.3</w:delText>
                </w:r>
                <w:r w:rsidDel="0025594A">
                  <w:rPr>
                    <w:noProof/>
                  </w:rPr>
                  <w:tab/>
                </w:r>
                <w:r w:rsidRPr="0025594A" w:rsidDel="0025594A">
                  <w:rPr>
                    <w:noProof/>
                    <w:rPrChange w:id="741" w:author="Jamson" w:date="2018-11-01T10:45:00Z">
                      <w:rPr>
                        <w:rStyle w:val="a6"/>
                        <w:noProof/>
                      </w:rPr>
                    </w:rPrChange>
                  </w:rPr>
                  <w:delText>@Entity</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42" w:author="Jamson" w:date="2018-11-01T10:45:00Z"/>
                  <w:noProof/>
                </w:rPr>
              </w:pPr>
              <w:del w:id="743" w:author="Jamson" w:date="2018-11-01T10:45:00Z">
                <w:r w:rsidRPr="0025594A" w:rsidDel="0025594A">
                  <w:rPr>
                    <w:noProof/>
                    <w:lang w:bidi="x-none"/>
                    <w14:scene3d>
                      <w14:camera w14:prst="orthographicFront"/>
                      <w14:lightRig w14:rig="threePt" w14:dir="t">
                        <w14:rot w14:lat="0" w14:lon="0" w14:rev="0"/>
                      </w14:lightRig>
                    </w14:scene3d>
                    <w:rPrChange w:id="744" w:author="Jamson" w:date="2018-11-01T10:45:00Z">
                      <w:rPr>
                        <w:rStyle w:val="a6"/>
                        <w:noProof/>
                        <w:lang w:bidi="x-none"/>
                        <w14:scene3d>
                          <w14:camera w14:prst="orthographicFront"/>
                          <w14:lightRig w14:rig="threePt" w14:dir="t">
                            <w14:rot w14:lat="0" w14:lon="0" w14:rev="0"/>
                          </w14:lightRig>
                        </w14:scene3d>
                      </w:rPr>
                    </w:rPrChange>
                  </w:rPr>
                  <w:delText>4.4.4</w:delText>
                </w:r>
                <w:r w:rsidDel="0025594A">
                  <w:rPr>
                    <w:noProof/>
                  </w:rPr>
                  <w:tab/>
                </w:r>
                <w:r w:rsidRPr="0025594A" w:rsidDel="0025594A">
                  <w:rPr>
                    <w:noProof/>
                    <w:rPrChange w:id="745" w:author="Jamson" w:date="2018-11-01T10:45:00Z">
                      <w:rPr>
                        <w:rStyle w:val="a6"/>
                        <w:noProof/>
                      </w:rPr>
                    </w:rPrChange>
                  </w:rPr>
                  <w:delText>@Table(name = “user_account”)</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46" w:author="Jamson" w:date="2018-11-01T10:45:00Z"/>
                  <w:noProof/>
                </w:rPr>
              </w:pPr>
              <w:del w:id="747" w:author="Jamson" w:date="2018-11-01T10:45:00Z">
                <w:r w:rsidRPr="0025594A" w:rsidDel="0025594A">
                  <w:rPr>
                    <w:noProof/>
                    <w:lang w:bidi="x-none"/>
                    <w14:scene3d>
                      <w14:camera w14:prst="orthographicFront"/>
                      <w14:lightRig w14:rig="threePt" w14:dir="t">
                        <w14:rot w14:lat="0" w14:lon="0" w14:rev="0"/>
                      </w14:lightRig>
                    </w14:scene3d>
                    <w:rPrChange w:id="748" w:author="Jamson" w:date="2018-11-01T10:45:00Z">
                      <w:rPr>
                        <w:rStyle w:val="a6"/>
                        <w:noProof/>
                        <w:lang w:bidi="x-none"/>
                        <w14:scene3d>
                          <w14:camera w14:prst="orthographicFront"/>
                          <w14:lightRig w14:rig="threePt" w14:dir="t">
                            <w14:rot w14:lat="0" w14:lon="0" w14:rev="0"/>
                          </w14:lightRig>
                        </w14:scene3d>
                      </w:rPr>
                    </w:rPrChange>
                  </w:rPr>
                  <w:delText>4.4.5</w:delText>
                </w:r>
                <w:r w:rsidDel="0025594A">
                  <w:rPr>
                    <w:noProof/>
                  </w:rPr>
                  <w:tab/>
                </w:r>
                <w:r w:rsidRPr="0025594A" w:rsidDel="0025594A">
                  <w:rPr>
                    <w:noProof/>
                    <w:rPrChange w:id="749" w:author="Jamson" w:date="2018-11-01T10:45:00Z">
                      <w:rPr>
                        <w:rStyle w:val="a6"/>
                        <w:noProof/>
                      </w:rPr>
                    </w:rPrChange>
                  </w:rPr>
                  <w:delText>@Cacheable</w:delText>
                </w:r>
                <w:r w:rsidDel="0025594A">
                  <w:rPr>
                    <w:noProof/>
                    <w:webHidden/>
                  </w:rPr>
                  <w:tab/>
                </w:r>
                <w:r w:rsidR="002144F7" w:rsidDel="0025594A">
                  <w:rPr>
                    <w:noProof/>
                    <w:webHidden/>
                  </w:rPr>
                  <w:delText>33</w:delText>
                </w:r>
              </w:del>
            </w:p>
            <w:p w:rsidR="00786C9D" w:rsidDel="0025594A" w:rsidRDefault="00786C9D">
              <w:pPr>
                <w:pStyle w:val="20"/>
                <w:tabs>
                  <w:tab w:val="left" w:pos="1260"/>
                  <w:tab w:val="right" w:leader="dot" w:pos="9736"/>
                </w:tabs>
                <w:rPr>
                  <w:del w:id="750" w:author="Jamson" w:date="2018-11-01T10:45:00Z"/>
                  <w:noProof/>
                </w:rPr>
              </w:pPr>
              <w:del w:id="75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75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4.5</w:delText>
                </w:r>
                <w:r w:rsidDel="0025594A">
                  <w:rPr>
                    <w:noProof/>
                  </w:rPr>
                  <w:tab/>
                </w:r>
                <w:r w:rsidRPr="0025594A" w:rsidDel="0025594A">
                  <w:rPr>
                    <w:noProof/>
                    <w:rPrChange w:id="753" w:author="Jamson" w:date="2018-11-01T10:45:00Z">
                      <w:rPr>
                        <w:rStyle w:val="a6"/>
                        <w:noProof/>
                      </w:rPr>
                    </w:rPrChange>
                  </w:rPr>
                  <w:delText>继承基类和实现对应的业务实体类型</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54" w:author="Jamson" w:date="2018-11-01T10:45:00Z"/>
                  <w:noProof/>
                </w:rPr>
              </w:pPr>
              <w:del w:id="755" w:author="Jamson" w:date="2018-11-01T10:45:00Z">
                <w:r w:rsidRPr="0025594A" w:rsidDel="0025594A">
                  <w:rPr>
                    <w:noProof/>
                    <w:lang w:bidi="x-none"/>
                    <w14:scene3d>
                      <w14:camera w14:prst="orthographicFront"/>
                      <w14:lightRig w14:rig="threePt" w14:dir="t">
                        <w14:rot w14:lat="0" w14:lon="0" w14:rev="0"/>
                      </w14:lightRig>
                    </w14:scene3d>
                    <w:rPrChange w:id="756" w:author="Jamson" w:date="2018-11-01T10:45:00Z">
                      <w:rPr>
                        <w:rStyle w:val="a6"/>
                        <w:noProof/>
                        <w:lang w:bidi="x-none"/>
                        <w14:scene3d>
                          <w14:camera w14:prst="orthographicFront"/>
                          <w14:lightRig w14:rig="threePt" w14:dir="t">
                            <w14:rot w14:lat="0" w14:lon="0" w14:rev="0"/>
                          </w14:lightRig>
                        </w14:scene3d>
                      </w:rPr>
                    </w:rPrChange>
                  </w:rPr>
                  <w:delText>4.5.1</w:delText>
                </w:r>
                <w:r w:rsidDel="0025594A">
                  <w:rPr>
                    <w:noProof/>
                  </w:rPr>
                  <w:tab/>
                </w:r>
                <w:r w:rsidRPr="0025594A" w:rsidDel="0025594A">
                  <w:rPr>
                    <w:noProof/>
                    <w:rPrChange w:id="757" w:author="Jamson" w:date="2018-11-01T10:45:00Z">
                      <w:rPr>
                        <w:rStyle w:val="a6"/>
                        <w:noProof/>
                      </w:rPr>
                    </w:rPrChange>
                  </w:rPr>
                  <w:delText>继承BaseEntity</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58" w:author="Jamson" w:date="2018-11-01T10:45:00Z"/>
                  <w:noProof/>
                </w:rPr>
              </w:pPr>
              <w:del w:id="759" w:author="Jamson" w:date="2018-11-01T10:45:00Z">
                <w:r w:rsidRPr="0025594A" w:rsidDel="0025594A">
                  <w:rPr>
                    <w:noProof/>
                    <w:lang w:bidi="x-none"/>
                    <w14:scene3d>
                      <w14:camera w14:prst="orthographicFront"/>
                      <w14:lightRig w14:rig="threePt" w14:dir="t">
                        <w14:rot w14:lat="0" w14:lon="0" w14:rev="0"/>
                      </w14:lightRig>
                    </w14:scene3d>
                    <w:rPrChange w:id="760" w:author="Jamson" w:date="2018-11-01T10:45:00Z">
                      <w:rPr>
                        <w:rStyle w:val="a6"/>
                        <w:noProof/>
                        <w:lang w:bidi="x-none"/>
                        <w14:scene3d>
                          <w14:camera w14:prst="orthographicFront"/>
                          <w14:lightRig w14:rig="threePt" w14:dir="t">
                            <w14:rot w14:lat="0" w14:lon="0" w14:rev="0"/>
                          </w14:lightRig>
                        </w14:scene3d>
                      </w:rPr>
                    </w:rPrChange>
                  </w:rPr>
                  <w:delText>4.5.2</w:delText>
                </w:r>
                <w:r w:rsidDel="0025594A">
                  <w:rPr>
                    <w:noProof/>
                  </w:rPr>
                  <w:tab/>
                </w:r>
                <w:r w:rsidRPr="0025594A" w:rsidDel="0025594A">
                  <w:rPr>
                    <w:noProof/>
                    <w:rPrChange w:id="761" w:author="Jamson" w:date="2018-11-01T10:45:00Z">
                      <w:rPr>
                        <w:rStyle w:val="a6"/>
                        <w:noProof/>
                      </w:rPr>
                    </w:rPrChange>
                  </w:rPr>
                  <w:delText>继承BaseAuditableEntity</w:delText>
                </w:r>
                <w:r w:rsidDel="0025594A">
                  <w:rPr>
                    <w:noProof/>
                    <w:webHidden/>
                  </w:rPr>
                  <w:tab/>
                </w:r>
                <w:r w:rsidR="002144F7" w:rsidDel="0025594A">
                  <w:rPr>
                    <w:noProof/>
                    <w:webHidden/>
                  </w:rPr>
                  <w:delText>33</w:delText>
                </w:r>
              </w:del>
            </w:p>
            <w:p w:rsidR="00786C9D" w:rsidDel="0025594A" w:rsidRDefault="00786C9D">
              <w:pPr>
                <w:pStyle w:val="30"/>
                <w:tabs>
                  <w:tab w:val="left" w:pos="1680"/>
                  <w:tab w:val="right" w:leader="dot" w:pos="9736"/>
                </w:tabs>
                <w:rPr>
                  <w:del w:id="762" w:author="Jamson" w:date="2018-11-01T10:45:00Z"/>
                  <w:noProof/>
                </w:rPr>
              </w:pPr>
              <w:del w:id="763" w:author="Jamson" w:date="2018-11-01T10:45:00Z">
                <w:r w:rsidRPr="0025594A" w:rsidDel="0025594A">
                  <w:rPr>
                    <w:noProof/>
                    <w:lang w:bidi="x-none"/>
                    <w14:scene3d>
                      <w14:camera w14:prst="orthographicFront"/>
                      <w14:lightRig w14:rig="threePt" w14:dir="t">
                        <w14:rot w14:lat="0" w14:lon="0" w14:rev="0"/>
                      </w14:lightRig>
                    </w14:scene3d>
                    <w:rPrChange w:id="764" w:author="Jamson" w:date="2018-11-01T10:45:00Z">
                      <w:rPr>
                        <w:rStyle w:val="a6"/>
                        <w:noProof/>
                        <w:lang w:bidi="x-none"/>
                        <w14:scene3d>
                          <w14:camera w14:prst="orthographicFront"/>
                          <w14:lightRig w14:rig="threePt" w14:dir="t">
                            <w14:rot w14:lat="0" w14:lon="0" w14:rev="0"/>
                          </w14:lightRig>
                        </w14:scene3d>
                      </w:rPr>
                    </w:rPrChange>
                  </w:rPr>
                  <w:delText>4.5.3</w:delText>
                </w:r>
                <w:r w:rsidDel="0025594A">
                  <w:rPr>
                    <w:noProof/>
                  </w:rPr>
                  <w:tab/>
                </w:r>
                <w:r w:rsidRPr="0025594A" w:rsidDel="0025594A">
                  <w:rPr>
                    <w:noProof/>
                    <w:rPrChange w:id="765" w:author="Jamson" w:date="2018-11-01T10:45:00Z">
                      <w:rPr>
                        <w:rStyle w:val="a6"/>
                        <w:noProof/>
                      </w:rPr>
                    </w:rPrChange>
                  </w:rPr>
                  <w:delText>继承AbstractEntity</w:delText>
                </w:r>
                <w:r w:rsidDel="0025594A">
                  <w:rPr>
                    <w:noProof/>
                    <w:webHidden/>
                  </w:rPr>
                  <w:tab/>
                </w:r>
                <w:r w:rsidR="002144F7" w:rsidDel="0025594A">
                  <w:rPr>
                    <w:noProof/>
                    <w:webHidden/>
                  </w:rPr>
                  <w:delText>34</w:delText>
                </w:r>
              </w:del>
            </w:p>
            <w:p w:rsidR="00786C9D" w:rsidDel="0025594A" w:rsidRDefault="00786C9D">
              <w:pPr>
                <w:pStyle w:val="30"/>
                <w:tabs>
                  <w:tab w:val="left" w:pos="1680"/>
                  <w:tab w:val="right" w:leader="dot" w:pos="9736"/>
                </w:tabs>
                <w:rPr>
                  <w:del w:id="766" w:author="Jamson" w:date="2018-11-01T10:45:00Z"/>
                  <w:noProof/>
                </w:rPr>
              </w:pPr>
              <w:del w:id="767" w:author="Jamson" w:date="2018-11-01T10:45:00Z">
                <w:r w:rsidRPr="0025594A" w:rsidDel="0025594A">
                  <w:rPr>
                    <w:noProof/>
                    <w:lang w:bidi="x-none"/>
                    <w14:scene3d>
                      <w14:camera w14:prst="orthographicFront"/>
                      <w14:lightRig w14:rig="threePt" w14:dir="t">
                        <w14:rot w14:lat="0" w14:lon="0" w14:rev="0"/>
                      </w14:lightRig>
                    </w14:scene3d>
                    <w:rPrChange w:id="768" w:author="Jamson" w:date="2018-11-01T10:45:00Z">
                      <w:rPr>
                        <w:rStyle w:val="a6"/>
                        <w:noProof/>
                        <w:lang w:bidi="x-none"/>
                        <w14:scene3d>
                          <w14:camera w14:prst="orthographicFront"/>
                          <w14:lightRig w14:rig="threePt" w14:dir="t">
                            <w14:rot w14:lat="0" w14:lon="0" w14:rev="0"/>
                          </w14:lightRig>
                        </w14:scene3d>
                      </w:rPr>
                    </w:rPrChange>
                  </w:rPr>
                  <w:delText>4.5.4</w:delText>
                </w:r>
                <w:r w:rsidDel="0025594A">
                  <w:rPr>
                    <w:noProof/>
                  </w:rPr>
                  <w:tab/>
                </w:r>
                <w:r w:rsidRPr="0025594A" w:rsidDel="0025594A">
                  <w:rPr>
                    <w:noProof/>
                    <w:rPrChange w:id="769" w:author="Jamson" w:date="2018-11-01T10:45:00Z">
                      <w:rPr>
                        <w:rStyle w:val="a6"/>
                        <w:noProof/>
                      </w:rPr>
                    </w:rPrChange>
                  </w:rPr>
                  <w:delText>实现对应的业务实体类型接口</w:delText>
                </w:r>
                <w:r w:rsidDel="0025594A">
                  <w:rPr>
                    <w:noProof/>
                    <w:webHidden/>
                  </w:rPr>
                  <w:tab/>
                </w:r>
                <w:r w:rsidR="002144F7" w:rsidDel="0025594A">
                  <w:rPr>
                    <w:noProof/>
                    <w:webHidden/>
                  </w:rPr>
                  <w:delText>34</w:delText>
                </w:r>
              </w:del>
            </w:p>
            <w:p w:rsidR="00786C9D" w:rsidDel="0025594A" w:rsidRDefault="00786C9D">
              <w:pPr>
                <w:pStyle w:val="20"/>
                <w:tabs>
                  <w:tab w:val="left" w:pos="1260"/>
                  <w:tab w:val="right" w:leader="dot" w:pos="9736"/>
                </w:tabs>
                <w:rPr>
                  <w:del w:id="770" w:author="Jamson" w:date="2018-11-01T10:45:00Z"/>
                  <w:noProof/>
                </w:rPr>
              </w:pPr>
              <w:del w:id="77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77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4.6</w:delText>
                </w:r>
                <w:r w:rsidDel="0025594A">
                  <w:rPr>
                    <w:noProof/>
                  </w:rPr>
                  <w:tab/>
                </w:r>
                <w:r w:rsidRPr="0025594A" w:rsidDel="0025594A">
                  <w:rPr>
                    <w:noProof/>
                    <w:rPrChange w:id="773" w:author="Jamson" w:date="2018-11-01T10:45:00Z">
                      <w:rPr>
                        <w:rStyle w:val="a6"/>
                        <w:noProof/>
                      </w:rPr>
                    </w:rPrChange>
                  </w:rPr>
                  <w:delText>属性上的注解</w:delText>
                </w:r>
                <w:r w:rsidDel="0025594A">
                  <w:rPr>
                    <w:noProof/>
                    <w:webHidden/>
                  </w:rPr>
                  <w:tab/>
                </w:r>
                <w:r w:rsidR="002144F7" w:rsidDel="0025594A">
                  <w:rPr>
                    <w:noProof/>
                    <w:webHidden/>
                  </w:rPr>
                  <w:delText>34</w:delText>
                </w:r>
              </w:del>
            </w:p>
            <w:p w:rsidR="00786C9D" w:rsidDel="0025594A" w:rsidRDefault="00786C9D">
              <w:pPr>
                <w:pStyle w:val="30"/>
                <w:tabs>
                  <w:tab w:val="left" w:pos="1680"/>
                  <w:tab w:val="right" w:leader="dot" w:pos="9736"/>
                </w:tabs>
                <w:rPr>
                  <w:del w:id="774" w:author="Jamson" w:date="2018-11-01T10:45:00Z"/>
                  <w:noProof/>
                </w:rPr>
              </w:pPr>
              <w:del w:id="775" w:author="Jamson" w:date="2018-11-01T10:45:00Z">
                <w:r w:rsidRPr="0025594A" w:rsidDel="0025594A">
                  <w:rPr>
                    <w:noProof/>
                    <w:lang w:bidi="x-none"/>
                    <w14:scene3d>
                      <w14:camera w14:prst="orthographicFront"/>
                      <w14:lightRig w14:rig="threePt" w14:dir="t">
                        <w14:rot w14:lat="0" w14:lon="0" w14:rev="0"/>
                      </w14:lightRig>
                    </w14:scene3d>
                    <w:rPrChange w:id="776" w:author="Jamson" w:date="2018-11-01T10:45:00Z">
                      <w:rPr>
                        <w:rStyle w:val="a6"/>
                        <w:noProof/>
                        <w:lang w:bidi="x-none"/>
                        <w14:scene3d>
                          <w14:camera w14:prst="orthographicFront"/>
                          <w14:lightRig w14:rig="threePt" w14:dir="t">
                            <w14:rot w14:lat="0" w14:lon="0" w14:rev="0"/>
                          </w14:lightRig>
                        </w14:scene3d>
                      </w:rPr>
                    </w:rPrChange>
                  </w:rPr>
                  <w:delText>4.6.1</w:delText>
                </w:r>
                <w:r w:rsidDel="0025594A">
                  <w:rPr>
                    <w:noProof/>
                  </w:rPr>
                  <w:tab/>
                </w:r>
                <w:r w:rsidRPr="0025594A" w:rsidDel="0025594A">
                  <w:rPr>
                    <w:noProof/>
                    <w:rPrChange w:id="777" w:author="Jamson" w:date="2018-11-01T10:45:00Z">
                      <w:rPr>
                        <w:rStyle w:val="a6"/>
                        <w:noProof/>
                      </w:rPr>
                    </w:rPrChange>
                  </w:rPr>
                  <w:delText>@Column(name = "code", length = 20, unique = true, nullable = false)</w:delText>
                </w:r>
                <w:r w:rsidDel="0025594A">
                  <w:rPr>
                    <w:noProof/>
                    <w:webHidden/>
                  </w:rPr>
                  <w:tab/>
                </w:r>
                <w:r w:rsidR="002144F7" w:rsidDel="0025594A">
                  <w:rPr>
                    <w:noProof/>
                    <w:webHidden/>
                  </w:rPr>
                  <w:delText>34</w:delText>
                </w:r>
              </w:del>
            </w:p>
            <w:p w:rsidR="00786C9D" w:rsidDel="0025594A" w:rsidRDefault="00786C9D">
              <w:pPr>
                <w:pStyle w:val="30"/>
                <w:tabs>
                  <w:tab w:val="left" w:pos="1680"/>
                  <w:tab w:val="right" w:leader="dot" w:pos="9736"/>
                </w:tabs>
                <w:rPr>
                  <w:del w:id="778" w:author="Jamson" w:date="2018-11-01T10:45:00Z"/>
                  <w:noProof/>
                </w:rPr>
              </w:pPr>
              <w:del w:id="779" w:author="Jamson" w:date="2018-11-01T10:45:00Z">
                <w:r w:rsidRPr="0025594A" w:rsidDel="0025594A">
                  <w:rPr>
                    <w:noProof/>
                    <w:lang w:bidi="x-none"/>
                    <w14:scene3d>
                      <w14:camera w14:prst="orthographicFront"/>
                      <w14:lightRig w14:rig="threePt" w14:dir="t">
                        <w14:rot w14:lat="0" w14:lon="0" w14:rev="0"/>
                      </w14:lightRig>
                    </w14:scene3d>
                    <w:rPrChange w:id="780" w:author="Jamson" w:date="2018-11-01T10:45:00Z">
                      <w:rPr>
                        <w:rStyle w:val="a6"/>
                        <w:noProof/>
                        <w:lang w:bidi="x-none"/>
                        <w14:scene3d>
                          <w14:camera w14:prst="orthographicFront"/>
                          <w14:lightRig w14:rig="threePt" w14:dir="t">
                            <w14:rot w14:lat="0" w14:lon="0" w14:rev="0"/>
                          </w14:lightRig>
                        </w14:scene3d>
                      </w:rPr>
                    </w:rPrChange>
                  </w:rPr>
                  <w:delText>4.6.2</w:delText>
                </w:r>
                <w:r w:rsidDel="0025594A">
                  <w:rPr>
                    <w:noProof/>
                  </w:rPr>
                  <w:tab/>
                </w:r>
                <w:r w:rsidRPr="0025594A" w:rsidDel="0025594A">
                  <w:rPr>
                    <w:noProof/>
                    <w:rPrChange w:id="781" w:author="Jamson" w:date="2018-11-01T10:45:00Z">
                      <w:rPr>
                        <w:rStyle w:val="a6"/>
                        <w:noProof/>
                      </w:rPr>
                    </w:rPrChange>
                  </w:rPr>
                  <w:delText>临时字段</w:delText>
                </w:r>
                <w:r w:rsidDel="0025594A">
                  <w:rPr>
                    <w:noProof/>
                    <w:webHidden/>
                  </w:rPr>
                  <w:tab/>
                </w:r>
                <w:r w:rsidR="002144F7" w:rsidDel="0025594A">
                  <w:rPr>
                    <w:noProof/>
                    <w:webHidden/>
                  </w:rPr>
                  <w:delText>34</w:delText>
                </w:r>
              </w:del>
            </w:p>
            <w:p w:rsidR="00786C9D" w:rsidDel="0025594A" w:rsidRDefault="00786C9D">
              <w:pPr>
                <w:pStyle w:val="30"/>
                <w:tabs>
                  <w:tab w:val="left" w:pos="1680"/>
                  <w:tab w:val="right" w:leader="dot" w:pos="9736"/>
                </w:tabs>
                <w:rPr>
                  <w:del w:id="782" w:author="Jamson" w:date="2018-11-01T10:45:00Z"/>
                  <w:noProof/>
                </w:rPr>
              </w:pPr>
              <w:del w:id="783" w:author="Jamson" w:date="2018-11-01T10:45:00Z">
                <w:r w:rsidRPr="0025594A" w:rsidDel="0025594A">
                  <w:rPr>
                    <w:noProof/>
                    <w:lang w:bidi="x-none"/>
                    <w14:scene3d>
                      <w14:camera w14:prst="orthographicFront"/>
                      <w14:lightRig w14:rig="threePt" w14:dir="t">
                        <w14:rot w14:lat="0" w14:lon="0" w14:rev="0"/>
                      </w14:lightRig>
                    </w14:scene3d>
                    <w:rPrChange w:id="784" w:author="Jamson" w:date="2018-11-01T10:45:00Z">
                      <w:rPr>
                        <w:rStyle w:val="a6"/>
                        <w:noProof/>
                        <w:lang w:bidi="x-none"/>
                        <w14:scene3d>
                          <w14:camera w14:prst="orthographicFront"/>
                          <w14:lightRig w14:rig="threePt" w14:dir="t">
                            <w14:rot w14:lat="0" w14:lon="0" w14:rev="0"/>
                          </w14:lightRig>
                        </w14:scene3d>
                      </w:rPr>
                    </w:rPrChange>
                  </w:rPr>
                  <w:delText>4.6.3</w:delText>
                </w:r>
                <w:r w:rsidDel="0025594A">
                  <w:rPr>
                    <w:noProof/>
                  </w:rPr>
                  <w:tab/>
                </w:r>
                <w:r w:rsidRPr="0025594A" w:rsidDel="0025594A">
                  <w:rPr>
                    <w:noProof/>
                    <w:rPrChange w:id="785" w:author="Jamson" w:date="2018-11-01T10:45:00Z">
                      <w:rPr>
                        <w:rStyle w:val="a6"/>
                        <w:noProof/>
                      </w:rPr>
                    </w:rPrChange>
                  </w:rPr>
                  <w:delText>外键关联</w:delText>
                </w:r>
                <w:r w:rsidDel="0025594A">
                  <w:rPr>
                    <w:noProof/>
                    <w:webHidden/>
                  </w:rPr>
                  <w:tab/>
                </w:r>
                <w:r w:rsidR="002144F7" w:rsidDel="0025594A">
                  <w:rPr>
                    <w:noProof/>
                    <w:webHidden/>
                  </w:rPr>
                  <w:delText>35</w:delText>
                </w:r>
              </w:del>
            </w:p>
            <w:p w:rsidR="00786C9D" w:rsidDel="0025594A" w:rsidRDefault="00786C9D">
              <w:pPr>
                <w:pStyle w:val="30"/>
                <w:tabs>
                  <w:tab w:val="left" w:pos="1680"/>
                  <w:tab w:val="right" w:leader="dot" w:pos="9736"/>
                </w:tabs>
                <w:rPr>
                  <w:del w:id="786" w:author="Jamson" w:date="2018-11-01T10:45:00Z"/>
                  <w:noProof/>
                </w:rPr>
              </w:pPr>
              <w:del w:id="787" w:author="Jamson" w:date="2018-11-01T10:45:00Z">
                <w:r w:rsidRPr="0025594A" w:rsidDel="0025594A">
                  <w:rPr>
                    <w:noProof/>
                    <w:lang w:bidi="x-none"/>
                    <w14:scene3d>
                      <w14:camera w14:prst="orthographicFront"/>
                      <w14:lightRig w14:rig="threePt" w14:dir="t">
                        <w14:rot w14:lat="0" w14:lon="0" w14:rev="0"/>
                      </w14:lightRig>
                    </w14:scene3d>
                    <w:rPrChange w:id="788" w:author="Jamson" w:date="2018-11-01T10:45:00Z">
                      <w:rPr>
                        <w:rStyle w:val="a6"/>
                        <w:noProof/>
                        <w:lang w:bidi="x-none"/>
                        <w14:scene3d>
                          <w14:camera w14:prst="orthographicFront"/>
                          <w14:lightRig w14:rig="threePt" w14:dir="t">
                            <w14:rot w14:lat="0" w14:lon="0" w14:rev="0"/>
                          </w14:lightRig>
                        </w14:scene3d>
                      </w:rPr>
                    </w:rPrChange>
                  </w:rPr>
                  <w:delText>4.6.4</w:delText>
                </w:r>
                <w:r w:rsidDel="0025594A">
                  <w:rPr>
                    <w:noProof/>
                  </w:rPr>
                  <w:tab/>
                </w:r>
                <w:r w:rsidRPr="0025594A" w:rsidDel="0025594A">
                  <w:rPr>
                    <w:noProof/>
                    <w:rPrChange w:id="789" w:author="Jamson" w:date="2018-11-01T10:45:00Z">
                      <w:rPr>
                        <w:rStyle w:val="a6"/>
                        <w:noProof/>
                      </w:rPr>
                    </w:rPrChange>
                  </w:rPr>
                  <w:delText>枚举</w:delText>
                </w:r>
                <w:r w:rsidDel="0025594A">
                  <w:rPr>
                    <w:noProof/>
                    <w:webHidden/>
                  </w:rPr>
                  <w:tab/>
                </w:r>
                <w:r w:rsidR="002144F7" w:rsidDel="0025594A">
                  <w:rPr>
                    <w:noProof/>
                    <w:webHidden/>
                  </w:rPr>
                  <w:delText>35</w:delText>
                </w:r>
              </w:del>
            </w:p>
            <w:p w:rsidR="00786C9D" w:rsidDel="0025594A" w:rsidRDefault="00786C9D">
              <w:pPr>
                <w:pStyle w:val="30"/>
                <w:tabs>
                  <w:tab w:val="left" w:pos="1680"/>
                  <w:tab w:val="right" w:leader="dot" w:pos="9736"/>
                </w:tabs>
                <w:rPr>
                  <w:del w:id="790" w:author="Jamson" w:date="2018-11-01T10:45:00Z"/>
                  <w:noProof/>
                </w:rPr>
              </w:pPr>
              <w:del w:id="791" w:author="Jamson" w:date="2018-11-01T10:45:00Z">
                <w:r w:rsidRPr="0025594A" w:rsidDel="0025594A">
                  <w:rPr>
                    <w:noProof/>
                    <w:lang w:bidi="x-none"/>
                    <w14:scene3d>
                      <w14:camera w14:prst="orthographicFront"/>
                      <w14:lightRig w14:rig="threePt" w14:dir="t">
                        <w14:rot w14:lat="0" w14:lon="0" w14:rev="0"/>
                      </w14:lightRig>
                    </w14:scene3d>
                    <w:rPrChange w:id="792" w:author="Jamson" w:date="2018-11-01T10:45:00Z">
                      <w:rPr>
                        <w:rStyle w:val="a6"/>
                        <w:noProof/>
                        <w:lang w:bidi="x-none"/>
                        <w14:scene3d>
                          <w14:camera w14:prst="orthographicFront"/>
                          <w14:lightRig w14:rig="threePt" w14:dir="t">
                            <w14:rot w14:lat="0" w14:lon="0" w14:rev="0"/>
                          </w14:lightRig>
                        </w14:scene3d>
                      </w:rPr>
                    </w:rPrChange>
                  </w:rPr>
                  <w:delText>4.6.5</w:delText>
                </w:r>
                <w:r w:rsidDel="0025594A">
                  <w:rPr>
                    <w:noProof/>
                  </w:rPr>
                  <w:tab/>
                </w:r>
                <w:r w:rsidRPr="0025594A" w:rsidDel="0025594A">
                  <w:rPr>
                    <w:noProof/>
                    <w:rPrChange w:id="793" w:author="Jamson" w:date="2018-11-01T10:45:00Z">
                      <w:rPr>
                        <w:rStyle w:val="a6"/>
                        <w:noProof/>
                      </w:rPr>
                    </w:rPrChange>
                  </w:rPr>
                  <w:delText>大字段</w:delText>
                </w:r>
                <w:r w:rsidDel="0025594A">
                  <w:rPr>
                    <w:noProof/>
                    <w:webHidden/>
                  </w:rPr>
                  <w:tab/>
                </w:r>
                <w:r w:rsidR="002144F7" w:rsidDel="0025594A">
                  <w:rPr>
                    <w:noProof/>
                    <w:webHidden/>
                  </w:rPr>
                  <w:delText>35</w:delText>
                </w:r>
              </w:del>
            </w:p>
            <w:p w:rsidR="00786C9D" w:rsidDel="0025594A" w:rsidRDefault="00786C9D">
              <w:pPr>
                <w:pStyle w:val="30"/>
                <w:tabs>
                  <w:tab w:val="left" w:pos="1680"/>
                  <w:tab w:val="right" w:leader="dot" w:pos="9736"/>
                </w:tabs>
                <w:rPr>
                  <w:del w:id="794" w:author="Jamson" w:date="2018-11-01T10:45:00Z"/>
                  <w:noProof/>
                </w:rPr>
              </w:pPr>
              <w:del w:id="795" w:author="Jamson" w:date="2018-11-01T10:45:00Z">
                <w:r w:rsidRPr="0025594A" w:rsidDel="0025594A">
                  <w:rPr>
                    <w:noProof/>
                    <w:lang w:bidi="x-none"/>
                    <w14:scene3d>
                      <w14:camera w14:prst="orthographicFront"/>
                      <w14:lightRig w14:rig="threePt" w14:dir="t">
                        <w14:rot w14:lat="0" w14:lon="0" w14:rev="0"/>
                      </w14:lightRig>
                    </w14:scene3d>
                    <w:rPrChange w:id="796" w:author="Jamson" w:date="2018-11-01T10:45:00Z">
                      <w:rPr>
                        <w:rStyle w:val="a6"/>
                        <w:noProof/>
                        <w:lang w:bidi="x-none"/>
                        <w14:scene3d>
                          <w14:camera w14:prst="orthographicFront"/>
                          <w14:lightRig w14:rig="threePt" w14:dir="t">
                            <w14:rot w14:lat="0" w14:lon="0" w14:rev="0"/>
                          </w14:lightRig>
                        </w14:scene3d>
                      </w:rPr>
                    </w:rPrChange>
                  </w:rPr>
                  <w:delText>4.6.6</w:delText>
                </w:r>
                <w:r w:rsidDel="0025594A">
                  <w:rPr>
                    <w:noProof/>
                  </w:rPr>
                  <w:tab/>
                </w:r>
                <w:r w:rsidRPr="0025594A" w:rsidDel="0025594A">
                  <w:rPr>
                    <w:noProof/>
                    <w:rPrChange w:id="797" w:author="Jamson" w:date="2018-11-01T10:45:00Z">
                      <w:rPr>
                        <w:rStyle w:val="a6"/>
                        <w:noProof/>
                      </w:rPr>
                    </w:rPrChange>
                  </w:rPr>
                  <w:delText>时间戳</w:delText>
                </w:r>
                <w:r w:rsidDel="0025594A">
                  <w:rPr>
                    <w:noProof/>
                    <w:webHidden/>
                  </w:rPr>
                  <w:tab/>
                </w:r>
                <w:r w:rsidR="002144F7" w:rsidDel="0025594A">
                  <w:rPr>
                    <w:noProof/>
                    <w:webHidden/>
                  </w:rPr>
                  <w:delText>36</w:delText>
                </w:r>
              </w:del>
            </w:p>
            <w:p w:rsidR="00786C9D" w:rsidDel="0025594A" w:rsidRDefault="00786C9D">
              <w:pPr>
                <w:pStyle w:val="10"/>
                <w:tabs>
                  <w:tab w:val="left" w:pos="420"/>
                  <w:tab w:val="right" w:leader="dot" w:pos="9736"/>
                </w:tabs>
                <w:rPr>
                  <w:del w:id="798" w:author="Jamson" w:date="2018-11-01T10:45:00Z"/>
                  <w:rFonts w:cstheme="minorBidi"/>
                  <w:noProof/>
                  <w:kern w:val="2"/>
                  <w:sz w:val="21"/>
                </w:rPr>
              </w:pPr>
              <w:del w:id="799" w:author="Jamson" w:date="2018-11-01T10:45:00Z">
                <w:r w:rsidRPr="0025594A" w:rsidDel="0025594A">
                  <w:rPr>
                    <w:noProof/>
                    <w:rPrChange w:id="800" w:author="Jamson" w:date="2018-11-01T10:45:00Z">
                      <w:rPr>
                        <w:rStyle w:val="a6"/>
                        <w:noProof/>
                      </w:rPr>
                    </w:rPrChange>
                  </w:rPr>
                  <w:delText>5</w:delText>
                </w:r>
                <w:r w:rsidDel="0025594A">
                  <w:rPr>
                    <w:rFonts w:cstheme="minorBidi"/>
                    <w:noProof/>
                    <w:kern w:val="2"/>
                    <w:sz w:val="21"/>
                  </w:rPr>
                  <w:tab/>
                </w:r>
                <w:r w:rsidRPr="0025594A" w:rsidDel="0025594A">
                  <w:rPr>
                    <w:noProof/>
                    <w:rPrChange w:id="801" w:author="Jamson" w:date="2018-11-01T10:45:00Z">
                      <w:rPr>
                        <w:rStyle w:val="a6"/>
                        <w:noProof/>
                      </w:rPr>
                    </w:rPrChange>
                  </w:rPr>
                  <w:delText>Dao</w:delText>
                </w:r>
                <w:r w:rsidDel="0025594A">
                  <w:rPr>
                    <w:noProof/>
                    <w:webHidden/>
                  </w:rPr>
                  <w:tab/>
                </w:r>
                <w:r w:rsidR="002144F7" w:rsidDel="0025594A">
                  <w:rPr>
                    <w:noProof/>
                    <w:webHidden/>
                  </w:rPr>
                  <w:delText>36</w:delText>
                </w:r>
              </w:del>
            </w:p>
            <w:p w:rsidR="00786C9D" w:rsidDel="0025594A" w:rsidRDefault="00786C9D">
              <w:pPr>
                <w:pStyle w:val="20"/>
                <w:tabs>
                  <w:tab w:val="left" w:pos="1260"/>
                  <w:tab w:val="right" w:leader="dot" w:pos="9736"/>
                </w:tabs>
                <w:rPr>
                  <w:del w:id="802" w:author="Jamson" w:date="2018-11-01T10:45:00Z"/>
                  <w:noProof/>
                </w:rPr>
              </w:pPr>
              <w:del w:id="80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0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5.1</w:delText>
                </w:r>
                <w:r w:rsidDel="0025594A">
                  <w:rPr>
                    <w:noProof/>
                  </w:rPr>
                  <w:tab/>
                </w:r>
                <w:r w:rsidRPr="0025594A" w:rsidDel="0025594A">
                  <w:rPr>
                    <w:noProof/>
                    <w:rPrChange w:id="805" w:author="Jamson" w:date="2018-11-01T10:45:00Z">
                      <w:rPr>
                        <w:rStyle w:val="a6"/>
                        <w:noProof/>
                      </w:rPr>
                    </w:rPrChange>
                  </w:rPr>
                  <w:delText>概述</w:delText>
                </w:r>
                <w:r w:rsidDel="0025594A">
                  <w:rPr>
                    <w:noProof/>
                    <w:webHidden/>
                  </w:rPr>
                  <w:tab/>
                </w:r>
                <w:r w:rsidR="002144F7" w:rsidDel="0025594A">
                  <w:rPr>
                    <w:noProof/>
                    <w:webHidden/>
                  </w:rPr>
                  <w:delText>36</w:delText>
                </w:r>
              </w:del>
            </w:p>
            <w:p w:rsidR="00786C9D" w:rsidDel="0025594A" w:rsidRDefault="00786C9D">
              <w:pPr>
                <w:pStyle w:val="20"/>
                <w:tabs>
                  <w:tab w:val="left" w:pos="1260"/>
                  <w:tab w:val="right" w:leader="dot" w:pos="9736"/>
                </w:tabs>
                <w:rPr>
                  <w:del w:id="806" w:author="Jamson" w:date="2018-11-01T10:45:00Z"/>
                  <w:noProof/>
                </w:rPr>
              </w:pPr>
              <w:del w:id="80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0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5.2</w:delText>
                </w:r>
                <w:r w:rsidDel="0025594A">
                  <w:rPr>
                    <w:noProof/>
                  </w:rPr>
                  <w:tab/>
                </w:r>
                <w:r w:rsidRPr="0025594A" w:rsidDel="0025594A">
                  <w:rPr>
                    <w:noProof/>
                    <w:rPrChange w:id="809" w:author="Jamson" w:date="2018-11-01T10:45:00Z">
                      <w:rPr>
                        <w:rStyle w:val="a6"/>
                        <w:noProof/>
                      </w:rPr>
                    </w:rPrChange>
                  </w:rPr>
                  <w:delText>配置文件build.gradle</w:delText>
                </w:r>
                <w:r w:rsidDel="0025594A">
                  <w:rPr>
                    <w:noProof/>
                    <w:webHidden/>
                  </w:rPr>
                  <w:tab/>
                </w:r>
                <w:r w:rsidR="002144F7" w:rsidDel="0025594A">
                  <w:rPr>
                    <w:noProof/>
                    <w:webHidden/>
                  </w:rPr>
                  <w:delText>36</w:delText>
                </w:r>
              </w:del>
            </w:p>
            <w:p w:rsidR="00786C9D" w:rsidDel="0025594A" w:rsidRDefault="00786C9D">
              <w:pPr>
                <w:pStyle w:val="30"/>
                <w:tabs>
                  <w:tab w:val="left" w:pos="1680"/>
                  <w:tab w:val="right" w:leader="dot" w:pos="9736"/>
                </w:tabs>
                <w:rPr>
                  <w:del w:id="810" w:author="Jamson" w:date="2018-11-01T10:45:00Z"/>
                  <w:noProof/>
                </w:rPr>
              </w:pPr>
              <w:del w:id="811" w:author="Jamson" w:date="2018-11-01T10:45:00Z">
                <w:r w:rsidRPr="0025594A" w:rsidDel="0025594A">
                  <w:rPr>
                    <w:noProof/>
                    <w:lang w:bidi="x-none"/>
                    <w14:scene3d>
                      <w14:camera w14:prst="orthographicFront"/>
                      <w14:lightRig w14:rig="threePt" w14:dir="t">
                        <w14:rot w14:lat="0" w14:lon="0" w14:rev="0"/>
                      </w14:lightRig>
                    </w14:scene3d>
                    <w:rPrChange w:id="812" w:author="Jamson" w:date="2018-11-01T10:45:00Z">
                      <w:rPr>
                        <w:rStyle w:val="a6"/>
                        <w:noProof/>
                        <w:lang w:bidi="x-none"/>
                        <w14:scene3d>
                          <w14:camera w14:prst="orthographicFront"/>
                          <w14:lightRig w14:rig="threePt" w14:dir="t">
                            <w14:rot w14:lat="0" w14:lon="0" w14:rev="0"/>
                          </w14:lightRig>
                        </w14:scene3d>
                      </w:rPr>
                    </w:rPrChange>
                  </w:rPr>
                  <w:delText>5.2.1</w:delText>
                </w:r>
                <w:r w:rsidDel="0025594A">
                  <w:rPr>
                    <w:noProof/>
                  </w:rPr>
                  <w:tab/>
                </w:r>
                <w:r w:rsidRPr="0025594A" w:rsidDel="0025594A">
                  <w:rPr>
                    <w:noProof/>
                    <w:rPrChange w:id="813" w:author="Jamson" w:date="2018-11-01T10:45:00Z">
                      <w:rPr>
                        <w:rStyle w:val="a6"/>
                        <w:noProof/>
                      </w:rPr>
                    </w:rPrChange>
                  </w:rPr>
                  <w:delText>编码</w:delText>
                </w:r>
                <w:r w:rsidDel="0025594A">
                  <w:rPr>
                    <w:noProof/>
                    <w:webHidden/>
                  </w:rPr>
                  <w:tab/>
                </w:r>
                <w:r w:rsidR="002144F7" w:rsidDel="0025594A">
                  <w:rPr>
                    <w:noProof/>
                    <w:webHidden/>
                  </w:rPr>
                  <w:delText>36</w:delText>
                </w:r>
              </w:del>
            </w:p>
            <w:p w:rsidR="00786C9D" w:rsidDel="0025594A" w:rsidRDefault="00786C9D">
              <w:pPr>
                <w:pStyle w:val="30"/>
                <w:tabs>
                  <w:tab w:val="left" w:pos="1680"/>
                  <w:tab w:val="right" w:leader="dot" w:pos="9736"/>
                </w:tabs>
                <w:rPr>
                  <w:del w:id="814" w:author="Jamson" w:date="2018-11-01T10:45:00Z"/>
                  <w:noProof/>
                </w:rPr>
              </w:pPr>
              <w:del w:id="815" w:author="Jamson" w:date="2018-11-01T10:45:00Z">
                <w:r w:rsidRPr="0025594A" w:rsidDel="0025594A">
                  <w:rPr>
                    <w:noProof/>
                    <w:lang w:bidi="x-none"/>
                    <w14:scene3d>
                      <w14:camera w14:prst="orthographicFront"/>
                      <w14:lightRig w14:rig="threePt" w14:dir="t">
                        <w14:rot w14:lat="0" w14:lon="0" w14:rev="0"/>
                      </w14:lightRig>
                    </w14:scene3d>
                    <w:rPrChange w:id="816" w:author="Jamson" w:date="2018-11-01T10:45:00Z">
                      <w:rPr>
                        <w:rStyle w:val="a6"/>
                        <w:noProof/>
                        <w:lang w:bidi="x-none"/>
                        <w14:scene3d>
                          <w14:camera w14:prst="orthographicFront"/>
                          <w14:lightRig w14:rig="threePt" w14:dir="t">
                            <w14:rot w14:lat="0" w14:lon="0" w14:rev="0"/>
                          </w14:lightRig>
                        </w14:scene3d>
                      </w:rPr>
                    </w:rPrChange>
                  </w:rPr>
                  <w:delText>5.2.2</w:delText>
                </w:r>
                <w:r w:rsidDel="0025594A">
                  <w:rPr>
                    <w:noProof/>
                  </w:rPr>
                  <w:tab/>
                </w:r>
                <w:r w:rsidRPr="0025594A" w:rsidDel="0025594A">
                  <w:rPr>
                    <w:noProof/>
                    <w:rPrChange w:id="817" w:author="Jamson" w:date="2018-11-01T10:45:00Z">
                      <w:rPr>
                        <w:rStyle w:val="a6"/>
                        <w:noProof/>
                      </w:rPr>
                    </w:rPrChange>
                  </w:rPr>
                  <w:delText>添加依赖</w:delText>
                </w:r>
                <w:r w:rsidDel="0025594A">
                  <w:rPr>
                    <w:noProof/>
                    <w:webHidden/>
                  </w:rPr>
                  <w:tab/>
                </w:r>
                <w:r w:rsidR="002144F7" w:rsidDel="0025594A">
                  <w:rPr>
                    <w:noProof/>
                    <w:webHidden/>
                  </w:rPr>
                  <w:delText>36</w:delText>
                </w:r>
              </w:del>
            </w:p>
            <w:p w:rsidR="00786C9D" w:rsidDel="0025594A" w:rsidRDefault="00786C9D">
              <w:pPr>
                <w:pStyle w:val="20"/>
                <w:tabs>
                  <w:tab w:val="left" w:pos="1260"/>
                  <w:tab w:val="right" w:leader="dot" w:pos="9736"/>
                </w:tabs>
                <w:rPr>
                  <w:del w:id="818" w:author="Jamson" w:date="2018-11-01T10:45:00Z"/>
                  <w:noProof/>
                </w:rPr>
              </w:pPr>
              <w:del w:id="81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2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5.3</w:delText>
                </w:r>
                <w:r w:rsidDel="0025594A">
                  <w:rPr>
                    <w:noProof/>
                  </w:rPr>
                  <w:tab/>
                </w:r>
                <w:r w:rsidRPr="0025594A" w:rsidDel="0025594A">
                  <w:rPr>
                    <w:noProof/>
                    <w:rPrChange w:id="821" w:author="Jamson" w:date="2018-11-01T10:45:00Z">
                      <w:rPr>
                        <w:rStyle w:val="a6"/>
                        <w:noProof/>
                      </w:rPr>
                    </w:rPrChange>
                  </w:rPr>
                  <w:delText>命名规则</w:delText>
                </w:r>
                <w:r w:rsidDel="0025594A">
                  <w:rPr>
                    <w:noProof/>
                    <w:webHidden/>
                  </w:rPr>
                  <w:tab/>
                </w:r>
                <w:r w:rsidR="002144F7" w:rsidDel="0025594A">
                  <w:rPr>
                    <w:noProof/>
                    <w:webHidden/>
                  </w:rPr>
                  <w:delText>37</w:delText>
                </w:r>
              </w:del>
            </w:p>
            <w:p w:rsidR="00786C9D" w:rsidDel="0025594A" w:rsidRDefault="00786C9D">
              <w:pPr>
                <w:pStyle w:val="20"/>
                <w:tabs>
                  <w:tab w:val="left" w:pos="1260"/>
                  <w:tab w:val="right" w:leader="dot" w:pos="9736"/>
                </w:tabs>
                <w:rPr>
                  <w:del w:id="822" w:author="Jamson" w:date="2018-11-01T10:45:00Z"/>
                  <w:noProof/>
                </w:rPr>
              </w:pPr>
              <w:del w:id="82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2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5.4</w:delText>
                </w:r>
                <w:r w:rsidDel="0025594A">
                  <w:rPr>
                    <w:noProof/>
                  </w:rPr>
                  <w:tab/>
                </w:r>
                <w:r w:rsidRPr="0025594A" w:rsidDel="0025594A">
                  <w:rPr>
                    <w:noProof/>
                    <w:rPrChange w:id="825" w:author="Jamson" w:date="2018-11-01T10:45:00Z">
                      <w:rPr>
                        <w:rStyle w:val="a6"/>
                        <w:noProof/>
                      </w:rPr>
                    </w:rPrChange>
                  </w:rPr>
                  <w:delText>接口注解</w:delText>
                </w:r>
                <w:r w:rsidDel="0025594A">
                  <w:rPr>
                    <w:noProof/>
                    <w:webHidden/>
                  </w:rPr>
                  <w:tab/>
                </w:r>
                <w:r w:rsidR="002144F7" w:rsidDel="0025594A">
                  <w:rPr>
                    <w:noProof/>
                    <w:webHidden/>
                  </w:rPr>
                  <w:delText>37</w:delText>
                </w:r>
              </w:del>
            </w:p>
            <w:p w:rsidR="00786C9D" w:rsidDel="0025594A" w:rsidRDefault="00786C9D">
              <w:pPr>
                <w:pStyle w:val="20"/>
                <w:tabs>
                  <w:tab w:val="left" w:pos="1260"/>
                  <w:tab w:val="right" w:leader="dot" w:pos="9736"/>
                </w:tabs>
                <w:rPr>
                  <w:del w:id="826" w:author="Jamson" w:date="2018-11-01T10:45:00Z"/>
                  <w:noProof/>
                </w:rPr>
              </w:pPr>
              <w:del w:id="82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2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5.5</w:delText>
                </w:r>
                <w:r w:rsidDel="0025594A">
                  <w:rPr>
                    <w:noProof/>
                  </w:rPr>
                  <w:tab/>
                </w:r>
                <w:r w:rsidRPr="0025594A" w:rsidDel="0025594A">
                  <w:rPr>
                    <w:noProof/>
                    <w:rPrChange w:id="829" w:author="Jamson" w:date="2018-11-01T10:45:00Z">
                      <w:rPr>
                        <w:rStyle w:val="a6"/>
                        <w:noProof/>
                      </w:rPr>
                    </w:rPrChange>
                  </w:rPr>
                  <w:delText>接口继承</w:delText>
                </w:r>
                <w:r w:rsidDel="0025594A">
                  <w:rPr>
                    <w:noProof/>
                    <w:webHidden/>
                  </w:rPr>
                  <w:tab/>
                </w:r>
                <w:r w:rsidR="002144F7" w:rsidDel="0025594A">
                  <w:rPr>
                    <w:noProof/>
                    <w:webHidden/>
                  </w:rPr>
                  <w:delText>37</w:delText>
                </w:r>
              </w:del>
            </w:p>
            <w:p w:rsidR="00786C9D" w:rsidDel="0025594A" w:rsidRDefault="00786C9D">
              <w:pPr>
                <w:pStyle w:val="20"/>
                <w:tabs>
                  <w:tab w:val="left" w:pos="1260"/>
                  <w:tab w:val="right" w:leader="dot" w:pos="9736"/>
                </w:tabs>
                <w:rPr>
                  <w:del w:id="830" w:author="Jamson" w:date="2018-11-01T10:45:00Z"/>
                  <w:noProof/>
                </w:rPr>
              </w:pPr>
              <w:del w:id="83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3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5.6</w:delText>
                </w:r>
                <w:r w:rsidDel="0025594A">
                  <w:rPr>
                    <w:noProof/>
                  </w:rPr>
                  <w:tab/>
                </w:r>
                <w:r w:rsidRPr="0025594A" w:rsidDel="0025594A">
                  <w:rPr>
                    <w:noProof/>
                    <w:rPrChange w:id="833" w:author="Jamson" w:date="2018-11-01T10:45:00Z">
                      <w:rPr>
                        <w:rStyle w:val="a6"/>
                        <w:noProof/>
                      </w:rPr>
                    </w:rPrChange>
                  </w:rPr>
                  <w:delText>接口扩展</w:delText>
                </w:r>
                <w:r w:rsidDel="0025594A">
                  <w:rPr>
                    <w:noProof/>
                    <w:webHidden/>
                  </w:rPr>
                  <w:tab/>
                </w:r>
                <w:r w:rsidR="002144F7" w:rsidDel="0025594A">
                  <w:rPr>
                    <w:noProof/>
                    <w:webHidden/>
                  </w:rPr>
                  <w:delText>37</w:delText>
                </w:r>
              </w:del>
            </w:p>
            <w:p w:rsidR="00786C9D" w:rsidDel="0025594A" w:rsidRDefault="00786C9D">
              <w:pPr>
                <w:pStyle w:val="20"/>
                <w:tabs>
                  <w:tab w:val="left" w:pos="1260"/>
                  <w:tab w:val="right" w:leader="dot" w:pos="9736"/>
                </w:tabs>
                <w:rPr>
                  <w:del w:id="834" w:author="Jamson" w:date="2018-11-01T10:45:00Z"/>
                  <w:noProof/>
                </w:rPr>
              </w:pPr>
              <w:del w:id="83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3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5.7</w:delText>
                </w:r>
                <w:r w:rsidDel="0025594A">
                  <w:rPr>
                    <w:noProof/>
                  </w:rPr>
                  <w:tab/>
                </w:r>
                <w:r w:rsidRPr="0025594A" w:rsidDel="0025594A">
                  <w:rPr>
                    <w:noProof/>
                    <w:rPrChange w:id="837" w:author="Jamson" w:date="2018-11-01T10:45:00Z">
                      <w:rPr>
                        <w:rStyle w:val="a6"/>
                        <w:noProof/>
                      </w:rPr>
                    </w:rPrChange>
                  </w:rPr>
                  <w:delText>接口实现</w:delText>
                </w:r>
                <w:r w:rsidDel="0025594A">
                  <w:rPr>
                    <w:noProof/>
                    <w:webHidden/>
                  </w:rPr>
                  <w:tab/>
                </w:r>
                <w:r w:rsidR="002144F7" w:rsidDel="0025594A">
                  <w:rPr>
                    <w:noProof/>
                    <w:webHidden/>
                  </w:rPr>
                  <w:delText>38</w:delText>
                </w:r>
              </w:del>
            </w:p>
            <w:p w:rsidR="00786C9D" w:rsidDel="0025594A" w:rsidRDefault="00786C9D">
              <w:pPr>
                <w:pStyle w:val="10"/>
                <w:tabs>
                  <w:tab w:val="left" w:pos="420"/>
                  <w:tab w:val="right" w:leader="dot" w:pos="9736"/>
                </w:tabs>
                <w:rPr>
                  <w:del w:id="838" w:author="Jamson" w:date="2018-11-01T10:45:00Z"/>
                  <w:rFonts w:cstheme="minorBidi"/>
                  <w:noProof/>
                  <w:kern w:val="2"/>
                  <w:sz w:val="21"/>
                </w:rPr>
              </w:pPr>
              <w:del w:id="839" w:author="Jamson" w:date="2018-11-01T10:45:00Z">
                <w:r w:rsidRPr="0025594A" w:rsidDel="0025594A">
                  <w:rPr>
                    <w:noProof/>
                    <w:rPrChange w:id="840" w:author="Jamson" w:date="2018-11-01T10:45:00Z">
                      <w:rPr>
                        <w:rStyle w:val="a6"/>
                        <w:noProof/>
                      </w:rPr>
                    </w:rPrChange>
                  </w:rPr>
                  <w:delText>6</w:delText>
                </w:r>
                <w:r w:rsidDel="0025594A">
                  <w:rPr>
                    <w:rFonts w:cstheme="minorBidi"/>
                    <w:noProof/>
                    <w:kern w:val="2"/>
                    <w:sz w:val="21"/>
                  </w:rPr>
                  <w:tab/>
                </w:r>
                <w:r w:rsidRPr="0025594A" w:rsidDel="0025594A">
                  <w:rPr>
                    <w:noProof/>
                    <w:rPrChange w:id="841" w:author="Jamson" w:date="2018-11-01T10:45:00Z">
                      <w:rPr>
                        <w:rStyle w:val="a6"/>
                        <w:noProof/>
                      </w:rPr>
                    </w:rPrChange>
                  </w:rPr>
                  <w:delText>API</w:delText>
                </w:r>
                <w:r w:rsidDel="0025594A">
                  <w:rPr>
                    <w:noProof/>
                    <w:webHidden/>
                  </w:rPr>
                  <w:tab/>
                </w:r>
                <w:r w:rsidR="002144F7" w:rsidDel="0025594A">
                  <w:rPr>
                    <w:noProof/>
                    <w:webHidden/>
                  </w:rPr>
                  <w:delText>38</w:delText>
                </w:r>
              </w:del>
            </w:p>
            <w:p w:rsidR="00786C9D" w:rsidDel="0025594A" w:rsidRDefault="00786C9D">
              <w:pPr>
                <w:pStyle w:val="20"/>
                <w:tabs>
                  <w:tab w:val="left" w:pos="1260"/>
                  <w:tab w:val="right" w:leader="dot" w:pos="9736"/>
                </w:tabs>
                <w:rPr>
                  <w:del w:id="842" w:author="Jamson" w:date="2018-11-01T10:45:00Z"/>
                  <w:noProof/>
                </w:rPr>
              </w:pPr>
              <w:del w:id="84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4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6.1</w:delText>
                </w:r>
                <w:r w:rsidDel="0025594A">
                  <w:rPr>
                    <w:noProof/>
                  </w:rPr>
                  <w:tab/>
                </w:r>
                <w:r w:rsidRPr="0025594A" w:rsidDel="0025594A">
                  <w:rPr>
                    <w:noProof/>
                    <w:rPrChange w:id="845" w:author="Jamson" w:date="2018-11-01T10:45:00Z">
                      <w:rPr>
                        <w:rStyle w:val="a6"/>
                        <w:noProof/>
                      </w:rPr>
                    </w:rPrChange>
                  </w:rPr>
                  <w:delText>概述</w:delText>
                </w:r>
                <w:r w:rsidDel="0025594A">
                  <w:rPr>
                    <w:noProof/>
                    <w:webHidden/>
                  </w:rPr>
                  <w:tab/>
                </w:r>
                <w:r w:rsidR="002144F7" w:rsidDel="0025594A">
                  <w:rPr>
                    <w:noProof/>
                    <w:webHidden/>
                  </w:rPr>
                  <w:delText>38</w:delText>
                </w:r>
              </w:del>
            </w:p>
            <w:p w:rsidR="00786C9D" w:rsidDel="0025594A" w:rsidRDefault="00786C9D">
              <w:pPr>
                <w:pStyle w:val="20"/>
                <w:tabs>
                  <w:tab w:val="left" w:pos="1260"/>
                  <w:tab w:val="right" w:leader="dot" w:pos="9736"/>
                </w:tabs>
                <w:rPr>
                  <w:del w:id="846" w:author="Jamson" w:date="2018-11-01T10:45:00Z"/>
                  <w:noProof/>
                </w:rPr>
              </w:pPr>
              <w:del w:id="84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4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6.2</w:delText>
                </w:r>
                <w:r w:rsidDel="0025594A">
                  <w:rPr>
                    <w:noProof/>
                  </w:rPr>
                  <w:tab/>
                </w:r>
                <w:r w:rsidRPr="0025594A" w:rsidDel="0025594A">
                  <w:rPr>
                    <w:noProof/>
                    <w:rPrChange w:id="849" w:author="Jamson" w:date="2018-11-01T10:45:00Z">
                      <w:rPr>
                        <w:rStyle w:val="a6"/>
                        <w:noProof/>
                      </w:rPr>
                    </w:rPrChange>
                  </w:rPr>
                  <w:delText>配置文件build.gradle</w:delText>
                </w:r>
                <w:r w:rsidDel="0025594A">
                  <w:rPr>
                    <w:noProof/>
                    <w:webHidden/>
                  </w:rPr>
                  <w:tab/>
                </w:r>
                <w:r w:rsidR="002144F7" w:rsidDel="0025594A">
                  <w:rPr>
                    <w:noProof/>
                    <w:webHidden/>
                  </w:rPr>
                  <w:delText>38</w:delText>
                </w:r>
              </w:del>
            </w:p>
            <w:p w:rsidR="00786C9D" w:rsidDel="0025594A" w:rsidRDefault="00786C9D">
              <w:pPr>
                <w:pStyle w:val="30"/>
                <w:tabs>
                  <w:tab w:val="left" w:pos="1680"/>
                  <w:tab w:val="right" w:leader="dot" w:pos="9736"/>
                </w:tabs>
                <w:rPr>
                  <w:del w:id="850" w:author="Jamson" w:date="2018-11-01T10:45:00Z"/>
                  <w:noProof/>
                </w:rPr>
              </w:pPr>
              <w:del w:id="851" w:author="Jamson" w:date="2018-11-01T10:45:00Z">
                <w:r w:rsidRPr="0025594A" w:rsidDel="0025594A">
                  <w:rPr>
                    <w:noProof/>
                    <w:lang w:bidi="x-none"/>
                    <w14:scene3d>
                      <w14:camera w14:prst="orthographicFront"/>
                      <w14:lightRig w14:rig="threePt" w14:dir="t">
                        <w14:rot w14:lat="0" w14:lon="0" w14:rev="0"/>
                      </w14:lightRig>
                    </w14:scene3d>
                    <w:rPrChange w:id="852" w:author="Jamson" w:date="2018-11-01T10:45:00Z">
                      <w:rPr>
                        <w:rStyle w:val="a6"/>
                        <w:noProof/>
                        <w:lang w:bidi="x-none"/>
                        <w14:scene3d>
                          <w14:camera w14:prst="orthographicFront"/>
                          <w14:lightRig w14:rig="threePt" w14:dir="t">
                            <w14:rot w14:lat="0" w14:lon="0" w14:rev="0"/>
                          </w14:lightRig>
                        </w14:scene3d>
                      </w:rPr>
                    </w:rPrChange>
                  </w:rPr>
                  <w:delText>6.2.1</w:delText>
                </w:r>
                <w:r w:rsidDel="0025594A">
                  <w:rPr>
                    <w:noProof/>
                  </w:rPr>
                  <w:tab/>
                </w:r>
                <w:r w:rsidRPr="0025594A" w:rsidDel="0025594A">
                  <w:rPr>
                    <w:noProof/>
                    <w:rPrChange w:id="853" w:author="Jamson" w:date="2018-11-01T10:45:00Z">
                      <w:rPr>
                        <w:rStyle w:val="a6"/>
                        <w:noProof/>
                      </w:rPr>
                    </w:rPrChange>
                  </w:rPr>
                  <w:delText>编码</w:delText>
                </w:r>
                <w:r w:rsidDel="0025594A">
                  <w:rPr>
                    <w:noProof/>
                    <w:webHidden/>
                  </w:rPr>
                  <w:tab/>
                </w:r>
                <w:r w:rsidR="002144F7" w:rsidDel="0025594A">
                  <w:rPr>
                    <w:noProof/>
                    <w:webHidden/>
                  </w:rPr>
                  <w:delText>38</w:delText>
                </w:r>
              </w:del>
            </w:p>
            <w:p w:rsidR="00786C9D" w:rsidDel="0025594A" w:rsidRDefault="00786C9D">
              <w:pPr>
                <w:pStyle w:val="30"/>
                <w:tabs>
                  <w:tab w:val="left" w:pos="1680"/>
                  <w:tab w:val="right" w:leader="dot" w:pos="9736"/>
                </w:tabs>
                <w:rPr>
                  <w:del w:id="854" w:author="Jamson" w:date="2018-11-01T10:45:00Z"/>
                  <w:noProof/>
                </w:rPr>
              </w:pPr>
              <w:del w:id="855" w:author="Jamson" w:date="2018-11-01T10:45:00Z">
                <w:r w:rsidRPr="0025594A" w:rsidDel="0025594A">
                  <w:rPr>
                    <w:noProof/>
                    <w:lang w:bidi="x-none"/>
                    <w14:scene3d>
                      <w14:camera w14:prst="orthographicFront"/>
                      <w14:lightRig w14:rig="threePt" w14:dir="t">
                        <w14:rot w14:lat="0" w14:lon="0" w14:rev="0"/>
                      </w14:lightRig>
                    </w14:scene3d>
                    <w:rPrChange w:id="856" w:author="Jamson" w:date="2018-11-01T10:45:00Z">
                      <w:rPr>
                        <w:rStyle w:val="a6"/>
                        <w:noProof/>
                        <w:lang w:bidi="x-none"/>
                        <w14:scene3d>
                          <w14:camera w14:prst="orthographicFront"/>
                          <w14:lightRig w14:rig="threePt" w14:dir="t">
                            <w14:rot w14:lat="0" w14:lon="0" w14:rev="0"/>
                          </w14:lightRig>
                        </w14:scene3d>
                      </w:rPr>
                    </w:rPrChange>
                  </w:rPr>
                  <w:delText>6.2.2</w:delText>
                </w:r>
                <w:r w:rsidDel="0025594A">
                  <w:rPr>
                    <w:noProof/>
                  </w:rPr>
                  <w:tab/>
                </w:r>
                <w:r w:rsidRPr="0025594A" w:rsidDel="0025594A">
                  <w:rPr>
                    <w:noProof/>
                    <w:rPrChange w:id="857" w:author="Jamson" w:date="2018-11-01T10:45:00Z">
                      <w:rPr>
                        <w:rStyle w:val="a6"/>
                        <w:noProof/>
                      </w:rPr>
                    </w:rPrChange>
                  </w:rPr>
                  <w:delText>添加依赖</w:delText>
                </w:r>
                <w:r w:rsidDel="0025594A">
                  <w:rPr>
                    <w:noProof/>
                    <w:webHidden/>
                  </w:rPr>
                  <w:tab/>
                </w:r>
                <w:r w:rsidR="002144F7" w:rsidDel="0025594A">
                  <w:rPr>
                    <w:noProof/>
                    <w:webHidden/>
                  </w:rPr>
                  <w:delText>38</w:delText>
                </w:r>
              </w:del>
            </w:p>
            <w:p w:rsidR="00786C9D" w:rsidDel="0025594A" w:rsidRDefault="00786C9D">
              <w:pPr>
                <w:pStyle w:val="30"/>
                <w:tabs>
                  <w:tab w:val="left" w:pos="1680"/>
                  <w:tab w:val="right" w:leader="dot" w:pos="9736"/>
                </w:tabs>
                <w:rPr>
                  <w:del w:id="858" w:author="Jamson" w:date="2018-11-01T10:45:00Z"/>
                  <w:noProof/>
                </w:rPr>
              </w:pPr>
              <w:del w:id="859" w:author="Jamson" w:date="2018-11-01T10:45:00Z">
                <w:r w:rsidRPr="0025594A" w:rsidDel="0025594A">
                  <w:rPr>
                    <w:noProof/>
                    <w:lang w:bidi="x-none"/>
                    <w14:scene3d>
                      <w14:camera w14:prst="orthographicFront"/>
                      <w14:lightRig w14:rig="threePt" w14:dir="t">
                        <w14:rot w14:lat="0" w14:lon="0" w14:rev="0"/>
                      </w14:lightRig>
                    </w14:scene3d>
                    <w:rPrChange w:id="860" w:author="Jamson" w:date="2018-11-01T10:45:00Z">
                      <w:rPr>
                        <w:rStyle w:val="a6"/>
                        <w:noProof/>
                        <w:lang w:bidi="x-none"/>
                        <w14:scene3d>
                          <w14:camera w14:prst="orthographicFront"/>
                          <w14:lightRig w14:rig="threePt" w14:dir="t">
                            <w14:rot w14:lat="0" w14:lon="0" w14:rev="0"/>
                          </w14:lightRig>
                        </w14:scene3d>
                      </w:rPr>
                    </w:rPrChange>
                  </w:rPr>
                  <w:delText>6.2.3</w:delText>
                </w:r>
                <w:r w:rsidDel="0025594A">
                  <w:rPr>
                    <w:noProof/>
                  </w:rPr>
                  <w:tab/>
                </w:r>
                <w:r w:rsidRPr="0025594A" w:rsidDel="0025594A">
                  <w:rPr>
                    <w:noProof/>
                    <w:rPrChange w:id="861" w:author="Jamson" w:date="2018-11-01T10:45:00Z">
                      <w:rPr>
                        <w:rStyle w:val="a6"/>
                        <w:noProof/>
                      </w:rPr>
                    </w:rPrChange>
                  </w:rPr>
                  <w:delText>上传Maven仓库</w:delText>
                </w:r>
                <w:r w:rsidDel="0025594A">
                  <w:rPr>
                    <w:noProof/>
                    <w:webHidden/>
                  </w:rPr>
                  <w:tab/>
                </w:r>
                <w:r w:rsidR="002144F7" w:rsidDel="0025594A">
                  <w:rPr>
                    <w:noProof/>
                    <w:webHidden/>
                  </w:rPr>
                  <w:delText>39</w:delText>
                </w:r>
              </w:del>
            </w:p>
            <w:p w:rsidR="00786C9D" w:rsidDel="0025594A" w:rsidRDefault="00786C9D">
              <w:pPr>
                <w:pStyle w:val="20"/>
                <w:tabs>
                  <w:tab w:val="left" w:pos="1260"/>
                  <w:tab w:val="right" w:leader="dot" w:pos="9736"/>
                </w:tabs>
                <w:rPr>
                  <w:del w:id="862" w:author="Jamson" w:date="2018-11-01T10:45:00Z"/>
                  <w:noProof/>
                </w:rPr>
              </w:pPr>
              <w:del w:id="86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6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6.3</w:delText>
                </w:r>
                <w:r w:rsidDel="0025594A">
                  <w:rPr>
                    <w:noProof/>
                  </w:rPr>
                  <w:tab/>
                </w:r>
                <w:r w:rsidRPr="0025594A" w:rsidDel="0025594A">
                  <w:rPr>
                    <w:noProof/>
                    <w:rPrChange w:id="865" w:author="Jamson" w:date="2018-11-01T10:45:00Z">
                      <w:rPr>
                        <w:rStyle w:val="a6"/>
                        <w:noProof/>
                      </w:rPr>
                    </w:rPrChange>
                  </w:rPr>
                  <w:delText>接口命名</w:delText>
                </w:r>
                <w:r w:rsidDel="0025594A">
                  <w:rPr>
                    <w:noProof/>
                    <w:webHidden/>
                  </w:rPr>
                  <w:tab/>
                </w:r>
                <w:r w:rsidR="002144F7" w:rsidDel="0025594A">
                  <w:rPr>
                    <w:noProof/>
                    <w:webHidden/>
                  </w:rPr>
                  <w:delText>40</w:delText>
                </w:r>
              </w:del>
            </w:p>
            <w:p w:rsidR="00786C9D" w:rsidDel="0025594A" w:rsidRDefault="00786C9D">
              <w:pPr>
                <w:pStyle w:val="20"/>
                <w:tabs>
                  <w:tab w:val="left" w:pos="1260"/>
                  <w:tab w:val="right" w:leader="dot" w:pos="9736"/>
                </w:tabs>
                <w:rPr>
                  <w:del w:id="866" w:author="Jamson" w:date="2018-11-01T10:45:00Z"/>
                  <w:noProof/>
                </w:rPr>
              </w:pPr>
              <w:del w:id="86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6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6.4</w:delText>
                </w:r>
                <w:r w:rsidDel="0025594A">
                  <w:rPr>
                    <w:noProof/>
                  </w:rPr>
                  <w:tab/>
                </w:r>
                <w:r w:rsidRPr="0025594A" w:rsidDel="0025594A">
                  <w:rPr>
                    <w:noProof/>
                    <w:rPrChange w:id="869" w:author="Jamson" w:date="2018-11-01T10:45:00Z">
                      <w:rPr>
                        <w:rStyle w:val="a6"/>
                        <w:noProof/>
                      </w:rPr>
                    </w:rPrChange>
                  </w:rPr>
                  <w:delText>包注解</w:delText>
                </w:r>
                <w:r w:rsidDel="0025594A">
                  <w:rPr>
                    <w:noProof/>
                    <w:webHidden/>
                  </w:rPr>
                  <w:tab/>
                </w:r>
                <w:r w:rsidR="002144F7" w:rsidDel="0025594A">
                  <w:rPr>
                    <w:noProof/>
                    <w:webHidden/>
                  </w:rPr>
                  <w:delText>40</w:delText>
                </w:r>
              </w:del>
            </w:p>
            <w:p w:rsidR="00786C9D" w:rsidDel="0025594A" w:rsidRDefault="00786C9D">
              <w:pPr>
                <w:pStyle w:val="20"/>
                <w:tabs>
                  <w:tab w:val="left" w:pos="1260"/>
                  <w:tab w:val="right" w:leader="dot" w:pos="9736"/>
                </w:tabs>
                <w:rPr>
                  <w:del w:id="870" w:author="Jamson" w:date="2018-11-01T10:45:00Z"/>
                  <w:noProof/>
                </w:rPr>
              </w:pPr>
              <w:del w:id="87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7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6.5</w:delText>
                </w:r>
                <w:r w:rsidDel="0025594A">
                  <w:rPr>
                    <w:noProof/>
                  </w:rPr>
                  <w:tab/>
                </w:r>
                <w:r w:rsidRPr="0025594A" w:rsidDel="0025594A">
                  <w:rPr>
                    <w:noProof/>
                    <w:rPrChange w:id="873" w:author="Jamson" w:date="2018-11-01T10:45:00Z">
                      <w:rPr>
                        <w:rStyle w:val="a6"/>
                        <w:noProof/>
                      </w:rPr>
                    </w:rPrChange>
                  </w:rPr>
                  <w:delText>接口注解</w:delText>
                </w:r>
                <w:r w:rsidDel="0025594A">
                  <w:rPr>
                    <w:noProof/>
                    <w:webHidden/>
                  </w:rPr>
                  <w:tab/>
                </w:r>
                <w:r w:rsidR="002144F7" w:rsidDel="0025594A">
                  <w:rPr>
                    <w:noProof/>
                    <w:webHidden/>
                  </w:rPr>
                  <w:delText>40</w:delText>
                </w:r>
              </w:del>
            </w:p>
            <w:p w:rsidR="00786C9D" w:rsidDel="0025594A" w:rsidRDefault="00786C9D">
              <w:pPr>
                <w:pStyle w:val="30"/>
                <w:tabs>
                  <w:tab w:val="left" w:pos="1680"/>
                  <w:tab w:val="right" w:leader="dot" w:pos="9736"/>
                </w:tabs>
                <w:rPr>
                  <w:del w:id="874" w:author="Jamson" w:date="2018-11-01T10:45:00Z"/>
                  <w:noProof/>
                </w:rPr>
              </w:pPr>
              <w:del w:id="875" w:author="Jamson" w:date="2018-11-01T10:45:00Z">
                <w:r w:rsidRPr="0025594A" w:rsidDel="0025594A">
                  <w:rPr>
                    <w:noProof/>
                    <w:lang w:bidi="x-none"/>
                    <w14:scene3d>
                      <w14:camera w14:prst="orthographicFront"/>
                      <w14:lightRig w14:rig="threePt" w14:dir="t">
                        <w14:rot w14:lat="0" w14:lon="0" w14:rev="0"/>
                      </w14:lightRig>
                    </w14:scene3d>
                    <w:rPrChange w:id="876" w:author="Jamson" w:date="2018-11-01T10:45:00Z">
                      <w:rPr>
                        <w:rStyle w:val="a6"/>
                        <w:noProof/>
                        <w:lang w:bidi="x-none"/>
                        <w14:scene3d>
                          <w14:camera w14:prst="orthographicFront"/>
                          <w14:lightRig w14:rig="threePt" w14:dir="t">
                            <w14:rot w14:lat="0" w14:lon="0" w14:rev="0"/>
                          </w14:lightRig>
                        </w14:scene3d>
                      </w:rPr>
                    </w:rPrChange>
                  </w:rPr>
                  <w:delText>6.5.1</w:delText>
                </w:r>
                <w:r w:rsidDel="0025594A">
                  <w:rPr>
                    <w:noProof/>
                  </w:rPr>
                  <w:tab/>
                </w:r>
                <w:r w:rsidRPr="0025594A" w:rsidDel="0025594A">
                  <w:rPr>
                    <w:noProof/>
                    <w:rPrChange w:id="877" w:author="Jamson" w:date="2018-11-01T10:45:00Z">
                      <w:rPr>
                        <w:rStyle w:val="a6"/>
                        <w:noProof/>
                      </w:rPr>
                    </w:rPrChange>
                  </w:rPr>
                  <w:delText>接口的相对路径</w:delText>
                </w:r>
                <w:r w:rsidDel="0025594A">
                  <w:rPr>
                    <w:noProof/>
                    <w:webHidden/>
                  </w:rPr>
                  <w:tab/>
                </w:r>
                <w:r w:rsidR="002144F7" w:rsidDel="0025594A">
                  <w:rPr>
                    <w:noProof/>
                    <w:webHidden/>
                  </w:rPr>
                  <w:delText>40</w:delText>
                </w:r>
              </w:del>
            </w:p>
            <w:p w:rsidR="00786C9D" w:rsidDel="0025594A" w:rsidRDefault="00786C9D">
              <w:pPr>
                <w:pStyle w:val="30"/>
                <w:tabs>
                  <w:tab w:val="left" w:pos="1680"/>
                  <w:tab w:val="right" w:leader="dot" w:pos="9736"/>
                </w:tabs>
                <w:rPr>
                  <w:del w:id="878" w:author="Jamson" w:date="2018-11-01T10:45:00Z"/>
                  <w:noProof/>
                </w:rPr>
              </w:pPr>
              <w:del w:id="879" w:author="Jamson" w:date="2018-11-01T10:45:00Z">
                <w:r w:rsidRPr="0025594A" w:rsidDel="0025594A">
                  <w:rPr>
                    <w:noProof/>
                    <w:lang w:bidi="x-none"/>
                    <w14:scene3d>
                      <w14:camera w14:prst="orthographicFront"/>
                      <w14:lightRig w14:rig="threePt" w14:dir="t">
                        <w14:rot w14:lat="0" w14:lon="0" w14:rev="0"/>
                      </w14:lightRig>
                    </w14:scene3d>
                    <w:rPrChange w:id="880" w:author="Jamson" w:date="2018-11-01T10:45:00Z">
                      <w:rPr>
                        <w:rStyle w:val="a6"/>
                        <w:noProof/>
                        <w:lang w:bidi="x-none"/>
                        <w14:scene3d>
                          <w14:camera w14:prst="orthographicFront"/>
                          <w14:lightRig w14:rig="threePt" w14:dir="t">
                            <w14:rot w14:lat="0" w14:lon="0" w14:rev="0"/>
                          </w14:lightRig>
                        </w14:scene3d>
                      </w:rPr>
                    </w:rPrChange>
                  </w:rPr>
                  <w:delText>6.5.2</w:delText>
                </w:r>
                <w:r w:rsidDel="0025594A">
                  <w:rPr>
                    <w:noProof/>
                  </w:rPr>
                  <w:tab/>
                </w:r>
                <w:r w:rsidRPr="0025594A" w:rsidDel="0025594A">
                  <w:rPr>
                    <w:noProof/>
                    <w:rPrChange w:id="881" w:author="Jamson" w:date="2018-11-01T10:45:00Z">
                      <w:rPr>
                        <w:rStyle w:val="a6"/>
                        <w:noProof/>
                      </w:rPr>
                    </w:rPrChange>
                  </w:rPr>
                  <w:delText>接收的参数类型</w:delText>
                </w:r>
                <w:r w:rsidDel="0025594A">
                  <w:rPr>
                    <w:noProof/>
                    <w:webHidden/>
                  </w:rPr>
                  <w:tab/>
                </w:r>
                <w:r w:rsidR="002144F7" w:rsidDel="0025594A">
                  <w:rPr>
                    <w:noProof/>
                    <w:webHidden/>
                  </w:rPr>
                  <w:delText>40</w:delText>
                </w:r>
              </w:del>
            </w:p>
            <w:p w:rsidR="00786C9D" w:rsidDel="0025594A" w:rsidRDefault="00786C9D">
              <w:pPr>
                <w:pStyle w:val="30"/>
                <w:tabs>
                  <w:tab w:val="left" w:pos="1680"/>
                  <w:tab w:val="right" w:leader="dot" w:pos="9736"/>
                </w:tabs>
                <w:rPr>
                  <w:del w:id="882" w:author="Jamson" w:date="2018-11-01T10:45:00Z"/>
                  <w:noProof/>
                </w:rPr>
              </w:pPr>
              <w:del w:id="883" w:author="Jamson" w:date="2018-11-01T10:45:00Z">
                <w:r w:rsidRPr="0025594A" w:rsidDel="0025594A">
                  <w:rPr>
                    <w:noProof/>
                    <w:lang w:bidi="x-none"/>
                    <w14:scene3d>
                      <w14:camera w14:prst="orthographicFront"/>
                      <w14:lightRig w14:rig="threePt" w14:dir="t">
                        <w14:rot w14:lat="0" w14:lon="0" w14:rev="0"/>
                      </w14:lightRig>
                    </w14:scene3d>
                    <w:rPrChange w:id="884" w:author="Jamson" w:date="2018-11-01T10:45:00Z">
                      <w:rPr>
                        <w:rStyle w:val="a6"/>
                        <w:noProof/>
                        <w:lang w:bidi="x-none"/>
                        <w14:scene3d>
                          <w14:camera w14:prst="orthographicFront"/>
                          <w14:lightRig w14:rig="threePt" w14:dir="t">
                            <w14:rot w14:lat="0" w14:lon="0" w14:rev="0"/>
                          </w14:lightRig>
                        </w14:scene3d>
                      </w:rPr>
                    </w:rPrChange>
                  </w:rPr>
                  <w:delText>6.5.3</w:delText>
                </w:r>
                <w:r w:rsidDel="0025594A">
                  <w:rPr>
                    <w:noProof/>
                  </w:rPr>
                  <w:tab/>
                </w:r>
                <w:r w:rsidRPr="0025594A" w:rsidDel="0025594A">
                  <w:rPr>
                    <w:noProof/>
                    <w:rPrChange w:id="885" w:author="Jamson" w:date="2018-11-01T10:45:00Z">
                      <w:rPr>
                        <w:rStyle w:val="a6"/>
                        <w:noProof/>
                      </w:rPr>
                    </w:rPrChange>
                  </w:rPr>
                  <w:delText>返回数据类型</w:delText>
                </w:r>
                <w:r w:rsidDel="0025594A">
                  <w:rPr>
                    <w:noProof/>
                    <w:webHidden/>
                  </w:rPr>
                  <w:tab/>
                </w:r>
                <w:r w:rsidR="002144F7" w:rsidDel="0025594A">
                  <w:rPr>
                    <w:noProof/>
                    <w:webHidden/>
                  </w:rPr>
                  <w:delText>40</w:delText>
                </w:r>
              </w:del>
            </w:p>
            <w:p w:rsidR="00786C9D" w:rsidDel="0025594A" w:rsidRDefault="00786C9D">
              <w:pPr>
                <w:pStyle w:val="30"/>
                <w:tabs>
                  <w:tab w:val="left" w:pos="1680"/>
                  <w:tab w:val="right" w:leader="dot" w:pos="9736"/>
                </w:tabs>
                <w:rPr>
                  <w:del w:id="886" w:author="Jamson" w:date="2018-11-01T10:45:00Z"/>
                  <w:noProof/>
                </w:rPr>
              </w:pPr>
              <w:del w:id="887" w:author="Jamson" w:date="2018-11-01T10:45:00Z">
                <w:r w:rsidRPr="0025594A" w:rsidDel="0025594A">
                  <w:rPr>
                    <w:noProof/>
                    <w:lang w:bidi="x-none"/>
                    <w14:scene3d>
                      <w14:camera w14:prst="orthographicFront"/>
                      <w14:lightRig w14:rig="threePt" w14:dir="t">
                        <w14:rot w14:lat="0" w14:lon="0" w14:rev="0"/>
                      </w14:lightRig>
                    </w14:scene3d>
                    <w:rPrChange w:id="888" w:author="Jamson" w:date="2018-11-01T10:45:00Z">
                      <w:rPr>
                        <w:rStyle w:val="a6"/>
                        <w:noProof/>
                        <w:lang w:bidi="x-none"/>
                        <w14:scene3d>
                          <w14:camera w14:prst="orthographicFront"/>
                          <w14:lightRig w14:rig="threePt" w14:dir="t">
                            <w14:rot w14:lat="0" w14:lon="0" w14:rev="0"/>
                          </w14:lightRig>
                        </w14:scene3d>
                      </w:rPr>
                    </w:rPrChange>
                  </w:rPr>
                  <w:delText>6.5.4</w:delText>
                </w:r>
                <w:r w:rsidDel="0025594A">
                  <w:rPr>
                    <w:noProof/>
                  </w:rPr>
                  <w:tab/>
                </w:r>
                <w:r w:rsidRPr="0025594A" w:rsidDel="0025594A">
                  <w:rPr>
                    <w:noProof/>
                    <w:rPrChange w:id="889" w:author="Jamson" w:date="2018-11-01T10:45:00Z">
                      <w:rPr>
                        <w:rStyle w:val="a6"/>
                        <w:noProof/>
                      </w:rPr>
                    </w:rPrChange>
                  </w:rPr>
                  <w:delText>Api接口的介绍</w:delText>
                </w:r>
                <w:r w:rsidDel="0025594A">
                  <w:rPr>
                    <w:noProof/>
                    <w:webHidden/>
                  </w:rPr>
                  <w:tab/>
                </w:r>
                <w:r w:rsidR="002144F7" w:rsidDel="0025594A">
                  <w:rPr>
                    <w:noProof/>
                    <w:webHidden/>
                  </w:rPr>
                  <w:delText>41</w:delText>
                </w:r>
              </w:del>
            </w:p>
            <w:p w:rsidR="00786C9D" w:rsidDel="0025594A" w:rsidRDefault="00786C9D">
              <w:pPr>
                <w:pStyle w:val="20"/>
                <w:tabs>
                  <w:tab w:val="left" w:pos="1260"/>
                  <w:tab w:val="right" w:leader="dot" w:pos="9736"/>
                </w:tabs>
                <w:rPr>
                  <w:del w:id="890" w:author="Jamson" w:date="2018-11-01T10:45:00Z"/>
                  <w:noProof/>
                </w:rPr>
              </w:pPr>
              <w:del w:id="89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9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6.6</w:delText>
                </w:r>
                <w:r w:rsidDel="0025594A">
                  <w:rPr>
                    <w:noProof/>
                  </w:rPr>
                  <w:tab/>
                </w:r>
                <w:r w:rsidRPr="0025594A" w:rsidDel="0025594A">
                  <w:rPr>
                    <w:noProof/>
                    <w:rPrChange w:id="893" w:author="Jamson" w:date="2018-11-01T10:45:00Z">
                      <w:rPr>
                        <w:rStyle w:val="a6"/>
                        <w:noProof/>
                      </w:rPr>
                    </w:rPrChange>
                  </w:rPr>
                  <w:delText>继承接口</w:delText>
                </w:r>
                <w:r w:rsidDel="0025594A">
                  <w:rPr>
                    <w:noProof/>
                    <w:webHidden/>
                  </w:rPr>
                  <w:tab/>
                </w:r>
                <w:r w:rsidR="002144F7" w:rsidDel="0025594A">
                  <w:rPr>
                    <w:noProof/>
                    <w:webHidden/>
                  </w:rPr>
                  <w:delText>41</w:delText>
                </w:r>
              </w:del>
            </w:p>
            <w:p w:rsidR="00786C9D" w:rsidDel="0025594A" w:rsidRDefault="00786C9D">
              <w:pPr>
                <w:pStyle w:val="20"/>
                <w:tabs>
                  <w:tab w:val="left" w:pos="1260"/>
                  <w:tab w:val="right" w:leader="dot" w:pos="9736"/>
                </w:tabs>
                <w:rPr>
                  <w:del w:id="894" w:author="Jamson" w:date="2018-11-01T10:45:00Z"/>
                  <w:noProof/>
                </w:rPr>
              </w:pPr>
              <w:del w:id="89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89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6.7</w:delText>
                </w:r>
                <w:r w:rsidDel="0025594A">
                  <w:rPr>
                    <w:noProof/>
                  </w:rPr>
                  <w:tab/>
                </w:r>
                <w:r w:rsidRPr="0025594A" w:rsidDel="0025594A">
                  <w:rPr>
                    <w:noProof/>
                    <w:rPrChange w:id="897" w:author="Jamson" w:date="2018-11-01T10:45:00Z">
                      <w:rPr>
                        <w:rStyle w:val="a6"/>
                        <w:noProof/>
                      </w:rPr>
                    </w:rPrChange>
                  </w:rPr>
                  <w:delText>方法注解</w:delText>
                </w:r>
                <w:r w:rsidDel="0025594A">
                  <w:rPr>
                    <w:noProof/>
                    <w:webHidden/>
                  </w:rPr>
                  <w:tab/>
                </w:r>
                <w:r w:rsidR="002144F7" w:rsidDel="0025594A">
                  <w:rPr>
                    <w:noProof/>
                    <w:webHidden/>
                  </w:rPr>
                  <w:delText>41</w:delText>
                </w:r>
              </w:del>
            </w:p>
            <w:p w:rsidR="00786C9D" w:rsidDel="0025594A" w:rsidRDefault="00786C9D">
              <w:pPr>
                <w:pStyle w:val="30"/>
                <w:tabs>
                  <w:tab w:val="left" w:pos="1680"/>
                  <w:tab w:val="right" w:leader="dot" w:pos="9736"/>
                </w:tabs>
                <w:rPr>
                  <w:del w:id="898" w:author="Jamson" w:date="2018-11-01T10:45:00Z"/>
                  <w:noProof/>
                </w:rPr>
              </w:pPr>
              <w:del w:id="899" w:author="Jamson" w:date="2018-11-01T10:45:00Z">
                <w:r w:rsidRPr="0025594A" w:rsidDel="0025594A">
                  <w:rPr>
                    <w:noProof/>
                    <w:lang w:bidi="x-none"/>
                    <w14:scene3d>
                      <w14:camera w14:prst="orthographicFront"/>
                      <w14:lightRig w14:rig="threePt" w14:dir="t">
                        <w14:rot w14:lat="0" w14:lon="0" w14:rev="0"/>
                      </w14:lightRig>
                    </w14:scene3d>
                    <w:rPrChange w:id="900" w:author="Jamson" w:date="2018-11-01T10:45:00Z">
                      <w:rPr>
                        <w:rStyle w:val="a6"/>
                        <w:noProof/>
                        <w:lang w:bidi="x-none"/>
                        <w14:scene3d>
                          <w14:camera w14:prst="orthographicFront"/>
                          <w14:lightRig w14:rig="threePt" w14:dir="t">
                            <w14:rot w14:lat="0" w14:lon="0" w14:rev="0"/>
                          </w14:lightRig>
                        </w14:scene3d>
                      </w:rPr>
                    </w:rPrChange>
                  </w:rPr>
                  <w:delText>6.7.1</w:delText>
                </w:r>
                <w:r w:rsidDel="0025594A">
                  <w:rPr>
                    <w:noProof/>
                  </w:rPr>
                  <w:tab/>
                </w:r>
                <w:r w:rsidRPr="0025594A" w:rsidDel="0025594A">
                  <w:rPr>
                    <w:noProof/>
                    <w:rPrChange w:id="901" w:author="Jamson" w:date="2018-11-01T10:45:00Z">
                      <w:rPr>
                        <w:rStyle w:val="a6"/>
                        <w:noProof/>
                      </w:rPr>
                    </w:rPrChange>
                  </w:rPr>
                  <w:delText>操作</w:delText>
                </w:r>
                <w:r w:rsidDel="0025594A">
                  <w:rPr>
                    <w:noProof/>
                    <w:webHidden/>
                  </w:rPr>
                  <w:tab/>
                </w:r>
                <w:r w:rsidR="002144F7" w:rsidDel="0025594A">
                  <w:rPr>
                    <w:noProof/>
                    <w:webHidden/>
                  </w:rPr>
                  <w:delText>41</w:delText>
                </w:r>
              </w:del>
            </w:p>
            <w:p w:rsidR="00786C9D" w:rsidDel="0025594A" w:rsidRDefault="00786C9D">
              <w:pPr>
                <w:pStyle w:val="30"/>
                <w:tabs>
                  <w:tab w:val="left" w:pos="1680"/>
                  <w:tab w:val="right" w:leader="dot" w:pos="9736"/>
                </w:tabs>
                <w:rPr>
                  <w:del w:id="902" w:author="Jamson" w:date="2018-11-01T10:45:00Z"/>
                  <w:noProof/>
                </w:rPr>
              </w:pPr>
              <w:del w:id="903" w:author="Jamson" w:date="2018-11-01T10:45:00Z">
                <w:r w:rsidRPr="0025594A" w:rsidDel="0025594A">
                  <w:rPr>
                    <w:noProof/>
                    <w:lang w:bidi="x-none"/>
                    <w14:scene3d>
                      <w14:camera w14:prst="orthographicFront"/>
                      <w14:lightRig w14:rig="threePt" w14:dir="t">
                        <w14:rot w14:lat="0" w14:lon="0" w14:rev="0"/>
                      </w14:lightRig>
                    </w14:scene3d>
                    <w:rPrChange w:id="904" w:author="Jamson" w:date="2018-11-01T10:45:00Z">
                      <w:rPr>
                        <w:rStyle w:val="a6"/>
                        <w:noProof/>
                        <w:lang w:bidi="x-none"/>
                        <w14:scene3d>
                          <w14:camera w14:prst="orthographicFront"/>
                          <w14:lightRig w14:rig="threePt" w14:dir="t">
                            <w14:rot w14:lat="0" w14:lon="0" w14:rev="0"/>
                          </w14:lightRig>
                        </w14:scene3d>
                      </w:rPr>
                    </w:rPrChange>
                  </w:rPr>
                  <w:delText>6.7.2</w:delText>
                </w:r>
                <w:r w:rsidDel="0025594A">
                  <w:rPr>
                    <w:noProof/>
                  </w:rPr>
                  <w:tab/>
                </w:r>
                <w:r w:rsidRPr="0025594A" w:rsidDel="0025594A">
                  <w:rPr>
                    <w:noProof/>
                    <w:rPrChange w:id="905" w:author="Jamson" w:date="2018-11-01T10:45:00Z">
                      <w:rPr>
                        <w:rStyle w:val="a6"/>
                        <w:noProof/>
                      </w:rPr>
                    </w:rPrChange>
                  </w:rPr>
                  <w:delText>方法路径</w:delText>
                </w:r>
                <w:r w:rsidDel="0025594A">
                  <w:rPr>
                    <w:noProof/>
                    <w:webHidden/>
                  </w:rPr>
                  <w:tab/>
                </w:r>
                <w:r w:rsidR="002144F7" w:rsidDel="0025594A">
                  <w:rPr>
                    <w:noProof/>
                    <w:webHidden/>
                  </w:rPr>
                  <w:delText>42</w:delText>
                </w:r>
              </w:del>
            </w:p>
            <w:p w:rsidR="00786C9D" w:rsidDel="0025594A" w:rsidRDefault="00786C9D">
              <w:pPr>
                <w:pStyle w:val="30"/>
                <w:tabs>
                  <w:tab w:val="left" w:pos="1680"/>
                  <w:tab w:val="right" w:leader="dot" w:pos="9736"/>
                </w:tabs>
                <w:rPr>
                  <w:del w:id="906" w:author="Jamson" w:date="2018-11-01T10:45:00Z"/>
                  <w:noProof/>
                </w:rPr>
              </w:pPr>
              <w:del w:id="907" w:author="Jamson" w:date="2018-11-01T10:45:00Z">
                <w:r w:rsidRPr="0025594A" w:rsidDel="0025594A">
                  <w:rPr>
                    <w:noProof/>
                    <w:lang w:bidi="x-none"/>
                    <w14:scene3d>
                      <w14:camera w14:prst="orthographicFront"/>
                      <w14:lightRig w14:rig="threePt" w14:dir="t">
                        <w14:rot w14:lat="0" w14:lon="0" w14:rev="0"/>
                      </w14:lightRig>
                    </w14:scene3d>
                    <w:rPrChange w:id="908" w:author="Jamson" w:date="2018-11-01T10:45:00Z">
                      <w:rPr>
                        <w:rStyle w:val="a6"/>
                        <w:noProof/>
                        <w:lang w:bidi="x-none"/>
                        <w14:scene3d>
                          <w14:camera w14:prst="orthographicFront"/>
                          <w14:lightRig w14:rig="threePt" w14:dir="t">
                            <w14:rot w14:lat="0" w14:lon="0" w14:rev="0"/>
                          </w14:lightRig>
                        </w14:scene3d>
                      </w:rPr>
                    </w:rPrChange>
                  </w:rPr>
                  <w:delText>6.7.3</w:delText>
                </w:r>
                <w:r w:rsidDel="0025594A">
                  <w:rPr>
                    <w:noProof/>
                  </w:rPr>
                  <w:tab/>
                </w:r>
                <w:r w:rsidRPr="0025594A" w:rsidDel="0025594A">
                  <w:rPr>
                    <w:noProof/>
                    <w:rPrChange w:id="909" w:author="Jamson" w:date="2018-11-01T10:45:00Z">
                      <w:rPr>
                        <w:rStyle w:val="a6"/>
                        <w:noProof/>
                      </w:rPr>
                    </w:rPrChange>
                  </w:rPr>
                  <w:delText>方法的介绍</w:delText>
                </w:r>
                <w:r w:rsidDel="0025594A">
                  <w:rPr>
                    <w:noProof/>
                    <w:webHidden/>
                  </w:rPr>
                  <w:tab/>
                </w:r>
                <w:r w:rsidR="002144F7" w:rsidDel="0025594A">
                  <w:rPr>
                    <w:noProof/>
                    <w:webHidden/>
                  </w:rPr>
                  <w:delText>42</w:delText>
                </w:r>
              </w:del>
            </w:p>
            <w:p w:rsidR="00786C9D" w:rsidDel="0025594A" w:rsidRDefault="00786C9D">
              <w:pPr>
                <w:pStyle w:val="30"/>
                <w:tabs>
                  <w:tab w:val="left" w:pos="1680"/>
                  <w:tab w:val="right" w:leader="dot" w:pos="9736"/>
                </w:tabs>
                <w:rPr>
                  <w:del w:id="910" w:author="Jamson" w:date="2018-11-01T10:45:00Z"/>
                  <w:noProof/>
                </w:rPr>
              </w:pPr>
              <w:del w:id="911" w:author="Jamson" w:date="2018-11-01T10:45:00Z">
                <w:r w:rsidRPr="0025594A" w:rsidDel="0025594A">
                  <w:rPr>
                    <w:noProof/>
                    <w:lang w:bidi="x-none"/>
                    <w14:scene3d>
                      <w14:camera w14:prst="orthographicFront"/>
                      <w14:lightRig w14:rig="threePt" w14:dir="t">
                        <w14:rot w14:lat="0" w14:lon="0" w14:rev="0"/>
                      </w14:lightRig>
                    </w14:scene3d>
                    <w:rPrChange w:id="912" w:author="Jamson" w:date="2018-11-01T10:45:00Z">
                      <w:rPr>
                        <w:rStyle w:val="a6"/>
                        <w:noProof/>
                        <w:lang w:bidi="x-none"/>
                        <w14:scene3d>
                          <w14:camera w14:prst="orthographicFront"/>
                          <w14:lightRig w14:rig="threePt" w14:dir="t">
                            <w14:rot w14:lat="0" w14:lon="0" w14:rev="0"/>
                          </w14:lightRig>
                        </w14:scene3d>
                      </w:rPr>
                    </w:rPrChange>
                  </w:rPr>
                  <w:delText>6.7.4</w:delText>
                </w:r>
                <w:r w:rsidDel="0025594A">
                  <w:rPr>
                    <w:noProof/>
                  </w:rPr>
                  <w:tab/>
                </w:r>
                <w:r w:rsidRPr="0025594A" w:rsidDel="0025594A">
                  <w:rPr>
                    <w:noProof/>
                    <w:rPrChange w:id="913" w:author="Jamson" w:date="2018-11-01T10:45:00Z">
                      <w:rPr>
                        <w:rStyle w:val="a6"/>
                        <w:noProof/>
                      </w:rPr>
                    </w:rPrChange>
                  </w:rPr>
                  <w:delText>保存的返回类型</w:delText>
                </w:r>
                <w:r w:rsidDel="0025594A">
                  <w:rPr>
                    <w:noProof/>
                    <w:webHidden/>
                  </w:rPr>
                  <w:tab/>
                </w:r>
                <w:r w:rsidR="002144F7" w:rsidDel="0025594A">
                  <w:rPr>
                    <w:noProof/>
                    <w:webHidden/>
                  </w:rPr>
                  <w:delText>42</w:delText>
                </w:r>
              </w:del>
            </w:p>
            <w:p w:rsidR="00786C9D" w:rsidDel="0025594A" w:rsidRDefault="00786C9D">
              <w:pPr>
                <w:pStyle w:val="30"/>
                <w:tabs>
                  <w:tab w:val="left" w:pos="1680"/>
                  <w:tab w:val="right" w:leader="dot" w:pos="9736"/>
                </w:tabs>
                <w:rPr>
                  <w:del w:id="914" w:author="Jamson" w:date="2018-11-01T10:45:00Z"/>
                  <w:noProof/>
                </w:rPr>
              </w:pPr>
              <w:del w:id="915" w:author="Jamson" w:date="2018-11-01T10:45:00Z">
                <w:r w:rsidRPr="0025594A" w:rsidDel="0025594A">
                  <w:rPr>
                    <w:noProof/>
                    <w:lang w:bidi="x-none"/>
                    <w14:scene3d>
                      <w14:camera w14:prst="orthographicFront"/>
                      <w14:lightRig w14:rig="threePt" w14:dir="t">
                        <w14:rot w14:lat="0" w14:lon="0" w14:rev="0"/>
                      </w14:lightRig>
                    </w14:scene3d>
                    <w:rPrChange w:id="916" w:author="Jamson" w:date="2018-11-01T10:45:00Z">
                      <w:rPr>
                        <w:rStyle w:val="a6"/>
                        <w:noProof/>
                        <w:lang w:bidi="x-none"/>
                        <w14:scene3d>
                          <w14:camera w14:prst="orthographicFront"/>
                          <w14:lightRig w14:rig="threePt" w14:dir="t">
                            <w14:rot w14:lat="0" w14:lon="0" w14:rev="0"/>
                          </w14:lightRig>
                        </w14:scene3d>
                      </w:rPr>
                    </w:rPrChange>
                  </w:rPr>
                  <w:delText>6.7.5</w:delText>
                </w:r>
                <w:r w:rsidDel="0025594A">
                  <w:rPr>
                    <w:noProof/>
                  </w:rPr>
                  <w:tab/>
                </w:r>
                <w:r w:rsidRPr="0025594A" w:rsidDel="0025594A">
                  <w:rPr>
                    <w:noProof/>
                    <w:rPrChange w:id="917" w:author="Jamson" w:date="2018-11-01T10:45:00Z">
                      <w:rPr>
                        <w:rStyle w:val="a6"/>
                        <w:noProof/>
                      </w:rPr>
                    </w:rPrChange>
                  </w:rPr>
                  <w:delText>删除的返回类型</w:delText>
                </w:r>
                <w:r w:rsidDel="0025594A">
                  <w:rPr>
                    <w:noProof/>
                    <w:webHidden/>
                  </w:rPr>
                  <w:tab/>
                </w:r>
                <w:r w:rsidR="002144F7" w:rsidDel="0025594A">
                  <w:rPr>
                    <w:noProof/>
                    <w:webHidden/>
                  </w:rPr>
                  <w:delText>43</w:delText>
                </w:r>
              </w:del>
            </w:p>
            <w:p w:rsidR="00786C9D" w:rsidDel="0025594A" w:rsidRDefault="00786C9D">
              <w:pPr>
                <w:pStyle w:val="20"/>
                <w:tabs>
                  <w:tab w:val="left" w:pos="1260"/>
                  <w:tab w:val="right" w:leader="dot" w:pos="9736"/>
                </w:tabs>
                <w:rPr>
                  <w:del w:id="918" w:author="Jamson" w:date="2018-11-01T10:45:00Z"/>
                  <w:noProof/>
                </w:rPr>
              </w:pPr>
              <w:del w:id="91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2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6.8</w:delText>
                </w:r>
                <w:r w:rsidDel="0025594A">
                  <w:rPr>
                    <w:noProof/>
                  </w:rPr>
                  <w:tab/>
                </w:r>
                <w:r w:rsidRPr="0025594A" w:rsidDel="0025594A">
                  <w:rPr>
                    <w:noProof/>
                    <w:rPrChange w:id="921" w:author="Jamson" w:date="2018-11-01T10:45:00Z">
                      <w:rPr>
                        <w:rStyle w:val="a6"/>
                        <w:noProof/>
                      </w:rPr>
                    </w:rPrChange>
                  </w:rPr>
                  <w:delText>通过swagger查看API文档</w:delText>
                </w:r>
                <w:r w:rsidDel="0025594A">
                  <w:rPr>
                    <w:noProof/>
                    <w:webHidden/>
                  </w:rPr>
                  <w:tab/>
                </w:r>
                <w:r w:rsidR="002144F7" w:rsidDel="0025594A">
                  <w:rPr>
                    <w:noProof/>
                    <w:webHidden/>
                  </w:rPr>
                  <w:delText>43</w:delText>
                </w:r>
              </w:del>
            </w:p>
            <w:p w:rsidR="00786C9D" w:rsidDel="0025594A" w:rsidRDefault="00786C9D">
              <w:pPr>
                <w:pStyle w:val="30"/>
                <w:tabs>
                  <w:tab w:val="left" w:pos="1680"/>
                  <w:tab w:val="right" w:leader="dot" w:pos="9736"/>
                </w:tabs>
                <w:rPr>
                  <w:del w:id="922" w:author="Jamson" w:date="2018-11-01T10:45:00Z"/>
                  <w:noProof/>
                </w:rPr>
              </w:pPr>
              <w:del w:id="923" w:author="Jamson" w:date="2018-11-01T10:45:00Z">
                <w:r w:rsidRPr="0025594A" w:rsidDel="0025594A">
                  <w:rPr>
                    <w:noProof/>
                    <w:lang w:bidi="x-none"/>
                    <w14:scene3d>
                      <w14:camera w14:prst="orthographicFront"/>
                      <w14:lightRig w14:rig="threePt" w14:dir="t">
                        <w14:rot w14:lat="0" w14:lon="0" w14:rev="0"/>
                      </w14:lightRig>
                    </w14:scene3d>
                    <w:rPrChange w:id="924" w:author="Jamson" w:date="2018-11-01T10:45:00Z">
                      <w:rPr>
                        <w:rStyle w:val="a6"/>
                        <w:noProof/>
                        <w:lang w:bidi="x-none"/>
                        <w14:scene3d>
                          <w14:camera w14:prst="orthographicFront"/>
                          <w14:lightRig w14:rig="threePt" w14:dir="t">
                            <w14:rot w14:lat="0" w14:lon="0" w14:rev="0"/>
                          </w14:lightRig>
                        </w14:scene3d>
                      </w:rPr>
                    </w:rPrChange>
                  </w:rPr>
                  <w:delText>6.8.1</w:delText>
                </w:r>
                <w:r w:rsidDel="0025594A">
                  <w:rPr>
                    <w:noProof/>
                  </w:rPr>
                  <w:tab/>
                </w:r>
                <w:r w:rsidRPr="0025594A" w:rsidDel="0025594A">
                  <w:rPr>
                    <w:noProof/>
                    <w:rPrChange w:id="925" w:author="Jamson" w:date="2018-11-01T10:45:00Z">
                      <w:rPr>
                        <w:rStyle w:val="a6"/>
                        <w:noProof/>
                      </w:rPr>
                    </w:rPrChange>
                  </w:rPr>
                  <w:delText>本地swagger地址</w:delText>
                </w:r>
                <w:r w:rsidDel="0025594A">
                  <w:rPr>
                    <w:noProof/>
                    <w:webHidden/>
                  </w:rPr>
                  <w:tab/>
                </w:r>
                <w:r w:rsidR="002144F7" w:rsidDel="0025594A">
                  <w:rPr>
                    <w:noProof/>
                    <w:webHidden/>
                  </w:rPr>
                  <w:delText>43</w:delText>
                </w:r>
              </w:del>
            </w:p>
            <w:p w:rsidR="00786C9D" w:rsidDel="0025594A" w:rsidRDefault="00786C9D">
              <w:pPr>
                <w:pStyle w:val="10"/>
                <w:tabs>
                  <w:tab w:val="left" w:pos="420"/>
                  <w:tab w:val="right" w:leader="dot" w:pos="9736"/>
                </w:tabs>
                <w:rPr>
                  <w:del w:id="926" w:author="Jamson" w:date="2018-11-01T10:45:00Z"/>
                  <w:rFonts w:cstheme="minorBidi"/>
                  <w:noProof/>
                  <w:kern w:val="2"/>
                  <w:sz w:val="21"/>
                </w:rPr>
              </w:pPr>
              <w:del w:id="927" w:author="Jamson" w:date="2018-11-01T10:45:00Z">
                <w:r w:rsidRPr="0025594A" w:rsidDel="0025594A">
                  <w:rPr>
                    <w:noProof/>
                    <w:rPrChange w:id="928" w:author="Jamson" w:date="2018-11-01T10:45:00Z">
                      <w:rPr>
                        <w:rStyle w:val="a6"/>
                        <w:noProof/>
                      </w:rPr>
                    </w:rPrChange>
                  </w:rPr>
                  <w:delText>7</w:delText>
                </w:r>
                <w:r w:rsidDel="0025594A">
                  <w:rPr>
                    <w:rFonts w:cstheme="minorBidi"/>
                    <w:noProof/>
                    <w:kern w:val="2"/>
                    <w:sz w:val="21"/>
                  </w:rPr>
                  <w:tab/>
                </w:r>
                <w:r w:rsidRPr="0025594A" w:rsidDel="0025594A">
                  <w:rPr>
                    <w:noProof/>
                    <w:rPrChange w:id="929" w:author="Jamson" w:date="2018-11-01T10:45:00Z">
                      <w:rPr>
                        <w:rStyle w:val="a6"/>
                        <w:noProof/>
                      </w:rPr>
                    </w:rPrChange>
                  </w:rPr>
                  <w:delText>Service</w:delText>
                </w:r>
                <w:r w:rsidDel="0025594A">
                  <w:rPr>
                    <w:noProof/>
                    <w:webHidden/>
                  </w:rPr>
                  <w:tab/>
                </w:r>
                <w:r w:rsidR="002144F7" w:rsidDel="0025594A">
                  <w:rPr>
                    <w:noProof/>
                    <w:webHidden/>
                  </w:rPr>
                  <w:delText>44</w:delText>
                </w:r>
              </w:del>
            </w:p>
            <w:p w:rsidR="00786C9D" w:rsidDel="0025594A" w:rsidRDefault="00786C9D">
              <w:pPr>
                <w:pStyle w:val="20"/>
                <w:tabs>
                  <w:tab w:val="left" w:pos="1260"/>
                  <w:tab w:val="right" w:leader="dot" w:pos="9736"/>
                </w:tabs>
                <w:rPr>
                  <w:del w:id="930" w:author="Jamson" w:date="2018-11-01T10:45:00Z"/>
                  <w:noProof/>
                </w:rPr>
              </w:pPr>
              <w:del w:id="93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3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7.1</w:delText>
                </w:r>
                <w:r w:rsidDel="0025594A">
                  <w:rPr>
                    <w:noProof/>
                  </w:rPr>
                  <w:tab/>
                </w:r>
                <w:r w:rsidRPr="0025594A" w:rsidDel="0025594A">
                  <w:rPr>
                    <w:noProof/>
                    <w:rPrChange w:id="933" w:author="Jamson" w:date="2018-11-01T10:45:00Z">
                      <w:rPr>
                        <w:rStyle w:val="a6"/>
                        <w:noProof/>
                      </w:rPr>
                    </w:rPrChange>
                  </w:rPr>
                  <w:delText>概述</w:delText>
                </w:r>
                <w:r w:rsidDel="0025594A">
                  <w:rPr>
                    <w:noProof/>
                    <w:webHidden/>
                  </w:rPr>
                  <w:tab/>
                </w:r>
                <w:r w:rsidR="002144F7" w:rsidDel="0025594A">
                  <w:rPr>
                    <w:noProof/>
                    <w:webHidden/>
                  </w:rPr>
                  <w:delText>44</w:delText>
                </w:r>
              </w:del>
            </w:p>
            <w:p w:rsidR="00786C9D" w:rsidDel="0025594A" w:rsidRDefault="00786C9D">
              <w:pPr>
                <w:pStyle w:val="20"/>
                <w:tabs>
                  <w:tab w:val="left" w:pos="1260"/>
                  <w:tab w:val="right" w:leader="dot" w:pos="9736"/>
                </w:tabs>
                <w:rPr>
                  <w:del w:id="934" w:author="Jamson" w:date="2018-11-01T10:45:00Z"/>
                  <w:noProof/>
                </w:rPr>
              </w:pPr>
              <w:del w:id="93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3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7.2</w:delText>
                </w:r>
                <w:r w:rsidDel="0025594A">
                  <w:rPr>
                    <w:noProof/>
                  </w:rPr>
                  <w:tab/>
                </w:r>
                <w:r w:rsidRPr="0025594A" w:rsidDel="0025594A">
                  <w:rPr>
                    <w:noProof/>
                    <w:rPrChange w:id="937" w:author="Jamson" w:date="2018-11-01T10:45:00Z">
                      <w:rPr>
                        <w:rStyle w:val="a6"/>
                        <w:noProof/>
                      </w:rPr>
                    </w:rPrChange>
                  </w:rPr>
                  <w:delText>配置文件build.gradle</w:delText>
                </w:r>
                <w:r w:rsidDel="0025594A">
                  <w:rPr>
                    <w:noProof/>
                    <w:webHidden/>
                  </w:rPr>
                  <w:tab/>
                </w:r>
                <w:r w:rsidR="002144F7" w:rsidDel="0025594A">
                  <w:rPr>
                    <w:noProof/>
                    <w:webHidden/>
                  </w:rPr>
                  <w:delText>44</w:delText>
                </w:r>
              </w:del>
            </w:p>
            <w:p w:rsidR="00786C9D" w:rsidDel="0025594A" w:rsidRDefault="00786C9D">
              <w:pPr>
                <w:pStyle w:val="30"/>
                <w:tabs>
                  <w:tab w:val="left" w:pos="1680"/>
                  <w:tab w:val="right" w:leader="dot" w:pos="9736"/>
                </w:tabs>
                <w:rPr>
                  <w:del w:id="938" w:author="Jamson" w:date="2018-11-01T10:45:00Z"/>
                  <w:noProof/>
                </w:rPr>
              </w:pPr>
              <w:del w:id="939" w:author="Jamson" w:date="2018-11-01T10:45:00Z">
                <w:r w:rsidRPr="0025594A" w:rsidDel="0025594A">
                  <w:rPr>
                    <w:noProof/>
                    <w:lang w:bidi="x-none"/>
                    <w14:scene3d>
                      <w14:camera w14:prst="orthographicFront"/>
                      <w14:lightRig w14:rig="threePt" w14:dir="t">
                        <w14:rot w14:lat="0" w14:lon="0" w14:rev="0"/>
                      </w14:lightRig>
                    </w14:scene3d>
                    <w:rPrChange w:id="940" w:author="Jamson" w:date="2018-11-01T10:45:00Z">
                      <w:rPr>
                        <w:rStyle w:val="a6"/>
                        <w:noProof/>
                        <w:lang w:bidi="x-none"/>
                        <w14:scene3d>
                          <w14:camera w14:prst="orthographicFront"/>
                          <w14:lightRig w14:rig="threePt" w14:dir="t">
                            <w14:rot w14:lat="0" w14:lon="0" w14:rev="0"/>
                          </w14:lightRig>
                        </w14:scene3d>
                      </w:rPr>
                    </w:rPrChange>
                  </w:rPr>
                  <w:delText>7.2.1</w:delText>
                </w:r>
                <w:r w:rsidDel="0025594A">
                  <w:rPr>
                    <w:noProof/>
                  </w:rPr>
                  <w:tab/>
                </w:r>
                <w:r w:rsidRPr="0025594A" w:rsidDel="0025594A">
                  <w:rPr>
                    <w:noProof/>
                    <w:rPrChange w:id="941" w:author="Jamson" w:date="2018-11-01T10:45:00Z">
                      <w:rPr>
                        <w:rStyle w:val="a6"/>
                        <w:noProof/>
                      </w:rPr>
                    </w:rPrChange>
                  </w:rPr>
                  <w:delText>编码</w:delText>
                </w:r>
                <w:r w:rsidDel="0025594A">
                  <w:rPr>
                    <w:noProof/>
                    <w:webHidden/>
                  </w:rPr>
                  <w:tab/>
                </w:r>
                <w:r w:rsidR="002144F7" w:rsidDel="0025594A">
                  <w:rPr>
                    <w:noProof/>
                    <w:webHidden/>
                  </w:rPr>
                  <w:delText>44</w:delText>
                </w:r>
              </w:del>
            </w:p>
            <w:p w:rsidR="00786C9D" w:rsidDel="0025594A" w:rsidRDefault="00786C9D">
              <w:pPr>
                <w:pStyle w:val="30"/>
                <w:tabs>
                  <w:tab w:val="left" w:pos="1680"/>
                  <w:tab w:val="right" w:leader="dot" w:pos="9736"/>
                </w:tabs>
                <w:rPr>
                  <w:del w:id="942" w:author="Jamson" w:date="2018-11-01T10:45:00Z"/>
                  <w:noProof/>
                </w:rPr>
              </w:pPr>
              <w:del w:id="943" w:author="Jamson" w:date="2018-11-01T10:45:00Z">
                <w:r w:rsidRPr="0025594A" w:rsidDel="0025594A">
                  <w:rPr>
                    <w:noProof/>
                    <w:lang w:bidi="x-none"/>
                    <w14:scene3d>
                      <w14:camera w14:prst="orthographicFront"/>
                      <w14:lightRig w14:rig="threePt" w14:dir="t">
                        <w14:rot w14:lat="0" w14:lon="0" w14:rev="0"/>
                      </w14:lightRig>
                    </w14:scene3d>
                    <w:rPrChange w:id="944" w:author="Jamson" w:date="2018-11-01T10:45:00Z">
                      <w:rPr>
                        <w:rStyle w:val="a6"/>
                        <w:noProof/>
                        <w:lang w:bidi="x-none"/>
                        <w14:scene3d>
                          <w14:camera w14:prst="orthographicFront"/>
                          <w14:lightRig w14:rig="threePt" w14:dir="t">
                            <w14:rot w14:lat="0" w14:lon="0" w14:rev="0"/>
                          </w14:lightRig>
                        </w14:scene3d>
                      </w:rPr>
                    </w:rPrChange>
                  </w:rPr>
                  <w:delText>7.2.2</w:delText>
                </w:r>
                <w:r w:rsidDel="0025594A">
                  <w:rPr>
                    <w:noProof/>
                  </w:rPr>
                  <w:tab/>
                </w:r>
                <w:r w:rsidRPr="0025594A" w:rsidDel="0025594A">
                  <w:rPr>
                    <w:noProof/>
                    <w:rPrChange w:id="945" w:author="Jamson" w:date="2018-11-01T10:45:00Z">
                      <w:rPr>
                        <w:rStyle w:val="a6"/>
                        <w:noProof/>
                      </w:rPr>
                    </w:rPrChange>
                  </w:rPr>
                  <w:delText>插件</w:delText>
                </w:r>
                <w:r w:rsidDel="0025594A">
                  <w:rPr>
                    <w:noProof/>
                    <w:webHidden/>
                  </w:rPr>
                  <w:tab/>
                </w:r>
                <w:r w:rsidR="002144F7" w:rsidDel="0025594A">
                  <w:rPr>
                    <w:noProof/>
                    <w:webHidden/>
                  </w:rPr>
                  <w:delText>44</w:delText>
                </w:r>
              </w:del>
            </w:p>
            <w:p w:rsidR="00786C9D" w:rsidDel="0025594A" w:rsidRDefault="00786C9D">
              <w:pPr>
                <w:pStyle w:val="30"/>
                <w:tabs>
                  <w:tab w:val="left" w:pos="1680"/>
                  <w:tab w:val="right" w:leader="dot" w:pos="9736"/>
                </w:tabs>
                <w:rPr>
                  <w:del w:id="946" w:author="Jamson" w:date="2018-11-01T10:45:00Z"/>
                  <w:noProof/>
                </w:rPr>
              </w:pPr>
              <w:del w:id="947" w:author="Jamson" w:date="2018-11-01T10:45:00Z">
                <w:r w:rsidRPr="0025594A" w:rsidDel="0025594A">
                  <w:rPr>
                    <w:noProof/>
                    <w:lang w:bidi="x-none"/>
                    <w14:scene3d>
                      <w14:camera w14:prst="orthographicFront"/>
                      <w14:lightRig w14:rig="threePt" w14:dir="t">
                        <w14:rot w14:lat="0" w14:lon="0" w14:rev="0"/>
                      </w14:lightRig>
                    </w14:scene3d>
                    <w:rPrChange w:id="948" w:author="Jamson" w:date="2018-11-01T10:45:00Z">
                      <w:rPr>
                        <w:rStyle w:val="a6"/>
                        <w:noProof/>
                        <w:lang w:bidi="x-none"/>
                        <w14:scene3d>
                          <w14:camera w14:prst="orthographicFront"/>
                          <w14:lightRig w14:rig="threePt" w14:dir="t">
                            <w14:rot w14:lat="0" w14:lon="0" w14:rev="0"/>
                          </w14:lightRig>
                        </w14:scene3d>
                      </w:rPr>
                    </w:rPrChange>
                  </w:rPr>
                  <w:delText>7.2.3</w:delText>
                </w:r>
                <w:r w:rsidDel="0025594A">
                  <w:rPr>
                    <w:noProof/>
                  </w:rPr>
                  <w:tab/>
                </w:r>
                <w:r w:rsidRPr="0025594A" w:rsidDel="0025594A">
                  <w:rPr>
                    <w:noProof/>
                    <w:rPrChange w:id="949" w:author="Jamson" w:date="2018-11-01T10:45:00Z">
                      <w:rPr>
                        <w:rStyle w:val="a6"/>
                        <w:noProof/>
                      </w:rPr>
                    </w:rPrChange>
                  </w:rPr>
                  <w:delText>war包名称和路径</w:delText>
                </w:r>
                <w:r w:rsidDel="0025594A">
                  <w:rPr>
                    <w:noProof/>
                    <w:webHidden/>
                  </w:rPr>
                  <w:tab/>
                </w:r>
                <w:r w:rsidR="002144F7" w:rsidDel="0025594A">
                  <w:rPr>
                    <w:noProof/>
                    <w:webHidden/>
                  </w:rPr>
                  <w:delText>45</w:delText>
                </w:r>
              </w:del>
            </w:p>
            <w:p w:rsidR="00786C9D" w:rsidDel="0025594A" w:rsidRDefault="00786C9D">
              <w:pPr>
                <w:pStyle w:val="30"/>
                <w:tabs>
                  <w:tab w:val="left" w:pos="1680"/>
                  <w:tab w:val="right" w:leader="dot" w:pos="9736"/>
                </w:tabs>
                <w:rPr>
                  <w:del w:id="950" w:author="Jamson" w:date="2018-11-01T10:45:00Z"/>
                  <w:noProof/>
                </w:rPr>
              </w:pPr>
              <w:del w:id="951" w:author="Jamson" w:date="2018-11-01T10:45:00Z">
                <w:r w:rsidRPr="0025594A" w:rsidDel="0025594A">
                  <w:rPr>
                    <w:noProof/>
                    <w:lang w:bidi="x-none"/>
                    <w14:scene3d>
                      <w14:camera w14:prst="orthographicFront"/>
                      <w14:lightRig w14:rig="threePt" w14:dir="t">
                        <w14:rot w14:lat="0" w14:lon="0" w14:rev="0"/>
                      </w14:lightRig>
                    </w14:scene3d>
                    <w:rPrChange w:id="952" w:author="Jamson" w:date="2018-11-01T10:45:00Z">
                      <w:rPr>
                        <w:rStyle w:val="a6"/>
                        <w:noProof/>
                        <w:lang w:bidi="x-none"/>
                        <w14:scene3d>
                          <w14:camera w14:prst="orthographicFront"/>
                          <w14:lightRig w14:rig="threePt" w14:dir="t">
                            <w14:rot w14:lat="0" w14:lon="0" w14:rev="0"/>
                          </w14:lightRig>
                        </w14:scene3d>
                      </w:rPr>
                    </w:rPrChange>
                  </w:rPr>
                  <w:delText>7.2.4</w:delText>
                </w:r>
                <w:r w:rsidDel="0025594A">
                  <w:rPr>
                    <w:noProof/>
                  </w:rPr>
                  <w:tab/>
                </w:r>
                <w:r w:rsidRPr="0025594A" w:rsidDel="0025594A">
                  <w:rPr>
                    <w:noProof/>
                    <w:rPrChange w:id="953" w:author="Jamson" w:date="2018-11-01T10:45:00Z">
                      <w:rPr>
                        <w:rStyle w:val="a6"/>
                        <w:noProof/>
                      </w:rPr>
                    </w:rPrChange>
                  </w:rPr>
                  <w:delText>添加依赖</w:delText>
                </w:r>
                <w:r w:rsidDel="0025594A">
                  <w:rPr>
                    <w:noProof/>
                    <w:webHidden/>
                  </w:rPr>
                  <w:tab/>
                </w:r>
                <w:r w:rsidR="002144F7" w:rsidDel="0025594A">
                  <w:rPr>
                    <w:noProof/>
                    <w:webHidden/>
                  </w:rPr>
                  <w:delText>45</w:delText>
                </w:r>
              </w:del>
            </w:p>
            <w:p w:rsidR="00786C9D" w:rsidDel="0025594A" w:rsidRDefault="00786C9D">
              <w:pPr>
                <w:pStyle w:val="20"/>
                <w:tabs>
                  <w:tab w:val="left" w:pos="1260"/>
                  <w:tab w:val="right" w:leader="dot" w:pos="9736"/>
                </w:tabs>
                <w:rPr>
                  <w:del w:id="954" w:author="Jamson" w:date="2018-11-01T10:45:00Z"/>
                  <w:noProof/>
                </w:rPr>
              </w:pPr>
              <w:del w:id="95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5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7.3</w:delText>
                </w:r>
                <w:r w:rsidDel="0025594A">
                  <w:rPr>
                    <w:noProof/>
                  </w:rPr>
                  <w:tab/>
                </w:r>
                <w:r w:rsidRPr="0025594A" w:rsidDel="0025594A">
                  <w:rPr>
                    <w:noProof/>
                    <w:rPrChange w:id="957" w:author="Jamson" w:date="2018-11-01T10:45:00Z">
                      <w:rPr>
                        <w:rStyle w:val="a6"/>
                        <w:noProof/>
                      </w:rPr>
                    </w:rPrChange>
                  </w:rPr>
                  <w:delText>应用配置</w:delText>
                </w:r>
                <w:r w:rsidDel="0025594A">
                  <w:rPr>
                    <w:noProof/>
                    <w:webHidden/>
                  </w:rPr>
                  <w:tab/>
                </w:r>
                <w:r w:rsidR="002144F7" w:rsidDel="0025594A">
                  <w:rPr>
                    <w:noProof/>
                    <w:webHidden/>
                  </w:rPr>
                  <w:delText>45</w:delText>
                </w:r>
              </w:del>
            </w:p>
            <w:p w:rsidR="00786C9D" w:rsidDel="0025594A" w:rsidRDefault="00786C9D">
              <w:pPr>
                <w:pStyle w:val="20"/>
                <w:tabs>
                  <w:tab w:val="left" w:pos="1260"/>
                  <w:tab w:val="right" w:leader="dot" w:pos="9736"/>
                </w:tabs>
                <w:rPr>
                  <w:del w:id="958" w:author="Jamson" w:date="2018-11-01T10:45:00Z"/>
                  <w:noProof/>
                </w:rPr>
              </w:pPr>
              <w:del w:id="95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6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7.4</w:delText>
                </w:r>
                <w:r w:rsidDel="0025594A">
                  <w:rPr>
                    <w:noProof/>
                  </w:rPr>
                  <w:tab/>
                </w:r>
                <w:r w:rsidRPr="0025594A" w:rsidDel="0025594A">
                  <w:rPr>
                    <w:noProof/>
                    <w:rPrChange w:id="961" w:author="Jamson" w:date="2018-11-01T10:45:00Z">
                      <w:rPr>
                        <w:rStyle w:val="a6"/>
                        <w:noProof/>
                      </w:rPr>
                    </w:rPrChange>
                  </w:rPr>
                  <w:delText>命名</w:delText>
                </w:r>
                <w:r w:rsidDel="0025594A">
                  <w:rPr>
                    <w:noProof/>
                    <w:webHidden/>
                  </w:rPr>
                  <w:tab/>
                </w:r>
                <w:r w:rsidR="002144F7" w:rsidDel="0025594A">
                  <w:rPr>
                    <w:noProof/>
                    <w:webHidden/>
                  </w:rPr>
                  <w:delText>46</w:delText>
                </w:r>
              </w:del>
            </w:p>
            <w:p w:rsidR="00786C9D" w:rsidDel="0025594A" w:rsidRDefault="00786C9D">
              <w:pPr>
                <w:pStyle w:val="20"/>
                <w:tabs>
                  <w:tab w:val="left" w:pos="1260"/>
                  <w:tab w:val="right" w:leader="dot" w:pos="9736"/>
                </w:tabs>
                <w:rPr>
                  <w:del w:id="962" w:author="Jamson" w:date="2018-11-01T10:45:00Z"/>
                  <w:noProof/>
                </w:rPr>
              </w:pPr>
              <w:del w:id="96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6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7.5</w:delText>
                </w:r>
                <w:r w:rsidDel="0025594A">
                  <w:rPr>
                    <w:noProof/>
                  </w:rPr>
                  <w:tab/>
                </w:r>
                <w:r w:rsidRPr="0025594A" w:rsidDel="0025594A">
                  <w:rPr>
                    <w:noProof/>
                    <w:rPrChange w:id="965" w:author="Jamson" w:date="2018-11-01T10:45:00Z">
                      <w:rPr>
                        <w:rStyle w:val="a6"/>
                        <w:noProof/>
                      </w:rPr>
                    </w:rPrChange>
                  </w:rPr>
                  <w:delText>类注解</w:delText>
                </w:r>
                <w:r w:rsidDel="0025594A">
                  <w:rPr>
                    <w:noProof/>
                    <w:webHidden/>
                  </w:rPr>
                  <w:tab/>
                </w:r>
                <w:r w:rsidR="002144F7" w:rsidDel="0025594A">
                  <w:rPr>
                    <w:noProof/>
                    <w:webHidden/>
                  </w:rPr>
                  <w:delText>46</w:delText>
                </w:r>
              </w:del>
            </w:p>
            <w:p w:rsidR="00786C9D" w:rsidDel="0025594A" w:rsidRDefault="00786C9D">
              <w:pPr>
                <w:pStyle w:val="20"/>
                <w:tabs>
                  <w:tab w:val="left" w:pos="1260"/>
                  <w:tab w:val="right" w:leader="dot" w:pos="9736"/>
                </w:tabs>
                <w:rPr>
                  <w:del w:id="966" w:author="Jamson" w:date="2018-11-01T10:45:00Z"/>
                  <w:noProof/>
                </w:rPr>
              </w:pPr>
              <w:del w:id="96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6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7.6</w:delText>
                </w:r>
                <w:r w:rsidDel="0025594A">
                  <w:rPr>
                    <w:noProof/>
                  </w:rPr>
                  <w:tab/>
                </w:r>
                <w:r w:rsidRPr="0025594A" w:rsidDel="0025594A">
                  <w:rPr>
                    <w:noProof/>
                    <w:rPrChange w:id="969" w:author="Jamson" w:date="2018-11-01T10:45:00Z">
                      <w:rPr>
                        <w:rStyle w:val="a6"/>
                        <w:noProof/>
                      </w:rPr>
                    </w:rPrChange>
                  </w:rPr>
                  <w:delText>继承类和实现接口</w:delText>
                </w:r>
                <w:r w:rsidDel="0025594A">
                  <w:rPr>
                    <w:noProof/>
                    <w:webHidden/>
                  </w:rPr>
                  <w:tab/>
                </w:r>
                <w:r w:rsidR="002144F7" w:rsidDel="0025594A">
                  <w:rPr>
                    <w:noProof/>
                    <w:webHidden/>
                  </w:rPr>
                  <w:delText>46</w:delText>
                </w:r>
              </w:del>
            </w:p>
            <w:p w:rsidR="00786C9D" w:rsidDel="0025594A" w:rsidRDefault="00786C9D">
              <w:pPr>
                <w:pStyle w:val="30"/>
                <w:tabs>
                  <w:tab w:val="left" w:pos="1680"/>
                  <w:tab w:val="right" w:leader="dot" w:pos="9736"/>
                </w:tabs>
                <w:rPr>
                  <w:del w:id="970" w:author="Jamson" w:date="2018-11-01T10:45:00Z"/>
                  <w:noProof/>
                </w:rPr>
              </w:pPr>
              <w:del w:id="971" w:author="Jamson" w:date="2018-11-01T10:45:00Z">
                <w:r w:rsidRPr="0025594A" w:rsidDel="0025594A">
                  <w:rPr>
                    <w:noProof/>
                    <w:lang w:bidi="x-none"/>
                    <w14:scene3d>
                      <w14:camera w14:prst="orthographicFront"/>
                      <w14:lightRig w14:rig="threePt" w14:dir="t">
                        <w14:rot w14:lat="0" w14:lon="0" w14:rev="0"/>
                      </w14:lightRig>
                    </w14:scene3d>
                    <w:rPrChange w:id="972" w:author="Jamson" w:date="2018-11-01T10:45:00Z">
                      <w:rPr>
                        <w:rStyle w:val="a6"/>
                        <w:noProof/>
                        <w:lang w:bidi="x-none"/>
                        <w14:scene3d>
                          <w14:camera w14:prst="orthographicFront"/>
                          <w14:lightRig w14:rig="threePt" w14:dir="t">
                            <w14:rot w14:lat="0" w14:lon="0" w14:rev="0"/>
                          </w14:lightRig>
                        </w14:scene3d>
                      </w:rPr>
                    </w:rPrChange>
                  </w:rPr>
                  <w:delText>7.6.1</w:delText>
                </w:r>
                <w:r w:rsidDel="0025594A">
                  <w:rPr>
                    <w:noProof/>
                  </w:rPr>
                  <w:tab/>
                </w:r>
                <w:r w:rsidRPr="0025594A" w:rsidDel="0025594A">
                  <w:rPr>
                    <w:noProof/>
                    <w:rPrChange w:id="973" w:author="Jamson" w:date="2018-11-01T10:45:00Z">
                      <w:rPr>
                        <w:rStyle w:val="a6"/>
                        <w:noProof/>
                      </w:rPr>
                    </w:rPrChange>
                  </w:rPr>
                  <w:delText>继承类</w:delText>
                </w:r>
                <w:r w:rsidDel="0025594A">
                  <w:rPr>
                    <w:noProof/>
                    <w:webHidden/>
                  </w:rPr>
                  <w:tab/>
                </w:r>
                <w:r w:rsidR="002144F7" w:rsidDel="0025594A">
                  <w:rPr>
                    <w:noProof/>
                    <w:webHidden/>
                  </w:rPr>
                  <w:delText>46</w:delText>
                </w:r>
              </w:del>
            </w:p>
            <w:p w:rsidR="00786C9D" w:rsidDel="0025594A" w:rsidRDefault="00786C9D">
              <w:pPr>
                <w:pStyle w:val="30"/>
                <w:tabs>
                  <w:tab w:val="left" w:pos="1680"/>
                  <w:tab w:val="right" w:leader="dot" w:pos="9736"/>
                </w:tabs>
                <w:rPr>
                  <w:del w:id="974" w:author="Jamson" w:date="2018-11-01T10:45:00Z"/>
                  <w:noProof/>
                </w:rPr>
              </w:pPr>
              <w:del w:id="975" w:author="Jamson" w:date="2018-11-01T10:45:00Z">
                <w:r w:rsidRPr="0025594A" w:rsidDel="0025594A">
                  <w:rPr>
                    <w:noProof/>
                    <w:lang w:bidi="x-none"/>
                    <w14:scene3d>
                      <w14:camera w14:prst="orthographicFront"/>
                      <w14:lightRig w14:rig="threePt" w14:dir="t">
                        <w14:rot w14:lat="0" w14:lon="0" w14:rev="0"/>
                      </w14:lightRig>
                    </w14:scene3d>
                    <w:rPrChange w:id="976" w:author="Jamson" w:date="2018-11-01T10:45:00Z">
                      <w:rPr>
                        <w:rStyle w:val="a6"/>
                        <w:noProof/>
                        <w:lang w:bidi="x-none"/>
                        <w14:scene3d>
                          <w14:camera w14:prst="orthographicFront"/>
                          <w14:lightRig w14:rig="threePt" w14:dir="t">
                            <w14:rot w14:lat="0" w14:lon="0" w14:rev="0"/>
                          </w14:lightRig>
                        </w14:scene3d>
                      </w:rPr>
                    </w:rPrChange>
                  </w:rPr>
                  <w:delText>7.6.2</w:delText>
                </w:r>
                <w:r w:rsidDel="0025594A">
                  <w:rPr>
                    <w:noProof/>
                  </w:rPr>
                  <w:tab/>
                </w:r>
                <w:r w:rsidRPr="0025594A" w:rsidDel="0025594A">
                  <w:rPr>
                    <w:noProof/>
                    <w:rPrChange w:id="977" w:author="Jamson" w:date="2018-11-01T10:45:00Z">
                      <w:rPr>
                        <w:rStyle w:val="a6"/>
                        <w:noProof/>
                      </w:rPr>
                    </w:rPrChange>
                  </w:rPr>
                  <w:delText>实现接口</w:delText>
                </w:r>
                <w:r w:rsidDel="0025594A">
                  <w:rPr>
                    <w:noProof/>
                    <w:webHidden/>
                  </w:rPr>
                  <w:tab/>
                </w:r>
                <w:r w:rsidR="002144F7" w:rsidDel="0025594A">
                  <w:rPr>
                    <w:noProof/>
                    <w:webHidden/>
                  </w:rPr>
                  <w:delText>46</w:delText>
                </w:r>
              </w:del>
            </w:p>
            <w:p w:rsidR="00786C9D" w:rsidDel="0025594A" w:rsidRDefault="00786C9D">
              <w:pPr>
                <w:pStyle w:val="20"/>
                <w:tabs>
                  <w:tab w:val="left" w:pos="1260"/>
                  <w:tab w:val="right" w:leader="dot" w:pos="9736"/>
                </w:tabs>
                <w:rPr>
                  <w:del w:id="978" w:author="Jamson" w:date="2018-11-01T10:45:00Z"/>
                  <w:noProof/>
                </w:rPr>
              </w:pPr>
              <w:del w:id="97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98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7.7</w:delText>
                </w:r>
                <w:r w:rsidDel="0025594A">
                  <w:rPr>
                    <w:noProof/>
                  </w:rPr>
                  <w:tab/>
                </w:r>
                <w:r w:rsidRPr="0025594A" w:rsidDel="0025594A">
                  <w:rPr>
                    <w:noProof/>
                    <w:rPrChange w:id="981" w:author="Jamson" w:date="2018-11-01T10:45:00Z">
                      <w:rPr>
                        <w:rStyle w:val="a6"/>
                        <w:noProof/>
                      </w:rPr>
                    </w:rPrChange>
                  </w:rPr>
                  <w:delText>编写代码</w:delText>
                </w:r>
                <w:r w:rsidDel="0025594A">
                  <w:rPr>
                    <w:noProof/>
                    <w:webHidden/>
                  </w:rPr>
                  <w:tab/>
                </w:r>
                <w:r w:rsidR="002144F7" w:rsidDel="0025594A">
                  <w:rPr>
                    <w:noProof/>
                    <w:webHidden/>
                  </w:rPr>
                  <w:delText>47</w:delText>
                </w:r>
              </w:del>
            </w:p>
            <w:p w:rsidR="00786C9D" w:rsidDel="0025594A" w:rsidRDefault="00786C9D">
              <w:pPr>
                <w:pStyle w:val="30"/>
                <w:tabs>
                  <w:tab w:val="left" w:pos="1680"/>
                  <w:tab w:val="right" w:leader="dot" w:pos="9736"/>
                </w:tabs>
                <w:rPr>
                  <w:del w:id="982" w:author="Jamson" w:date="2018-11-01T10:45:00Z"/>
                  <w:noProof/>
                </w:rPr>
              </w:pPr>
              <w:del w:id="983" w:author="Jamson" w:date="2018-11-01T10:45:00Z">
                <w:r w:rsidRPr="0025594A" w:rsidDel="0025594A">
                  <w:rPr>
                    <w:noProof/>
                    <w:lang w:bidi="x-none"/>
                    <w14:scene3d>
                      <w14:camera w14:prst="orthographicFront"/>
                      <w14:lightRig w14:rig="threePt" w14:dir="t">
                        <w14:rot w14:lat="0" w14:lon="0" w14:rev="0"/>
                      </w14:lightRig>
                    </w14:scene3d>
                    <w:rPrChange w:id="984" w:author="Jamson" w:date="2018-11-01T10:45:00Z">
                      <w:rPr>
                        <w:rStyle w:val="a6"/>
                        <w:noProof/>
                        <w:lang w:bidi="x-none"/>
                        <w14:scene3d>
                          <w14:camera w14:prst="orthographicFront"/>
                          <w14:lightRig w14:rig="threePt" w14:dir="t">
                            <w14:rot w14:lat="0" w14:lon="0" w14:rev="0"/>
                          </w14:lightRig>
                        </w14:scene3d>
                      </w:rPr>
                    </w:rPrChange>
                  </w:rPr>
                  <w:delText>7.7.1</w:delText>
                </w:r>
                <w:r w:rsidDel="0025594A">
                  <w:rPr>
                    <w:noProof/>
                  </w:rPr>
                  <w:tab/>
                </w:r>
                <w:r w:rsidRPr="0025594A" w:rsidDel="0025594A">
                  <w:rPr>
                    <w:noProof/>
                    <w:rPrChange w:id="985" w:author="Jamson" w:date="2018-11-01T10:45:00Z">
                      <w:rPr>
                        <w:rStyle w:val="a6"/>
                        <w:noProof/>
                      </w:rPr>
                    </w:rPrChange>
                  </w:rPr>
                  <w:delText>依赖注入</w:delText>
                </w:r>
                <w:r w:rsidDel="0025594A">
                  <w:rPr>
                    <w:noProof/>
                    <w:webHidden/>
                  </w:rPr>
                  <w:tab/>
                </w:r>
                <w:r w:rsidR="002144F7" w:rsidDel="0025594A">
                  <w:rPr>
                    <w:noProof/>
                    <w:webHidden/>
                  </w:rPr>
                  <w:delText>47</w:delText>
                </w:r>
              </w:del>
            </w:p>
            <w:p w:rsidR="00786C9D" w:rsidDel="0025594A" w:rsidRDefault="00786C9D">
              <w:pPr>
                <w:pStyle w:val="30"/>
                <w:tabs>
                  <w:tab w:val="left" w:pos="1680"/>
                  <w:tab w:val="right" w:leader="dot" w:pos="9736"/>
                </w:tabs>
                <w:rPr>
                  <w:del w:id="986" w:author="Jamson" w:date="2018-11-01T10:45:00Z"/>
                  <w:noProof/>
                </w:rPr>
              </w:pPr>
              <w:del w:id="987" w:author="Jamson" w:date="2018-11-01T10:45:00Z">
                <w:r w:rsidRPr="0025594A" w:rsidDel="0025594A">
                  <w:rPr>
                    <w:noProof/>
                    <w:lang w:bidi="x-none"/>
                    <w14:scene3d>
                      <w14:camera w14:prst="orthographicFront"/>
                      <w14:lightRig w14:rig="threePt" w14:dir="t">
                        <w14:rot w14:lat="0" w14:lon="0" w14:rev="0"/>
                      </w14:lightRig>
                    </w14:scene3d>
                    <w:rPrChange w:id="988" w:author="Jamson" w:date="2018-11-01T10:45:00Z">
                      <w:rPr>
                        <w:rStyle w:val="a6"/>
                        <w:noProof/>
                        <w:lang w:bidi="x-none"/>
                        <w14:scene3d>
                          <w14:camera w14:prst="orthographicFront"/>
                          <w14:lightRig w14:rig="threePt" w14:dir="t">
                            <w14:rot w14:lat="0" w14:lon="0" w14:rev="0"/>
                          </w14:lightRig>
                        </w14:scene3d>
                      </w:rPr>
                    </w:rPrChange>
                  </w:rPr>
                  <w:delText>7.7.2</w:delText>
                </w:r>
                <w:r w:rsidDel="0025594A">
                  <w:rPr>
                    <w:noProof/>
                  </w:rPr>
                  <w:tab/>
                </w:r>
                <w:r w:rsidRPr="0025594A" w:rsidDel="0025594A">
                  <w:rPr>
                    <w:noProof/>
                    <w:rPrChange w:id="989" w:author="Jamson" w:date="2018-11-01T10:45:00Z">
                      <w:rPr>
                        <w:rStyle w:val="a6"/>
                        <w:noProof/>
                      </w:rPr>
                    </w:rPrChange>
                  </w:rPr>
                  <w:delText>构造函数</w:delText>
                </w:r>
                <w:r w:rsidDel="0025594A">
                  <w:rPr>
                    <w:noProof/>
                    <w:webHidden/>
                  </w:rPr>
                  <w:tab/>
                </w:r>
                <w:r w:rsidR="002144F7" w:rsidDel="0025594A">
                  <w:rPr>
                    <w:noProof/>
                    <w:webHidden/>
                  </w:rPr>
                  <w:delText>47</w:delText>
                </w:r>
              </w:del>
            </w:p>
            <w:p w:rsidR="00786C9D" w:rsidDel="0025594A" w:rsidRDefault="00786C9D">
              <w:pPr>
                <w:pStyle w:val="30"/>
                <w:tabs>
                  <w:tab w:val="left" w:pos="1680"/>
                  <w:tab w:val="right" w:leader="dot" w:pos="9736"/>
                </w:tabs>
                <w:rPr>
                  <w:del w:id="990" w:author="Jamson" w:date="2018-11-01T10:45:00Z"/>
                  <w:noProof/>
                </w:rPr>
              </w:pPr>
              <w:del w:id="991" w:author="Jamson" w:date="2018-11-01T10:45:00Z">
                <w:r w:rsidRPr="0025594A" w:rsidDel="0025594A">
                  <w:rPr>
                    <w:noProof/>
                    <w:lang w:bidi="x-none"/>
                    <w14:scene3d>
                      <w14:camera w14:prst="orthographicFront"/>
                      <w14:lightRig w14:rig="threePt" w14:dir="t">
                        <w14:rot w14:lat="0" w14:lon="0" w14:rev="0"/>
                      </w14:lightRig>
                    </w14:scene3d>
                    <w:rPrChange w:id="992" w:author="Jamson" w:date="2018-11-01T10:45:00Z">
                      <w:rPr>
                        <w:rStyle w:val="a6"/>
                        <w:noProof/>
                        <w:lang w:bidi="x-none"/>
                        <w14:scene3d>
                          <w14:camera w14:prst="orthographicFront"/>
                          <w14:lightRig w14:rig="threePt" w14:dir="t">
                            <w14:rot w14:lat="0" w14:lon="0" w14:rev="0"/>
                          </w14:lightRig>
                        </w14:scene3d>
                      </w:rPr>
                    </w:rPrChange>
                  </w:rPr>
                  <w:delText>7.7.3</w:delText>
                </w:r>
                <w:r w:rsidDel="0025594A">
                  <w:rPr>
                    <w:noProof/>
                  </w:rPr>
                  <w:tab/>
                </w:r>
                <w:r w:rsidRPr="0025594A" w:rsidDel="0025594A">
                  <w:rPr>
                    <w:noProof/>
                    <w:rPrChange w:id="993" w:author="Jamson" w:date="2018-11-01T10:45:00Z">
                      <w:rPr>
                        <w:rStyle w:val="a6"/>
                        <w:noProof/>
                      </w:rPr>
                    </w:rPrChange>
                  </w:rPr>
                  <w:delText>事务控制</w:delText>
                </w:r>
                <w:r w:rsidDel="0025594A">
                  <w:rPr>
                    <w:noProof/>
                    <w:webHidden/>
                  </w:rPr>
                  <w:tab/>
                </w:r>
                <w:r w:rsidR="002144F7" w:rsidDel="0025594A">
                  <w:rPr>
                    <w:noProof/>
                    <w:webHidden/>
                  </w:rPr>
                  <w:delText>47</w:delText>
                </w:r>
              </w:del>
            </w:p>
            <w:p w:rsidR="00786C9D" w:rsidDel="0025594A" w:rsidRDefault="00786C9D">
              <w:pPr>
                <w:pStyle w:val="30"/>
                <w:tabs>
                  <w:tab w:val="left" w:pos="1680"/>
                  <w:tab w:val="right" w:leader="dot" w:pos="9736"/>
                </w:tabs>
                <w:rPr>
                  <w:del w:id="994" w:author="Jamson" w:date="2018-11-01T10:45:00Z"/>
                  <w:noProof/>
                </w:rPr>
              </w:pPr>
              <w:del w:id="995" w:author="Jamson" w:date="2018-11-01T10:45:00Z">
                <w:r w:rsidRPr="0025594A" w:rsidDel="0025594A">
                  <w:rPr>
                    <w:noProof/>
                    <w:lang w:bidi="x-none"/>
                    <w14:scene3d>
                      <w14:camera w14:prst="orthographicFront"/>
                      <w14:lightRig w14:rig="threePt" w14:dir="t">
                        <w14:rot w14:lat="0" w14:lon="0" w14:rev="0"/>
                      </w14:lightRig>
                    </w14:scene3d>
                    <w:rPrChange w:id="996" w:author="Jamson" w:date="2018-11-01T10:45:00Z">
                      <w:rPr>
                        <w:rStyle w:val="a6"/>
                        <w:noProof/>
                        <w:lang w:bidi="x-none"/>
                        <w14:scene3d>
                          <w14:camera w14:prst="orthographicFront"/>
                          <w14:lightRig w14:rig="threePt" w14:dir="t">
                            <w14:rot w14:lat="0" w14:lon="0" w14:rev="0"/>
                          </w14:lightRig>
                        </w14:scene3d>
                      </w:rPr>
                    </w:rPrChange>
                  </w:rPr>
                  <w:delText>7.7.4</w:delText>
                </w:r>
                <w:r w:rsidDel="0025594A">
                  <w:rPr>
                    <w:noProof/>
                  </w:rPr>
                  <w:tab/>
                </w:r>
                <w:r w:rsidRPr="0025594A" w:rsidDel="0025594A">
                  <w:rPr>
                    <w:noProof/>
                    <w:rPrChange w:id="997" w:author="Jamson" w:date="2018-11-01T10:45:00Z">
                      <w:rPr>
                        <w:rStyle w:val="a6"/>
                        <w:noProof/>
                      </w:rPr>
                    </w:rPrChange>
                  </w:rPr>
                  <w:delText>给号器代码</w:delText>
                </w:r>
                <w:r w:rsidDel="0025594A">
                  <w:rPr>
                    <w:noProof/>
                    <w:webHidden/>
                  </w:rPr>
                  <w:tab/>
                </w:r>
                <w:r w:rsidR="002144F7" w:rsidDel="0025594A">
                  <w:rPr>
                    <w:noProof/>
                    <w:webHidden/>
                  </w:rPr>
                  <w:delText>47</w:delText>
                </w:r>
              </w:del>
            </w:p>
            <w:p w:rsidR="00786C9D" w:rsidDel="0025594A" w:rsidRDefault="00786C9D">
              <w:pPr>
                <w:pStyle w:val="30"/>
                <w:tabs>
                  <w:tab w:val="left" w:pos="1680"/>
                  <w:tab w:val="right" w:leader="dot" w:pos="9736"/>
                </w:tabs>
                <w:rPr>
                  <w:del w:id="998" w:author="Jamson" w:date="2018-11-01T10:45:00Z"/>
                  <w:noProof/>
                </w:rPr>
              </w:pPr>
              <w:del w:id="999" w:author="Jamson" w:date="2018-11-01T10:45:00Z">
                <w:r w:rsidRPr="0025594A" w:rsidDel="0025594A">
                  <w:rPr>
                    <w:noProof/>
                    <w:lang w:bidi="x-none"/>
                    <w14:scene3d>
                      <w14:camera w14:prst="orthographicFront"/>
                      <w14:lightRig w14:rig="threePt" w14:dir="t">
                        <w14:rot w14:lat="0" w14:lon="0" w14:rev="0"/>
                      </w14:lightRig>
                    </w14:scene3d>
                    <w:rPrChange w:id="1000" w:author="Jamson" w:date="2018-11-01T10:45:00Z">
                      <w:rPr>
                        <w:rStyle w:val="a6"/>
                        <w:noProof/>
                        <w:lang w:bidi="x-none"/>
                        <w14:scene3d>
                          <w14:camera w14:prst="orthographicFront"/>
                          <w14:lightRig w14:rig="threePt" w14:dir="t">
                            <w14:rot w14:lat="0" w14:lon="0" w14:rev="0"/>
                          </w14:lightRig>
                        </w14:scene3d>
                      </w:rPr>
                    </w:rPrChange>
                  </w:rPr>
                  <w:delText>7.7.5</w:delText>
                </w:r>
                <w:r w:rsidDel="0025594A">
                  <w:rPr>
                    <w:noProof/>
                  </w:rPr>
                  <w:tab/>
                </w:r>
                <w:r w:rsidRPr="0025594A" w:rsidDel="0025594A">
                  <w:rPr>
                    <w:noProof/>
                    <w:rPrChange w:id="1001" w:author="Jamson" w:date="2018-11-01T10:45:00Z">
                      <w:rPr>
                        <w:rStyle w:val="a6"/>
                        <w:noProof/>
                      </w:rPr>
                    </w:rPrChange>
                  </w:rPr>
                  <w:delText>业务缓存</w:delText>
                </w:r>
                <w:r w:rsidDel="0025594A">
                  <w:rPr>
                    <w:noProof/>
                    <w:webHidden/>
                  </w:rPr>
                  <w:tab/>
                </w:r>
                <w:r w:rsidR="002144F7" w:rsidDel="0025594A">
                  <w:rPr>
                    <w:noProof/>
                    <w:webHidden/>
                  </w:rPr>
                  <w:delText>48</w:delText>
                </w:r>
              </w:del>
            </w:p>
            <w:p w:rsidR="00786C9D" w:rsidDel="0025594A" w:rsidRDefault="00786C9D">
              <w:pPr>
                <w:pStyle w:val="30"/>
                <w:tabs>
                  <w:tab w:val="left" w:pos="1680"/>
                  <w:tab w:val="right" w:leader="dot" w:pos="9736"/>
                </w:tabs>
                <w:rPr>
                  <w:del w:id="1002" w:author="Jamson" w:date="2018-11-01T10:45:00Z"/>
                  <w:noProof/>
                </w:rPr>
              </w:pPr>
              <w:del w:id="1003" w:author="Jamson" w:date="2018-11-01T10:45:00Z">
                <w:r w:rsidRPr="0025594A" w:rsidDel="0025594A">
                  <w:rPr>
                    <w:noProof/>
                    <w:lang w:bidi="x-none"/>
                    <w14:scene3d>
                      <w14:camera w14:prst="orthographicFront"/>
                      <w14:lightRig w14:rig="threePt" w14:dir="t">
                        <w14:rot w14:lat="0" w14:lon="0" w14:rev="0"/>
                      </w14:lightRig>
                    </w14:scene3d>
                    <w:rPrChange w:id="1004" w:author="Jamson" w:date="2018-11-01T10:45:00Z">
                      <w:rPr>
                        <w:rStyle w:val="a6"/>
                        <w:noProof/>
                        <w:lang w:bidi="x-none"/>
                        <w14:scene3d>
                          <w14:camera w14:prst="orthographicFront"/>
                          <w14:lightRig w14:rig="threePt" w14:dir="t">
                            <w14:rot w14:lat="0" w14:lon="0" w14:rev="0"/>
                          </w14:lightRig>
                        </w14:scene3d>
                      </w:rPr>
                    </w:rPrChange>
                  </w:rPr>
                  <w:delText>7.7.6</w:delText>
                </w:r>
                <w:r w:rsidDel="0025594A">
                  <w:rPr>
                    <w:noProof/>
                  </w:rPr>
                  <w:tab/>
                </w:r>
                <w:r w:rsidRPr="0025594A" w:rsidDel="0025594A">
                  <w:rPr>
                    <w:noProof/>
                    <w:rPrChange w:id="1005" w:author="Jamson" w:date="2018-11-01T10:45:00Z">
                      <w:rPr>
                        <w:rStyle w:val="a6"/>
                        <w:noProof/>
                      </w:rPr>
                    </w:rPrChange>
                  </w:rPr>
                  <w:delText>清除缓存</w:delText>
                </w:r>
                <w:r w:rsidDel="0025594A">
                  <w:rPr>
                    <w:noProof/>
                    <w:webHidden/>
                  </w:rPr>
                  <w:tab/>
                </w:r>
                <w:r w:rsidR="002144F7" w:rsidDel="0025594A">
                  <w:rPr>
                    <w:noProof/>
                    <w:webHidden/>
                  </w:rPr>
                  <w:delText>48</w:delText>
                </w:r>
              </w:del>
            </w:p>
            <w:p w:rsidR="00786C9D" w:rsidDel="0025594A" w:rsidRDefault="00786C9D">
              <w:pPr>
                <w:pStyle w:val="20"/>
                <w:tabs>
                  <w:tab w:val="left" w:pos="1260"/>
                  <w:tab w:val="right" w:leader="dot" w:pos="9736"/>
                </w:tabs>
                <w:rPr>
                  <w:del w:id="1006" w:author="Jamson" w:date="2018-11-01T10:45:00Z"/>
                  <w:noProof/>
                </w:rPr>
              </w:pPr>
              <w:del w:id="100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0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7.8</w:delText>
                </w:r>
                <w:r w:rsidDel="0025594A">
                  <w:rPr>
                    <w:noProof/>
                  </w:rPr>
                  <w:tab/>
                </w:r>
                <w:r w:rsidRPr="0025594A" w:rsidDel="0025594A">
                  <w:rPr>
                    <w:noProof/>
                    <w:rPrChange w:id="1009" w:author="Jamson" w:date="2018-11-01T10:45:00Z">
                      <w:rPr>
                        <w:rStyle w:val="a6"/>
                        <w:noProof/>
                      </w:rPr>
                    </w:rPrChange>
                  </w:rPr>
                  <w:delText>资源</w:delText>
                </w:r>
                <w:r w:rsidDel="0025594A">
                  <w:rPr>
                    <w:noProof/>
                    <w:webHidden/>
                  </w:rPr>
                  <w:tab/>
                </w:r>
                <w:r w:rsidR="002144F7" w:rsidDel="0025594A">
                  <w:rPr>
                    <w:noProof/>
                    <w:webHidden/>
                  </w:rPr>
                  <w:delText>48</w:delText>
                </w:r>
              </w:del>
            </w:p>
            <w:p w:rsidR="00786C9D" w:rsidDel="0025594A" w:rsidRDefault="00786C9D">
              <w:pPr>
                <w:pStyle w:val="20"/>
                <w:tabs>
                  <w:tab w:val="left" w:pos="1260"/>
                  <w:tab w:val="right" w:leader="dot" w:pos="9736"/>
                </w:tabs>
                <w:rPr>
                  <w:del w:id="1010" w:author="Jamson" w:date="2018-11-01T10:45:00Z"/>
                  <w:noProof/>
                </w:rPr>
              </w:pPr>
              <w:del w:id="101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1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7.9</w:delText>
                </w:r>
                <w:r w:rsidDel="0025594A">
                  <w:rPr>
                    <w:noProof/>
                  </w:rPr>
                  <w:tab/>
                </w:r>
                <w:r w:rsidRPr="0025594A" w:rsidDel="0025594A">
                  <w:rPr>
                    <w:noProof/>
                    <w:rPrChange w:id="1013" w:author="Jamson" w:date="2018-11-01T10:45:00Z">
                      <w:rPr>
                        <w:rStyle w:val="a6"/>
                        <w:noProof/>
                      </w:rPr>
                    </w:rPrChange>
                  </w:rPr>
                  <w:delText>单元测试</w:delText>
                </w:r>
                <w:r w:rsidDel="0025594A">
                  <w:rPr>
                    <w:noProof/>
                    <w:webHidden/>
                  </w:rPr>
                  <w:tab/>
                </w:r>
                <w:r w:rsidR="002144F7" w:rsidDel="0025594A">
                  <w:rPr>
                    <w:noProof/>
                    <w:webHidden/>
                  </w:rPr>
                  <w:delText>48</w:delText>
                </w:r>
              </w:del>
            </w:p>
            <w:p w:rsidR="00786C9D" w:rsidDel="0025594A" w:rsidRDefault="00786C9D">
              <w:pPr>
                <w:pStyle w:val="30"/>
                <w:tabs>
                  <w:tab w:val="left" w:pos="1680"/>
                  <w:tab w:val="right" w:leader="dot" w:pos="9736"/>
                </w:tabs>
                <w:rPr>
                  <w:del w:id="1014" w:author="Jamson" w:date="2018-11-01T10:45:00Z"/>
                  <w:noProof/>
                </w:rPr>
              </w:pPr>
              <w:del w:id="1015" w:author="Jamson" w:date="2018-11-01T10:45:00Z">
                <w:r w:rsidRPr="0025594A" w:rsidDel="0025594A">
                  <w:rPr>
                    <w:noProof/>
                    <w:lang w:bidi="x-none"/>
                    <w14:scene3d>
                      <w14:camera w14:prst="orthographicFront"/>
                      <w14:lightRig w14:rig="threePt" w14:dir="t">
                        <w14:rot w14:lat="0" w14:lon="0" w14:rev="0"/>
                      </w14:lightRig>
                    </w14:scene3d>
                    <w:rPrChange w:id="1016" w:author="Jamson" w:date="2018-11-01T10:45:00Z">
                      <w:rPr>
                        <w:rStyle w:val="a6"/>
                        <w:noProof/>
                        <w:lang w:bidi="x-none"/>
                        <w14:scene3d>
                          <w14:camera w14:prst="orthographicFront"/>
                          <w14:lightRig w14:rig="threePt" w14:dir="t">
                            <w14:rot w14:lat="0" w14:lon="0" w14:rev="0"/>
                          </w14:lightRig>
                        </w14:scene3d>
                      </w:rPr>
                    </w:rPrChange>
                  </w:rPr>
                  <w:delText>7.9.1</w:delText>
                </w:r>
                <w:r w:rsidDel="0025594A">
                  <w:rPr>
                    <w:noProof/>
                  </w:rPr>
                  <w:tab/>
                </w:r>
                <w:r w:rsidRPr="0025594A" w:rsidDel="0025594A">
                  <w:rPr>
                    <w:noProof/>
                    <w:rPrChange w:id="1017" w:author="Jamson" w:date="2018-11-01T10:45:00Z">
                      <w:rPr>
                        <w:rStyle w:val="a6"/>
                        <w:noProof/>
                      </w:rPr>
                    </w:rPrChange>
                  </w:rPr>
                  <w:delText>测试基类</w:delText>
                </w:r>
                <w:r w:rsidDel="0025594A">
                  <w:rPr>
                    <w:noProof/>
                    <w:webHidden/>
                  </w:rPr>
                  <w:tab/>
                </w:r>
                <w:r w:rsidR="002144F7" w:rsidDel="0025594A">
                  <w:rPr>
                    <w:noProof/>
                    <w:webHidden/>
                  </w:rPr>
                  <w:delText>48</w:delText>
                </w:r>
              </w:del>
            </w:p>
            <w:p w:rsidR="00786C9D" w:rsidDel="0025594A" w:rsidRDefault="00786C9D">
              <w:pPr>
                <w:pStyle w:val="30"/>
                <w:tabs>
                  <w:tab w:val="left" w:pos="1680"/>
                  <w:tab w:val="right" w:leader="dot" w:pos="9736"/>
                </w:tabs>
                <w:rPr>
                  <w:del w:id="1018" w:author="Jamson" w:date="2018-11-01T10:45:00Z"/>
                  <w:noProof/>
                </w:rPr>
              </w:pPr>
              <w:del w:id="1019" w:author="Jamson" w:date="2018-11-01T10:45:00Z">
                <w:r w:rsidRPr="0025594A" w:rsidDel="0025594A">
                  <w:rPr>
                    <w:noProof/>
                    <w:lang w:bidi="x-none"/>
                    <w14:scene3d>
                      <w14:camera w14:prst="orthographicFront"/>
                      <w14:lightRig w14:rig="threePt" w14:dir="t">
                        <w14:rot w14:lat="0" w14:lon="0" w14:rev="0"/>
                      </w14:lightRig>
                    </w14:scene3d>
                    <w:rPrChange w:id="1020" w:author="Jamson" w:date="2018-11-01T10:45:00Z">
                      <w:rPr>
                        <w:rStyle w:val="a6"/>
                        <w:noProof/>
                        <w:lang w:bidi="x-none"/>
                        <w14:scene3d>
                          <w14:camera w14:prst="orthographicFront"/>
                          <w14:lightRig w14:rig="threePt" w14:dir="t">
                            <w14:rot w14:lat="0" w14:lon="0" w14:rev="0"/>
                          </w14:lightRig>
                        </w14:scene3d>
                      </w:rPr>
                    </w:rPrChange>
                  </w:rPr>
                  <w:delText>7.9.2</w:delText>
                </w:r>
                <w:r w:rsidDel="0025594A">
                  <w:rPr>
                    <w:noProof/>
                  </w:rPr>
                  <w:tab/>
                </w:r>
                <w:r w:rsidRPr="0025594A" w:rsidDel="0025594A">
                  <w:rPr>
                    <w:noProof/>
                    <w:rPrChange w:id="1021" w:author="Jamson" w:date="2018-11-01T10:45:00Z">
                      <w:rPr>
                        <w:rStyle w:val="a6"/>
                        <w:noProof/>
                      </w:rPr>
                    </w:rPrChange>
                  </w:rPr>
                  <w:delText>测试类</w:delText>
                </w:r>
                <w:r w:rsidDel="0025594A">
                  <w:rPr>
                    <w:noProof/>
                    <w:webHidden/>
                  </w:rPr>
                  <w:tab/>
                </w:r>
                <w:r w:rsidR="002144F7" w:rsidDel="0025594A">
                  <w:rPr>
                    <w:noProof/>
                    <w:webHidden/>
                  </w:rPr>
                  <w:delText>49</w:delText>
                </w:r>
              </w:del>
            </w:p>
            <w:p w:rsidR="00786C9D" w:rsidDel="0025594A" w:rsidRDefault="00786C9D">
              <w:pPr>
                <w:pStyle w:val="10"/>
                <w:tabs>
                  <w:tab w:val="left" w:pos="420"/>
                  <w:tab w:val="right" w:leader="dot" w:pos="9736"/>
                </w:tabs>
                <w:rPr>
                  <w:del w:id="1022" w:author="Jamson" w:date="2018-11-01T10:45:00Z"/>
                  <w:rFonts w:cstheme="minorBidi"/>
                  <w:noProof/>
                  <w:kern w:val="2"/>
                  <w:sz w:val="21"/>
                </w:rPr>
              </w:pPr>
              <w:del w:id="1023" w:author="Jamson" w:date="2018-11-01T10:45:00Z">
                <w:r w:rsidRPr="0025594A" w:rsidDel="0025594A">
                  <w:rPr>
                    <w:noProof/>
                    <w:rPrChange w:id="1024" w:author="Jamson" w:date="2018-11-01T10:45:00Z">
                      <w:rPr>
                        <w:rStyle w:val="a6"/>
                        <w:noProof/>
                      </w:rPr>
                    </w:rPrChange>
                  </w:rPr>
                  <w:delText>8</w:delText>
                </w:r>
                <w:r w:rsidDel="0025594A">
                  <w:rPr>
                    <w:rFonts w:cstheme="minorBidi"/>
                    <w:noProof/>
                    <w:kern w:val="2"/>
                    <w:sz w:val="21"/>
                  </w:rPr>
                  <w:tab/>
                </w:r>
                <w:r w:rsidRPr="0025594A" w:rsidDel="0025594A">
                  <w:rPr>
                    <w:noProof/>
                    <w:rPrChange w:id="1025" w:author="Jamson" w:date="2018-11-01T10:45:00Z">
                      <w:rPr>
                        <w:rStyle w:val="a6"/>
                        <w:noProof/>
                      </w:rPr>
                    </w:rPrChange>
                  </w:rPr>
                  <w:delText>Web</w:delText>
                </w:r>
                <w:r w:rsidDel="0025594A">
                  <w:rPr>
                    <w:noProof/>
                    <w:webHidden/>
                  </w:rPr>
                  <w:tab/>
                </w:r>
                <w:r w:rsidR="002144F7" w:rsidDel="0025594A">
                  <w:rPr>
                    <w:noProof/>
                    <w:webHidden/>
                  </w:rPr>
                  <w:delText>50</w:delText>
                </w:r>
              </w:del>
            </w:p>
            <w:p w:rsidR="00786C9D" w:rsidDel="0025594A" w:rsidRDefault="00786C9D">
              <w:pPr>
                <w:pStyle w:val="20"/>
                <w:tabs>
                  <w:tab w:val="left" w:pos="1260"/>
                  <w:tab w:val="right" w:leader="dot" w:pos="9736"/>
                </w:tabs>
                <w:rPr>
                  <w:del w:id="1026" w:author="Jamson" w:date="2018-11-01T10:45:00Z"/>
                  <w:noProof/>
                </w:rPr>
              </w:pPr>
              <w:del w:id="102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2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8.1</w:delText>
                </w:r>
                <w:r w:rsidDel="0025594A">
                  <w:rPr>
                    <w:noProof/>
                  </w:rPr>
                  <w:tab/>
                </w:r>
                <w:r w:rsidRPr="0025594A" w:rsidDel="0025594A">
                  <w:rPr>
                    <w:noProof/>
                    <w:rPrChange w:id="1029" w:author="Jamson" w:date="2018-11-01T10:45:00Z">
                      <w:rPr>
                        <w:rStyle w:val="a6"/>
                        <w:noProof/>
                      </w:rPr>
                    </w:rPrChange>
                  </w:rPr>
                  <w:delText>概述</w:delText>
                </w:r>
                <w:r w:rsidDel="0025594A">
                  <w:rPr>
                    <w:noProof/>
                    <w:webHidden/>
                  </w:rPr>
                  <w:tab/>
                </w:r>
                <w:r w:rsidR="002144F7" w:rsidDel="0025594A">
                  <w:rPr>
                    <w:noProof/>
                    <w:webHidden/>
                  </w:rPr>
                  <w:delText>50</w:delText>
                </w:r>
              </w:del>
            </w:p>
            <w:p w:rsidR="00786C9D" w:rsidDel="0025594A" w:rsidRDefault="00786C9D">
              <w:pPr>
                <w:pStyle w:val="20"/>
                <w:tabs>
                  <w:tab w:val="left" w:pos="1260"/>
                  <w:tab w:val="right" w:leader="dot" w:pos="9736"/>
                </w:tabs>
                <w:rPr>
                  <w:del w:id="1030" w:author="Jamson" w:date="2018-11-01T10:45:00Z"/>
                  <w:noProof/>
                </w:rPr>
              </w:pPr>
              <w:del w:id="1031"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32"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8.2</w:delText>
                </w:r>
                <w:r w:rsidDel="0025594A">
                  <w:rPr>
                    <w:noProof/>
                  </w:rPr>
                  <w:tab/>
                </w:r>
                <w:r w:rsidRPr="0025594A" w:rsidDel="0025594A">
                  <w:rPr>
                    <w:noProof/>
                    <w:rPrChange w:id="1033" w:author="Jamson" w:date="2018-11-01T10:45:00Z">
                      <w:rPr>
                        <w:rStyle w:val="a6"/>
                        <w:noProof/>
                      </w:rPr>
                    </w:rPrChange>
                  </w:rPr>
                  <w:delText>配置文件build.gradle</w:delText>
                </w:r>
                <w:r w:rsidDel="0025594A">
                  <w:rPr>
                    <w:noProof/>
                    <w:webHidden/>
                  </w:rPr>
                  <w:tab/>
                </w:r>
                <w:r w:rsidR="002144F7" w:rsidDel="0025594A">
                  <w:rPr>
                    <w:noProof/>
                    <w:webHidden/>
                  </w:rPr>
                  <w:delText>51</w:delText>
                </w:r>
              </w:del>
            </w:p>
            <w:p w:rsidR="00786C9D" w:rsidDel="0025594A" w:rsidRDefault="00786C9D">
              <w:pPr>
                <w:pStyle w:val="30"/>
                <w:tabs>
                  <w:tab w:val="left" w:pos="1680"/>
                  <w:tab w:val="right" w:leader="dot" w:pos="9736"/>
                </w:tabs>
                <w:rPr>
                  <w:del w:id="1034" w:author="Jamson" w:date="2018-11-01T10:45:00Z"/>
                  <w:noProof/>
                </w:rPr>
              </w:pPr>
              <w:del w:id="1035" w:author="Jamson" w:date="2018-11-01T10:45:00Z">
                <w:r w:rsidRPr="0025594A" w:rsidDel="0025594A">
                  <w:rPr>
                    <w:noProof/>
                    <w:lang w:bidi="x-none"/>
                    <w14:scene3d>
                      <w14:camera w14:prst="orthographicFront"/>
                      <w14:lightRig w14:rig="threePt" w14:dir="t">
                        <w14:rot w14:lat="0" w14:lon="0" w14:rev="0"/>
                      </w14:lightRig>
                    </w14:scene3d>
                    <w:rPrChange w:id="1036" w:author="Jamson" w:date="2018-11-01T10:45:00Z">
                      <w:rPr>
                        <w:rStyle w:val="a6"/>
                        <w:noProof/>
                        <w:lang w:bidi="x-none"/>
                        <w14:scene3d>
                          <w14:camera w14:prst="orthographicFront"/>
                          <w14:lightRig w14:rig="threePt" w14:dir="t">
                            <w14:rot w14:lat="0" w14:lon="0" w14:rev="0"/>
                          </w14:lightRig>
                        </w14:scene3d>
                      </w:rPr>
                    </w:rPrChange>
                  </w:rPr>
                  <w:delText>8.2.1</w:delText>
                </w:r>
                <w:r w:rsidDel="0025594A">
                  <w:rPr>
                    <w:noProof/>
                  </w:rPr>
                  <w:tab/>
                </w:r>
                <w:r w:rsidRPr="0025594A" w:rsidDel="0025594A">
                  <w:rPr>
                    <w:noProof/>
                    <w:rPrChange w:id="1037" w:author="Jamson" w:date="2018-11-01T10:45:00Z">
                      <w:rPr>
                        <w:rStyle w:val="a6"/>
                        <w:noProof/>
                      </w:rPr>
                    </w:rPrChange>
                  </w:rPr>
                  <w:delText>编码</w:delText>
                </w:r>
                <w:r w:rsidDel="0025594A">
                  <w:rPr>
                    <w:noProof/>
                    <w:webHidden/>
                  </w:rPr>
                  <w:tab/>
                </w:r>
                <w:r w:rsidR="002144F7" w:rsidDel="0025594A">
                  <w:rPr>
                    <w:noProof/>
                    <w:webHidden/>
                  </w:rPr>
                  <w:delText>51</w:delText>
                </w:r>
              </w:del>
            </w:p>
            <w:p w:rsidR="00786C9D" w:rsidDel="0025594A" w:rsidRDefault="00786C9D">
              <w:pPr>
                <w:pStyle w:val="30"/>
                <w:tabs>
                  <w:tab w:val="left" w:pos="1680"/>
                  <w:tab w:val="right" w:leader="dot" w:pos="9736"/>
                </w:tabs>
                <w:rPr>
                  <w:del w:id="1038" w:author="Jamson" w:date="2018-11-01T10:45:00Z"/>
                  <w:noProof/>
                </w:rPr>
              </w:pPr>
              <w:del w:id="1039" w:author="Jamson" w:date="2018-11-01T10:45:00Z">
                <w:r w:rsidRPr="0025594A" w:rsidDel="0025594A">
                  <w:rPr>
                    <w:noProof/>
                    <w:lang w:bidi="x-none"/>
                    <w14:scene3d>
                      <w14:camera w14:prst="orthographicFront"/>
                      <w14:lightRig w14:rig="threePt" w14:dir="t">
                        <w14:rot w14:lat="0" w14:lon="0" w14:rev="0"/>
                      </w14:lightRig>
                    </w14:scene3d>
                    <w:rPrChange w:id="1040" w:author="Jamson" w:date="2018-11-01T10:45:00Z">
                      <w:rPr>
                        <w:rStyle w:val="a6"/>
                        <w:noProof/>
                        <w:lang w:bidi="x-none"/>
                        <w14:scene3d>
                          <w14:camera w14:prst="orthographicFront"/>
                          <w14:lightRig w14:rig="threePt" w14:dir="t">
                            <w14:rot w14:lat="0" w14:lon="0" w14:rev="0"/>
                          </w14:lightRig>
                        </w14:scene3d>
                      </w:rPr>
                    </w:rPrChange>
                  </w:rPr>
                  <w:delText>8.2.2</w:delText>
                </w:r>
                <w:r w:rsidDel="0025594A">
                  <w:rPr>
                    <w:noProof/>
                  </w:rPr>
                  <w:tab/>
                </w:r>
                <w:r w:rsidRPr="0025594A" w:rsidDel="0025594A">
                  <w:rPr>
                    <w:noProof/>
                    <w:rPrChange w:id="1041" w:author="Jamson" w:date="2018-11-01T10:45:00Z">
                      <w:rPr>
                        <w:rStyle w:val="a6"/>
                        <w:noProof/>
                      </w:rPr>
                    </w:rPrChange>
                  </w:rPr>
                  <w:delText>插件</w:delText>
                </w:r>
                <w:r w:rsidDel="0025594A">
                  <w:rPr>
                    <w:noProof/>
                    <w:webHidden/>
                  </w:rPr>
                  <w:tab/>
                </w:r>
                <w:r w:rsidR="002144F7" w:rsidDel="0025594A">
                  <w:rPr>
                    <w:noProof/>
                    <w:webHidden/>
                  </w:rPr>
                  <w:delText>51</w:delText>
                </w:r>
              </w:del>
            </w:p>
            <w:p w:rsidR="00786C9D" w:rsidDel="0025594A" w:rsidRDefault="00786C9D">
              <w:pPr>
                <w:pStyle w:val="30"/>
                <w:tabs>
                  <w:tab w:val="left" w:pos="1680"/>
                  <w:tab w:val="right" w:leader="dot" w:pos="9736"/>
                </w:tabs>
                <w:rPr>
                  <w:del w:id="1042" w:author="Jamson" w:date="2018-11-01T10:45:00Z"/>
                  <w:noProof/>
                </w:rPr>
              </w:pPr>
              <w:del w:id="1043" w:author="Jamson" w:date="2018-11-01T10:45:00Z">
                <w:r w:rsidRPr="0025594A" w:rsidDel="0025594A">
                  <w:rPr>
                    <w:noProof/>
                    <w:lang w:bidi="x-none"/>
                    <w14:scene3d>
                      <w14:camera w14:prst="orthographicFront"/>
                      <w14:lightRig w14:rig="threePt" w14:dir="t">
                        <w14:rot w14:lat="0" w14:lon="0" w14:rev="0"/>
                      </w14:lightRig>
                    </w14:scene3d>
                    <w:rPrChange w:id="1044" w:author="Jamson" w:date="2018-11-01T10:45:00Z">
                      <w:rPr>
                        <w:rStyle w:val="a6"/>
                        <w:noProof/>
                        <w:lang w:bidi="x-none"/>
                        <w14:scene3d>
                          <w14:camera w14:prst="orthographicFront"/>
                          <w14:lightRig w14:rig="threePt" w14:dir="t">
                            <w14:rot w14:lat="0" w14:lon="0" w14:rev="0"/>
                          </w14:lightRig>
                        </w14:scene3d>
                      </w:rPr>
                    </w:rPrChange>
                  </w:rPr>
                  <w:delText>8.2.3</w:delText>
                </w:r>
                <w:r w:rsidDel="0025594A">
                  <w:rPr>
                    <w:noProof/>
                  </w:rPr>
                  <w:tab/>
                </w:r>
                <w:r w:rsidRPr="0025594A" w:rsidDel="0025594A">
                  <w:rPr>
                    <w:noProof/>
                    <w:rPrChange w:id="1045" w:author="Jamson" w:date="2018-11-01T10:45:00Z">
                      <w:rPr>
                        <w:rStyle w:val="a6"/>
                        <w:noProof/>
                      </w:rPr>
                    </w:rPrChange>
                  </w:rPr>
                  <w:delText>War包名称和路径</w:delText>
                </w:r>
                <w:r w:rsidDel="0025594A">
                  <w:rPr>
                    <w:noProof/>
                    <w:webHidden/>
                  </w:rPr>
                  <w:tab/>
                </w:r>
                <w:r w:rsidR="002144F7" w:rsidDel="0025594A">
                  <w:rPr>
                    <w:noProof/>
                    <w:webHidden/>
                  </w:rPr>
                  <w:delText>51</w:delText>
                </w:r>
              </w:del>
            </w:p>
            <w:p w:rsidR="00786C9D" w:rsidDel="0025594A" w:rsidRDefault="00786C9D">
              <w:pPr>
                <w:pStyle w:val="30"/>
                <w:tabs>
                  <w:tab w:val="left" w:pos="1680"/>
                  <w:tab w:val="right" w:leader="dot" w:pos="9736"/>
                </w:tabs>
                <w:rPr>
                  <w:del w:id="1046" w:author="Jamson" w:date="2018-11-01T10:45:00Z"/>
                  <w:noProof/>
                </w:rPr>
              </w:pPr>
              <w:del w:id="1047" w:author="Jamson" w:date="2018-11-01T10:45:00Z">
                <w:r w:rsidRPr="0025594A" w:rsidDel="0025594A">
                  <w:rPr>
                    <w:noProof/>
                    <w:lang w:bidi="x-none"/>
                    <w14:scene3d>
                      <w14:camera w14:prst="orthographicFront"/>
                      <w14:lightRig w14:rig="threePt" w14:dir="t">
                        <w14:rot w14:lat="0" w14:lon="0" w14:rev="0"/>
                      </w14:lightRig>
                    </w14:scene3d>
                    <w:rPrChange w:id="1048" w:author="Jamson" w:date="2018-11-01T10:45:00Z">
                      <w:rPr>
                        <w:rStyle w:val="a6"/>
                        <w:noProof/>
                        <w:lang w:bidi="x-none"/>
                        <w14:scene3d>
                          <w14:camera w14:prst="orthographicFront"/>
                          <w14:lightRig w14:rig="threePt" w14:dir="t">
                            <w14:rot w14:lat="0" w14:lon="0" w14:rev="0"/>
                          </w14:lightRig>
                        </w14:scene3d>
                      </w:rPr>
                    </w:rPrChange>
                  </w:rPr>
                  <w:delText>8.2.4</w:delText>
                </w:r>
                <w:r w:rsidDel="0025594A">
                  <w:rPr>
                    <w:noProof/>
                  </w:rPr>
                  <w:tab/>
                </w:r>
                <w:r w:rsidRPr="0025594A" w:rsidDel="0025594A">
                  <w:rPr>
                    <w:noProof/>
                    <w:rPrChange w:id="1049" w:author="Jamson" w:date="2018-11-01T10:45:00Z">
                      <w:rPr>
                        <w:rStyle w:val="a6"/>
                        <w:noProof/>
                      </w:rPr>
                    </w:rPrChange>
                  </w:rPr>
                  <w:delText>添加依赖</w:delText>
                </w:r>
                <w:r w:rsidDel="0025594A">
                  <w:rPr>
                    <w:noProof/>
                    <w:webHidden/>
                  </w:rPr>
                  <w:tab/>
                </w:r>
                <w:r w:rsidR="002144F7" w:rsidDel="0025594A">
                  <w:rPr>
                    <w:noProof/>
                    <w:webHidden/>
                  </w:rPr>
                  <w:delText>51</w:delText>
                </w:r>
              </w:del>
            </w:p>
            <w:p w:rsidR="00786C9D" w:rsidDel="0025594A" w:rsidRDefault="00786C9D">
              <w:pPr>
                <w:pStyle w:val="30"/>
                <w:tabs>
                  <w:tab w:val="left" w:pos="1680"/>
                  <w:tab w:val="right" w:leader="dot" w:pos="9736"/>
                </w:tabs>
                <w:rPr>
                  <w:del w:id="1050" w:author="Jamson" w:date="2018-11-01T10:45:00Z"/>
                  <w:noProof/>
                </w:rPr>
              </w:pPr>
              <w:del w:id="1051" w:author="Jamson" w:date="2018-11-01T10:45:00Z">
                <w:r w:rsidRPr="0025594A" w:rsidDel="0025594A">
                  <w:rPr>
                    <w:noProof/>
                    <w:lang w:bidi="x-none"/>
                    <w14:scene3d>
                      <w14:camera w14:prst="orthographicFront"/>
                      <w14:lightRig w14:rig="threePt" w14:dir="t">
                        <w14:rot w14:lat="0" w14:lon="0" w14:rev="0"/>
                      </w14:lightRig>
                    </w14:scene3d>
                    <w:rPrChange w:id="1052" w:author="Jamson" w:date="2018-11-01T10:45:00Z">
                      <w:rPr>
                        <w:rStyle w:val="a6"/>
                        <w:noProof/>
                        <w:lang w:bidi="x-none"/>
                        <w14:scene3d>
                          <w14:camera w14:prst="orthographicFront"/>
                          <w14:lightRig w14:rig="threePt" w14:dir="t">
                            <w14:rot w14:lat="0" w14:lon="0" w14:rev="0"/>
                          </w14:lightRig>
                        </w14:scene3d>
                      </w:rPr>
                    </w:rPrChange>
                  </w:rPr>
                  <w:delText>8.2.5</w:delText>
                </w:r>
                <w:r w:rsidDel="0025594A">
                  <w:rPr>
                    <w:noProof/>
                  </w:rPr>
                  <w:tab/>
                </w:r>
                <w:r w:rsidRPr="0025594A" w:rsidDel="0025594A">
                  <w:rPr>
                    <w:noProof/>
                    <w:rPrChange w:id="1053" w:author="Jamson" w:date="2018-11-01T10:45:00Z">
                      <w:rPr>
                        <w:rStyle w:val="a6"/>
                        <w:noProof/>
                      </w:rPr>
                    </w:rPrChange>
                  </w:rPr>
                  <w:delText>Jar包</w:delText>
                </w:r>
                <w:r w:rsidDel="0025594A">
                  <w:rPr>
                    <w:noProof/>
                    <w:webHidden/>
                  </w:rPr>
                  <w:tab/>
                </w:r>
                <w:r w:rsidR="002144F7" w:rsidDel="0025594A">
                  <w:rPr>
                    <w:noProof/>
                    <w:webHidden/>
                  </w:rPr>
                  <w:delText>51</w:delText>
                </w:r>
              </w:del>
            </w:p>
            <w:p w:rsidR="00786C9D" w:rsidDel="0025594A" w:rsidRDefault="00786C9D">
              <w:pPr>
                <w:pStyle w:val="20"/>
                <w:tabs>
                  <w:tab w:val="left" w:pos="1260"/>
                  <w:tab w:val="right" w:leader="dot" w:pos="9736"/>
                </w:tabs>
                <w:rPr>
                  <w:del w:id="1054" w:author="Jamson" w:date="2018-11-01T10:45:00Z"/>
                  <w:noProof/>
                </w:rPr>
              </w:pPr>
              <w:del w:id="1055"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56"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8.3</w:delText>
                </w:r>
                <w:r w:rsidDel="0025594A">
                  <w:rPr>
                    <w:noProof/>
                  </w:rPr>
                  <w:tab/>
                </w:r>
                <w:r w:rsidRPr="0025594A" w:rsidDel="0025594A">
                  <w:rPr>
                    <w:noProof/>
                    <w:rPrChange w:id="1057" w:author="Jamson" w:date="2018-11-01T10:45:00Z">
                      <w:rPr>
                        <w:rStyle w:val="a6"/>
                        <w:noProof/>
                      </w:rPr>
                    </w:rPrChange>
                  </w:rPr>
                  <w:delText>应用配置</w:delText>
                </w:r>
                <w:r w:rsidDel="0025594A">
                  <w:rPr>
                    <w:noProof/>
                    <w:webHidden/>
                  </w:rPr>
                  <w:tab/>
                </w:r>
                <w:r w:rsidR="002144F7" w:rsidDel="0025594A">
                  <w:rPr>
                    <w:noProof/>
                    <w:webHidden/>
                  </w:rPr>
                  <w:delText>52</w:delText>
                </w:r>
              </w:del>
            </w:p>
            <w:p w:rsidR="00786C9D" w:rsidDel="0025594A" w:rsidRDefault="00786C9D">
              <w:pPr>
                <w:pStyle w:val="20"/>
                <w:tabs>
                  <w:tab w:val="left" w:pos="1260"/>
                  <w:tab w:val="right" w:leader="dot" w:pos="9736"/>
                </w:tabs>
                <w:rPr>
                  <w:del w:id="1058" w:author="Jamson" w:date="2018-11-01T10:45:00Z"/>
                  <w:noProof/>
                </w:rPr>
              </w:pPr>
              <w:del w:id="1059"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60"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8.4</w:delText>
                </w:r>
                <w:r w:rsidDel="0025594A">
                  <w:rPr>
                    <w:noProof/>
                  </w:rPr>
                  <w:tab/>
                </w:r>
                <w:r w:rsidRPr="0025594A" w:rsidDel="0025594A">
                  <w:rPr>
                    <w:noProof/>
                    <w:rPrChange w:id="1061" w:author="Jamson" w:date="2018-11-01T10:45:00Z">
                      <w:rPr>
                        <w:rStyle w:val="a6"/>
                        <w:noProof/>
                      </w:rPr>
                    </w:rPrChange>
                  </w:rPr>
                  <w:delText>多语言</w:delText>
                </w:r>
                <w:r w:rsidDel="0025594A">
                  <w:rPr>
                    <w:noProof/>
                    <w:webHidden/>
                  </w:rPr>
                  <w:tab/>
                </w:r>
                <w:r w:rsidR="002144F7" w:rsidDel="0025594A">
                  <w:rPr>
                    <w:noProof/>
                    <w:webHidden/>
                  </w:rPr>
                  <w:delText>52</w:delText>
                </w:r>
              </w:del>
            </w:p>
            <w:p w:rsidR="00786C9D" w:rsidDel="0025594A" w:rsidRDefault="00786C9D">
              <w:pPr>
                <w:pStyle w:val="20"/>
                <w:tabs>
                  <w:tab w:val="left" w:pos="1260"/>
                  <w:tab w:val="right" w:leader="dot" w:pos="9736"/>
                </w:tabs>
                <w:rPr>
                  <w:del w:id="1062" w:author="Jamson" w:date="2018-11-01T10:45:00Z"/>
                  <w:noProof/>
                </w:rPr>
              </w:pPr>
              <w:del w:id="1063"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64"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8.5</w:delText>
                </w:r>
                <w:r w:rsidDel="0025594A">
                  <w:rPr>
                    <w:noProof/>
                  </w:rPr>
                  <w:tab/>
                </w:r>
                <w:r w:rsidRPr="0025594A" w:rsidDel="0025594A">
                  <w:rPr>
                    <w:noProof/>
                    <w:rPrChange w:id="1065" w:author="Jamson" w:date="2018-11-01T10:45:00Z">
                      <w:rPr>
                        <w:rStyle w:val="a6"/>
                        <w:noProof/>
                      </w:rPr>
                    </w:rPrChange>
                  </w:rPr>
                  <w:delText>控制器</w:delText>
                </w:r>
                <w:r w:rsidDel="0025594A">
                  <w:rPr>
                    <w:noProof/>
                    <w:webHidden/>
                  </w:rPr>
                  <w:tab/>
                </w:r>
                <w:r w:rsidR="002144F7" w:rsidDel="0025594A">
                  <w:rPr>
                    <w:noProof/>
                    <w:webHidden/>
                  </w:rPr>
                  <w:delText>52</w:delText>
                </w:r>
              </w:del>
            </w:p>
            <w:p w:rsidR="00786C9D" w:rsidDel="0025594A" w:rsidRDefault="00786C9D">
              <w:pPr>
                <w:pStyle w:val="30"/>
                <w:tabs>
                  <w:tab w:val="left" w:pos="1680"/>
                  <w:tab w:val="right" w:leader="dot" w:pos="9736"/>
                </w:tabs>
                <w:rPr>
                  <w:del w:id="1066" w:author="Jamson" w:date="2018-11-01T10:45:00Z"/>
                  <w:noProof/>
                </w:rPr>
              </w:pPr>
              <w:del w:id="1067" w:author="Jamson" w:date="2018-11-01T10:45:00Z">
                <w:r w:rsidRPr="0025594A" w:rsidDel="0025594A">
                  <w:rPr>
                    <w:noProof/>
                    <w:lang w:bidi="x-none"/>
                    <w14:scene3d>
                      <w14:camera w14:prst="orthographicFront"/>
                      <w14:lightRig w14:rig="threePt" w14:dir="t">
                        <w14:rot w14:lat="0" w14:lon="0" w14:rev="0"/>
                      </w14:lightRig>
                    </w14:scene3d>
                    <w:rPrChange w:id="1068" w:author="Jamson" w:date="2018-11-01T10:45:00Z">
                      <w:rPr>
                        <w:rStyle w:val="a6"/>
                        <w:noProof/>
                        <w:lang w:bidi="x-none"/>
                        <w14:scene3d>
                          <w14:camera w14:prst="orthographicFront"/>
                          <w14:lightRig w14:rig="threePt" w14:dir="t">
                            <w14:rot w14:lat="0" w14:lon="0" w14:rev="0"/>
                          </w14:lightRig>
                        </w14:scene3d>
                      </w:rPr>
                    </w:rPrChange>
                  </w:rPr>
                  <w:delText>8.5.1</w:delText>
                </w:r>
                <w:r w:rsidDel="0025594A">
                  <w:rPr>
                    <w:noProof/>
                  </w:rPr>
                  <w:tab/>
                </w:r>
                <w:r w:rsidRPr="0025594A" w:rsidDel="0025594A">
                  <w:rPr>
                    <w:noProof/>
                    <w:rPrChange w:id="1069" w:author="Jamson" w:date="2018-11-01T10:45:00Z">
                      <w:rPr>
                        <w:rStyle w:val="a6"/>
                        <w:noProof/>
                      </w:rPr>
                    </w:rPrChange>
                  </w:rPr>
                  <w:delText>命名</w:delText>
                </w:r>
                <w:r w:rsidDel="0025594A">
                  <w:rPr>
                    <w:noProof/>
                    <w:webHidden/>
                  </w:rPr>
                  <w:tab/>
                </w:r>
                <w:r w:rsidR="002144F7" w:rsidDel="0025594A">
                  <w:rPr>
                    <w:noProof/>
                    <w:webHidden/>
                  </w:rPr>
                  <w:delText>52</w:delText>
                </w:r>
              </w:del>
            </w:p>
            <w:p w:rsidR="00786C9D" w:rsidDel="0025594A" w:rsidRDefault="00786C9D">
              <w:pPr>
                <w:pStyle w:val="30"/>
                <w:tabs>
                  <w:tab w:val="left" w:pos="1680"/>
                  <w:tab w:val="right" w:leader="dot" w:pos="9736"/>
                </w:tabs>
                <w:rPr>
                  <w:del w:id="1070" w:author="Jamson" w:date="2018-11-01T10:45:00Z"/>
                  <w:noProof/>
                </w:rPr>
              </w:pPr>
              <w:del w:id="1071" w:author="Jamson" w:date="2018-11-01T10:45:00Z">
                <w:r w:rsidRPr="0025594A" w:rsidDel="0025594A">
                  <w:rPr>
                    <w:noProof/>
                    <w:lang w:bidi="x-none"/>
                    <w14:scene3d>
                      <w14:camera w14:prst="orthographicFront"/>
                      <w14:lightRig w14:rig="threePt" w14:dir="t">
                        <w14:rot w14:lat="0" w14:lon="0" w14:rev="0"/>
                      </w14:lightRig>
                    </w14:scene3d>
                    <w:rPrChange w:id="1072" w:author="Jamson" w:date="2018-11-01T10:45:00Z">
                      <w:rPr>
                        <w:rStyle w:val="a6"/>
                        <w:noProof/>
                        <w:lang w:bidi="x-none"/>
                        <w14:scene3d>
                          <w14:camera w14:prst="orthographicFront"/>
                          <w14:lightRig w14:rig="threePt" w14:dir="t">
                            <w14:rot w14:lat="0" w14:lon="0" w14:rev="0"/>
                          </w14:lightRig>
                        </w14:scene3d>
                      </w:rPr>
                    </w:rPrChange>
                  </w:rPr>
                  <w:delText>8.5.2</w:delText>
                </w:r>
                <w:r w:rsidDel="0025594A">
                  <w:rPr>
                    <w:noProof/>
                  </w:rPr>
                  <w:tab/>
                </w:r>
                <w:r w:rsidRPr="0025594A" w:rsidDel="0025594A">
                  <w:rPr>
                    <w:noProof/>
                    <w:rPrChange w:id="1073" w:author="Jamson" w:date="2018-11-01T10:45:00Z">
                      <w:rPr>
                        <w:rStyle w:val="a6"/>
                        <w:noProof/>
                      </w:rPr>
                    </w:rPrChange>
                  </w:rPr>
                  <w:delText>类注解</w:delText>
                </w:r>
                <w:r w:rsidDel="0025594A">
                  <w:rPr>
                    <w:noProof/>
                    <w:webHidden/>
                  </w:rPr>
                  <w:tab/>
                </w:r>
                <w:r w:rsidR="002144F7" w:rsidDel="0025594A">
                  <w:rPr>
                    <w:noProof/>
                    <w:webHidden/>
                  </w:rPr>
                  <w:delText>52</w:delText>
                </w:r>
              </w:del>
            </w:p>
            <w:p w:rsidR="00786C9D" w:rsidDel="0025594A" w:rsidRDefault="00786C9D">
              <w:pPr>
                <w:pStyle w:val="30"/>
                <w:tabs>
                  <w:tab w:val="left" w:pos="1680"/>
                  <w:tab w:val="right" w:leader="dot" w:pos="9736"/>
                </w:tabs>
                <w:rPr>
                  <w:del w:id="1074" w:author="Jamson" w:date="2018-11-01T10:45:00Z"/>
                  <w:noProof/>
                </w:rPr>
              </w:pPr>
              <w:del w:id="1075" w:author="Jamson" w:date="2018-11-01T10:45:00Z">
                <w:r w:rsidRPr="0025594A" w:rsidDel="0025594A">
                  <w:rPr>
                    <w:noProof/>
                    <w:lang w:bidi="x-none"/>
                    <w14:scene3d>
                      <w14:camera w14:prst="orthographicFront"/>
                      <w14:lightRig w14:rig="threePt" w14:dir="t">
                        <w14:rot w14:lat="0" w14:lon="0" w14:rev="0"/>
                      </w14:lightRig>
                    </w14:scene3d>
                    <w:rPrChange w:id="1076" w:author="Jamson" w:date="2018-11-01T10:45:00Z">
                      <w:rPr>
                        <w:rStyle w:val="a6"/>
                        <w:noProof/>
                        <w:lang w:bidi="x-none"/>
                        <w14:scene3d>
                          <w14:camera w14:prst="orthographicFront"/>
                          <w14:lightRig w14:rig="threePt" w14:dir="t">
                            <w14:rot w14:lat="0" w14:lon="0" w14:rev="0"/>
                          </w14:lightRig>
                        </w14:scene3d>
                      </w:rPr>
                    </w:rPrChange>
                  </w:rPr>
                  <w:delText>8.5.3</w:delText>
                </w:r>
                <w:r w:rsidDel="0025594A">
                  <w:rPr>
                    <w:noProof/>
                  </w:rPr>
                  <w:tab/>
                </w:r>
                <w:r w:rsidRPr="0025594A" w:rsidDel="0025594A">
                  <w:rPr>
                    <w:noProof/>
                    <w:rPrChange w:id="1077" w:author="Jamson" w:date="2018-11-01T10:45:00Z">
                      <w:rPr>
                        <w:rStyle w:val="a6"/>
                        <w:noProof/>
                      </w:rPr>
                    </w:rPrChange>
                  </w:rPr>
                  <w:delText>继承类</w:delText>
                </w:r>
                <w:r w:rsidDel="0025594A">
                  <w:rPr>
                    <w:noProof/>
                    <w:webHidden/>
                  </w:rPr>
                  <w:tab/>
                </w:r>
                <w:r w:rsidR="002144F7" w:rsidDel="0025594A">
                  <w:rPr>
                    <w:noProof/>
                    <w:webHidden/>
                  </w:rPr>
                  <w:delText>52</w:delText>
                </w:r>
              </w:del>
            </w:p>
            <w:p w:rsidR="00786C9D" w:rsidDel="0025594A" w:rsidRDefault="00786C9D">
              <w:pPr>
                <w:pStyle w:val="30"/>
                <w:tabs>
                  <w:tab w:val="left" w:pos="1680"/>
                  <w:tab w:val="right" w:leader="dot" w:pos="9736"/>
                </w:tabs>
                <w:rPr>
                  <w:del w:id="1078" w:author="Jamson" w:date="2018-11-01T10:45:00Z"/>
                  <w:noProof/>
                </w:rPr>
              </w:pPr>
              <w:del w:id="1079" w:author="Jamson" w:date="2018-11-01T10:45:00Z">
                <w:r w:rsidRPr="0025594A" w:rsidDel="0025594A">
                  <w:rPr>
                    <w:noProof/>
                    <w:lang w:bidi="x-none"/>
                    <w14:scene3d>
                      <w14:camera w14:prst="orthographicFront"/>
                      <w14:lightRig w14:rig="threePt" w14:dir="t">
                        <w14:rot w14:lat="0" w14:lon="0" w14:rev="0"/>
                      </w14:lightRig>
                    </w14:scene3d>
                    <w:rPrChange w:id="1080" w:author="Jamson" w:date="2018-11-01T10:45:00Z">
                      <w:rPr>
                        <w:rStyle w:val="a6"/>
                        <w:noProof/>
                        <w:lang w:bidi="x-none"/>
                        <w14:scene3d>
                          <w14:camera w14:prst="orthographicFront"/>
                          <w14:lightRig w14:rig="threePt" w14:dir="t">
                            <w14:rot w14:lat="0" w14:lon="0" w14:rev="0"/>
                          </w14:lightRig>
                        </w14:scene3d>
                      </w:rPr>
                    </w:rPrChange>
                  </w:rPr>
                  <w:delText>8.5.4</w:delText>
                </w:r>
                <w:r w:rsidDel="0025594A">
                  <w:rPr>
                    <w:noProof/>
                  </w:rPr>
                  <w:tab/>
                </w:r>
                <w:r w:rsidRPr="0025594A" w:rsidDel="0025594A">
                  <w:rPr>
                    <w:noProof/>
                    <w:rPrChange w:id="1081" w:author="Jamson" w:date="2018-11-01T10:45:00Z">
                      <w:rPr>
                        <w:rStyle w:val="a6"/>
                        <w:noProof/>
                      </w:rPr>
                    </w:rPrChange>
                  </w:rPr>
                  <w:delText>方法注解</w:delText>
                </w:r>
                <w:r w:rsidDel="0025594A">
                  <w:rPr>
                    <w:noProof/>
                    <w:webHidden/>
                  </w:rPr>
                  <w:tab/>
                </w:r>
                <w:r w:rsidR="002144F7" w:rsidDel="0025594A">
                  <w:rPr>
                    <w:noProof/>
                    <w:webHidden/>
                  </w:rPr>
                  <w:delText>53</w:delText>
                </w:r>
              </w:del>
            </w:p>
            <w:p w:rsidR="00786C9D" w:rsidDel="0025594A" w:rsidRDefault="00786C9D">
              <w:pPr>
                <w:pStyle w:val="30"/>
                <w:tabs>
                  <w:tab w:val="left" w:pos="1680"/>
                  <w:tab w:val="right" w:leader="dot" w:pos="9736"/>
                </w:tabs>
                <w:rPr>
                  <w:del w:id="1082" w:author="Jamson" w:date="2018-11-01T10:45:00Z"/>
                  <w:noProof/>
                </w:rPr>
              </w:pPr>
              <w:del w:id="1083" w:author="Jamson" w:date="2018-11-01T10:45:00Z">
                <w:r w:rsidRPr="0025594A" w:rsidDel="0025594A">
                  <w:rPr>
                    <w:noProof/>
                    <w:lang w:bidi="x-none"/>
                    <w14:scene3d>
                      <w14:camera w14:prst="orthographicFront"/>
                      <w14:lightRig w14:rig="threePt" w14:dir="t">
                        <w14:rot w14:lat="0" w14:lon="0" w14:rev="0"/>
                      </w14:lightRig>
                    </w14:scene3d>
                    <w:rPrChange w:id="1084" w:author="Jamson" w:date="2018-11-01T10:45:00Z">
                      <w:rPr>
                        <w:rStyle w:val="a6"/>
                        <w:noProof/>
                        <w:lang w:bidi="x-none"/>
                        <w14:scene3d>
                          <w14:camera w14:prst="orthographicFront"/>
                          <w14:lightRig w14:rig="threePt" w14:dir="t">
                            <w14:rot w14:lat="0" w14:lon="0" w14:rev="0"/>
                          </w14:lightRig>
                        </w14:scene3d>
                      </w:rPr>
                    </w:rPrChange>
                  </w:rPr>
                  <w:delText>8.5.5</w:delText>
                </w:r>
                <w:r w:rsidDel="0025594A">
                  <w:rPr>
                    <w:noProof/>
                  </w:rPr>
                  <w:tab/>
                </w:r>
                <w:r w:rsidRPr="0025594A" w:rsidDel="0025594A">
                  <w:rPr>
                    <w:noProof/>
                    <w:rPrChange w:id="1085" w:author="Jamson" w:date="2018-11-01T10:45:00Z">
                      <w:rPr>
                        <w:rStyle w:val="a6"/>
                        <w:noProof/>
                      </w:rPr>
                    </w:rPrChange>
                  </w:rPr>
                  <w:delText>编码实现</w:delText>
                </w:r>
                <w:r w:rsidDel="0025594A">
                  <w:rPr>
                    <w:noProof/>
                    <w:webHidden/>
                  </w:rPr>
                  <w:tab/>
                </w:r>
                <w:r w:rsidR="002144F7" w:rsidDel="0025594A">
                  <w:rPr>
                    <w:noProof/>
                    <w:webHidden/>
                  </w:rPr>
                  <w:delText>53</w:delText>
                </w:r>
              </w:del>
            </w:p>
            <w:p w:rsidR="00786C9D" w:rsidDel="0025594A" w:rsidRDefault="00786C9D">
              <w:pPr>
                <w:pStyle w:val="20"/>
                <w:tabs>
                  <w:tab w:val="left" w:pos="1260"/>
                  <w:tab w:val="right" w:leader="dot" w:pos="9736"/>
                </w:tabs>
                <w:rPr>
                  <w:del w:id="1086" w:author="Jamson" w:date="2018-11-01T10:45:00Z"/>
                  <w:noProof/>
                </w:rPr>
              </w:pPr>
              <w:del w:id="1087"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088"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8.6</w:delText>
                </w:r>
                <w:r w:rsidDel="0025594A">
                  <w:rPr>
                    <w:noProof/>
                  </w:rPr>
                  <w:tab/>
                </w:r>
                <w:r w:rsidRPr="0025594A" w:rsidDel="0025594A">
                  <w:rPr>
                    <w:noProof/>
                    <w:rPrChange w:id="1089" w:author="Jamson" w:date="2018-11-01T10:45:00Z">
                      <w:rPr>
                        <w:rStyle w:val="a6"/>
                        <w:noProof/>
                      </w:rPr>
                    </w:rPrChange>
                  </w:rPr>
                  <w:delText>Html页面</w:delText>
                </w:r>
                <w:r w:rsidDel="0025594A">
                  <w:rPr>
                    <w:noProof/>
                    <w:webHidden/>
                  </w:rPr>
                  <w:tab/>
                </w:r>
                <w:r w:rsidR="002144F7" w:rsidDel="0025594A">
                  <w:rPr>
                    <w:noProof/>
                    <w:webHidden/>
                  </w:rPr>
                  <w:delText>54</w:delText>
                </w:r>
              </w:del>
            </w:p>
            <w:p w:rsidR="00786C9D" w:rsidDel="0025594A" w:rsidRDefault="00786C9D">
              <w:pPr>
                <w:pStyle w:val="30"/>
                <w:tabs>
                  <w:tab w:val="left" w:pos="1680"/>
                  <w:tab w:val="right" w:leader="dot" w:pos="9736"/>
                </w:tabs>
                <w:rPr>
                  <w:del w:id="1090" w:author="Jamson" w:date="2018-11-01T10:45:00Z"/>
                  <w:noProof/>
                </w:rPr>
              </w:pPr>
              <w:del w:id="1091" w:author="Jamson" w:date="2018-11-01T10:45:00Z">
                <w:r w:rsidRPr="0025594A" w:rsidDel="0025594A">
                  <w:rPr>
                    <w:noProof/>
                    <w:lang w:bidi="x-none"/>
                    <w14:scene3d>
                      <w14:camera w14:prst="orthographicFront"/>
                      <w14:lightRig w14:rig="threePt" w14:dir="t">
                        <w14:rot w14:lat="0" w14:lon="0" w14:rev="0"/>
                      </w14:lightRig>
                    </w14:scene3d>
                    <w:rPrChange w:id="1092" w:author="Jamson" w:date="2018-11-01T10:45:00Z">
                      <w:rPr>
                        <w:rStyle w:val="a6"/>
                        <w:noProof/>
                        <w:lang w:bidi="x-none"/>
                        <w14:scene3d>
                          <w14:camera w14:prst="orthographicFront"/>
                          <w14:lightRig w14:rig="threePt" w14:dir="t">
                            <w14:rot w14:lat="0" w14:lon="0" w14:rev="0"/>
                          </w14:lightRig>
                        </w14:scene3d>
                      </w:rPr>
                    </w:rPrChange>
                  </w:rPr>
                  <w:delText>8.6.1</w:delText>
                </w:r>
                <w:r w:rsidDel="0025594A">
                  <w:rPr>
                    <w:noProof/>
                  </w:rPr>
                  <w:tab/>
                </w:r>
                <w:r w:rsidRPr="0025594A" w:rsidDel="0025594A">
                  <w:rPr>
                    <w:noProof/>
                    <w:rPrChange w:id="1093" w:author="Jamson" w:date="2018-11-01T10:45:00Z">
                      <w:rPr>
                        <w:rStyle w:val="a6"/>
                        <w:noProof/>
                      </w:rPr>
                    </w:rPrChange>
                  </w:rPr>
                  <w:delText>页面命名</w:delText>
                </w:r>
                <w:r w:rsidDel="0025594A">
                  <w:rPr>
                    <w:noProof/>
                    <w:webHidden/>
                  </w:rPr>
                  <w:tab/>
                </w:r>
                <w:r w:rsidR="002144F7" w:rsidDel="0025594A">
                  <w:rPr>
                    <w:noProof/>
                    <w:webHidden/>
                  </w:rPr>
                  <w:delText>54</w:delText>
                </w:r>
              </w:del>
            </w:p>
            <w:p w:rsidR="00786C9D" w:rsidDel="0025594A" w:rsidRDefault="00786C9D">
              <w:pPr>
                <w:pStyle w:val="30"/>
                <w:tabs>
                  <w:tab w:val="left" w:pos="1680"/>
                  <w:tab w:val="right" w:leader="dot" w:pos="9736"/>
                </w:tabs>
                <w:rPr>
                  <w:del w:id="1094" w:author="Jamson" w:date="2018-11-01T10:45:00Z"/>
                  <w:noProof/>
                </w:rPr>
              </w:pPr>
              <w:del w:id="1095" w:author="Jamson" w:date="2018-11-01T10:45:00Z">
                <w:r w:rsidRPr="0025594A" w:rsidDel="0025594A">
                  <w:rPr>
                    <w:noProof/>
                    <w:lang w:bidi="x-none"/>
                    <w14:scene3d>
                      <w14:camera w14:prst="orthographicFront"/>
                      <w14:lightRig w14:rig="threePt" w14:dir="t">
                        <w14:rot w14:lat="0" w14:lon="0" w14:rev="0"/>
                      </w14:lightRig>
                    </w14:scene3d>
                    <w:rPrChange w:id="1096" w:author="Jamson" w:date="2018-11-01T10:45:00Z">
                      <w:rPr>
                        <w:rStyle w:val="a6"/>
                        <w:noProof/>
                        <w:lang w:bidi="x-none"/>
                        <w14:scene3d>
                          <w14:camera w14:prst="orthographicFront"/>
                          <w14:lightRig w14:rig="threePt" w14:dir="t">
                            <w14:rot w14:lat="0" w14:lon="0" w14:rev="0"/>
                          </w14:lightRig>
                        </w14:scene3d>
                      </w:rPr>
                    </w:rPrChange>
                  </w:rPr>
                  <w:delText>8.6.2</w:delText>
                </w:r>
                <w:r w:rsidDel="0025594A">
                  <w:rPr>
                    <w:noProof/>
                  </w:rPr>
                  <w:tab/>
                </w:r>
                <w:r w:rsidRPr="0025594A" w:rsidDel="0025594A">
                  <w:rPr>
                    <w:noProof/>
                    <w:rPrChange w:id="1097" w:author="Jamson" w:date="2018-11-01T10:45:00Z">
                      <w:rPr>
                        <w:rStyle w:val="a6"/>
                        <w:noProof/>
                      </w:rPr>
                    </w:rPrChange>
                  </w:rPr>
                  <w:delText>页面格式</w:delText>
                </w:r>
                <w:r w:rsidDel="0025594A">
                  <w:rPr>
                    <w:noProof/>
                    <w:webHidden/>
                  </w:rPr>
                  <w:tab/>
                </w:r>
                <w:r w:rsidR="002144F7" w:rsidDel="0025594A">
                  <w:rPr>
                    <w:noProof/>
                    <w:webHidden/>
                  </w:rPr>
                  <w:delText>54</w:delText>
                </w:r>
              </w:del>
            </w:p>
            <w:p w:rsidR="00786C9D" w:rsidDel="0025594A" w:rsidRDefault="00786C9D">
              <w:pPr>
                <w:pStyle w:val="30"/>
                <w:tabs>
                  <w:tab w:val="left" w:pos="1680"/>
                  <w:tab w:val="right" w:leader="dot" w:pos="9736"/>
                </w:tabs>
                <w:rPr>
                  <w:del w:id="1098" w:author="Jamson" w:date="2018-11-01T10:45:00Z"/>
                  <w:noProof/>
                </w:rPr>
              </w:pPr>
              <w:del w:id="1099" w:author="Jamson" w:date="2018-11-01T10:45:00Z">
                <w:r w:rsidRPr="0025594A" w:rsidDel="0025594A">
                  <w:rPr>
                    <w:noProof/>
                    <w:lang w:bidi="x-none"/>
                    <w14:scene3d>
                      <w14:camera w14:prst="orthographicFront"/>
                      <w14:lightRig w14:rig="threePt" w14:dir="t">
                        <w14:rot w14:lat="0" w14:lon="0" w14:rev="0"/>
                      </w14:lightRig>
                    </w14:scene3d>
                    <w:rPrChange w:id="1100" w:author="Jamson" w:date="2018-11-01T10:45:00Z">
                      <w:rPr>
                        <w:rStyle w:val="a6"/>
                        <w:noProof/>
                        <w:lang w:bidi="x-none"/>
                        <w14:scene3d>
                          <w14:camera w14:prst="orthographicFront"/>
                          <w14:lightRig w14:rig="threePt" w14:dir="t">
                            <w14:rot w14:lat="0" w14:lon="0" w14:rev="0"/>
                          </w14:lightRig>
                        </w14:scene3d>
                      </w:rPr>
                    </w:rPrChange>
                  </w:rPr>
                  <w:delText>8.6.3</w:delText>
                </w:r>
                <w:r w:rsidDel="0025594A">
                  <w:rPr>
                    <w:noProof/>
                  </w:rPr>
                  <w:tab/>
                </w:r>
                <w:r w:rsidRPr="0025594A" w:rsidDel="0025594A">
                  <w:rPr>
                    <w:noProof/>
                    <w:rPrChange w:id="1101" w:author="Jamson" w:date="2018-11-01T10:45:00Z">
                      <w:rPr>
                        <w:rStyle w:val="a6"/>
                        <w:noProof/>
                      </w:rPr>
                    </w:rPrChange>
                  </w:rPr>
                  <w:delText>Js文件</w:delText>
                </w:r>
                <w:r w:rsidDel="0025594A">
                  <w:rPr>
                    <w:noProof/>
                    <w:webHidden/>
                  </w:rPr>
                  <w:tab/>
                </w:r>
                <w:r w:rsidR="002144F7" w:rsidDel="0025594A">
                  <w:rPr>
                    <w:noProof/>
                    <w:webHidden/>
                  </w:rPr>
                  <w:delText>55</w:delText>
                </w:r>
              </w:del>
            </w:p>
            <w:p w:rsidR="00786C9D" w:rsidDel="0025594A" w:rsidRDefault="00786C9D">
              <w:pPr>
                <w:pStyle w:val="30"/>
                <w:tabs>
                  <w:tab w:val="left" w:pos="1680"/>
                  <w:tab w:val="right" w:leader="dot" w:pos="9736"/>
                </w:tabs>
                <w:rPr>
                  <w:del w:id="1102" w:author="Jamson" w:date="2018-11-01T10:45:00Z"/>
                  <w:noProof/>
                </w:rPr>
              </w:pPr>
              <w:del w:id="1103" w:author="Jamson" w:date="2018-11-01T10:45:00Z">
                <w:r w:rsidRPr="0025594A" w:rsidDel="0025594A">
                  <w:rPr>
                    <w:noProof/>
                    <w:lang w:bidi="x-none"/>
                    <w14:scene3d>
                      <w14:camera w14:prst="orthographicFront"/>
                      <w14:lightRig w14:rig="threePt" w14:dir="t">
                        <w14:rot w14:lat="0" w14:lon="0" w14:rev="0"/>
                      </w14:lightRig>
                    </w14:scene3d>
                    <w:rPrChange w:id="1104" w:author="Jamson" w:date="2018-11-01T10:45:00Z">
                      <w:rPr>
                        <w:rStyle w:val="a6"/>
                        <w:noProof/>
                        <w:lang w:bidi="x-none"/>
                        <w14:scene3d>
                          <w14:camera w14:prst="orthographicFront"/>
                          <w14:lightRig w14:rig="threePt" w14:dir="t">
                            <w14:rot w14:lat="0" w14:lon="0" w14:rev="0"/>
                          </w14:lightRig>
                        </w14:scene3d>
                      </w:rPr>
                    </w:rPrChange>
                  </w:rPr>
                  <w:delText>8.6.4</w:delText>
                </w:r>
                <w:r w:rsidDel="0025594A">
                  <w:rPr>
                    <w:noProof/>
                  </w:rPr>
                  <w:tab/>
                </w:r>
                <w:r w:rsidRPr="0025594A" w:rsidDel="0025594A">
                  <w:rPr>
                    <w:noProof/>
                    <w:rPrChange w:id="1105" w:author="Jamson" w:date="2018-11-01T10:45:00Z">
                      <w:rPr>
                        <w:rStyle w:val="a6"/>
                        <w:noProof/>
                      </w:rPr>
                    </w:rPrChange>
                  </w:rPr>
                  <w:delText>Css文件</w:delText>
                </w:r>
                <w:r w:rsidDel="0025594A">
                  <w:rPr>
                    <w:noProof/>
                    <w:webHidden/>
                  </w:rPr>
                  <w:tab/>
                </w:r>
                <w:r w:rsidR="002144F7" w:rsidDel="0025594A">
                  <w:rPr>
                    <w:noProof/>
                    <w:webHidden/>
                  </w:rPr>
                  <w:delText>55</w:delText>
                </w:r>
              </w:del>
            </w:p>
            <w:p w:rsidR="00786C9D" w:rsidDel="0025594A" w:rsidRDefault="00786C9D">
              <w:pPr>
                <w:pStyle w:val="30"/>
                <w:tabs>
                  <w:tab w:val="left" w:pos="1680"/>
                  <w:tab w:val="right" w:leader="dot" w:pos="9736"/>
                </w:tabs>
                <w:rPr>
                  <w:del w:id="1106" w:author="Jamson" w:date="2018-11-01T10:45:00Z"/>
                  <w:noProof/>
                </w:rPr>
              </w:pPr>
              <w:del w:id="1107" w:author="Jamson" w:date="2018-11-01T10:45:00Z">
                <w:r w:rsidRPr="0025594A" w:rsidDel="0025594A">
                  <w:rPr>
                    <w:noProof/>
                    <w:lang w:bidi="x-none"/>
                    <w14:scene3d>
                      <w14:camera w14:prst="orthographicFront"/>
                      <w14:lightRig w14:rig="threePt" w14:dir="t">
                        <w14:rot w14:lat="0" w14:lon="0" w14:rev="0"/>
                      </w14:lightRig>
                    </w14:scene3d>
                    <w:rPrChange w:id="1108" w:author="Jamson" w:date="2018-11-01T10:45:00Z">
                      <w:rPr>
                        <w:rStyle w:val="a6"/>
                        <w:noProof/>
                        <w:lang w:bidi="x-none"/>
                        <w14:scene3d>
                          <w14:camera w14:prst="orthographicFront"/>
                          <w14:lightRig w14:rig="threePt" w14:dir="t">
                            <w14:rot w14:lat="0" w14:lon="0" w14:rev="0"/>
                          </w14:lightRig>
                        </w14:scene3d>
                      </w:rPr>
                    </w:rPrChange>
                  </w:rPr>
                  <w:delText>8.6.5</w:delText>
                </w:r>
                <w:r w:rsidDel="0025594A">
                  <w:rPr>
                    <w:noProof/>
                  </w:rPr>
                  <w:tab/>
                </w:r>
                <w:r w:rsidRPr="0025594A" w:rsidDel="0025594A">
                  <w:rPr>
                    <w:noProof/>
                    <w:rPrChange w:id="1109" w:author="Jamson" w:date="2018-11-01T10:45:00Z">
                      <w:rPr>
                        <w:rStyle w:val="a6"/>
                        <w:noProof/>
                      </w:rPr>
                    </w:rPrChange>
                  </w:rPr>
                  <w:delText>多语言</w:delText>
                </w:r>
                <w:r w:rsidRPr="0025594A" w:rsidDel="0025594A">
                  <w:rPr>
                    <w:noProof/>
                    <w:shd w:val="clear" w:color="auto" w:fill="EFEFEF"/>
                    <w:rPrChange w:id="1110" w:author="Jamson" w:date="2018-11-01T10:45:00Z">
                      <w:rPr>
                        <w:rStyle w:val="a6"/>
                        <w:noProof/>
                        <w:shd w:val="clear" w:color="auto" w:fill="EFEFEF"/>
                      </w:rPr>
                    </w:rPrChange>
                  </w:rPr>
                  <w:delText>lang_zh_CN.js</w:delText>
                </w:r>
                <w:r w:rsidDel="0025594A">
                  <w:rPr>
                    <w:noProof/>
                    <w:webHidden/>
                  </w:rPr>
                  <w:tab/>
                </w:r>
                <w:r w:rsidR="002144F7" w:rsidDel="0025594A">
                  <w:rPr>
                    <w:noProof/>
                    <w:webHidden/>
                  </w:rPr>
                  <w:delText>55</w:delText>
                </w:r>
              </w:del>
            </w:p>
            <w:p w:rsidR="00786C9D" w:rsidDel="0025594A" w:rsidRDefault="00786C9D">
              <w:pPr>
                <w:pStyle w:val="10"/>
                <w:tabs>
                  <w:tab w:val="left" w:pos="420"/>
                  <w:tab w:val="right" w:leader="dot" w:pos="9736"/>
                </w:tabs>
                <w:rPr>
                  <w:del w:id="1111" w:author="Jamson" w:date="2018-11-01T10:45:00Z"/>
                  <w:rFonts w:cstheme="minorBidi"/>
                  <w:noProof/>
                  <w:kern w:val="2"/>
                  <w:sz w:val="21"/>
                </w:rPr>
              </w:pPr>
              <w:del w:id="1112" w:author="Jamson" w:date="2018-11-01T10:45:00Z">
                <w:r w:rsidRPr="0025594A" w:rsidDel="0025594A">
                  <w:rPr>
                    <w:noProof/>
                    <w:rPrChange w:id="1113" w:author="Jamson" w:date="2018-11-01T10:45:00Z">
                      <w:rPr>
                        <w:rStyle w:val="a6"/>
                        <w:noProof/>
                      </w:rPr>
                    </w:rPrChange>
                  </w:rPr>
                  <w:delText>9</w:delText>
                </w:r>
                <w:r w:rsidDel="0025594A">
                  <w:rPr>
                    <w:rFonts w:cstheme="minorBidi"/>
                    <w:noProof/>
                    <w:kern w:val="2"/>
                    <w:sz w:val="21"/>
                  </w:rPr>
                  <w:tab/>
                </w:r>
                <w:r w:rsidRPr="0025594A" w:rsidDel="0025594A">
                  <w:rPr>
                    <w:noProof/>
                    <w:rPrChange w:id="1114" w:author="Jamson" w:date="2018-11-01T10:45:00Z">
                      <w:rPr>
                        <w:rStyle w:val="a6"/>
                        <w:noProof/>
                      </w:rPr>
                    </w:rPrChange>
                  </w:rPr>
                  <w:delText>签入和发布</w:delText>
                </w:r>
                <w:r w:rsidDel="0025594A">
                  <w:rPr>
                    <w:noProof/>
                    <w:webHidden/>
                  </w:rPr>
                  <w:tab/>
                </w:r>
                <w:r w:rsidR="002144F7" w:rsidDel="0025594A">
                  <w:rPr>
                    <w:noProof/>
                    <w:webHidden/>
                  </w:rPr>
                  <w:delText>55</w:delText>
                </w:r>
              </w:del>
            </w:p>
            <w:p w:rsidR="00786C9D" w:rsidDel="0025594A" w:rsidRDefault="00786C9D">
              <w:pPr>
                <w:pStyle w:val="20"/>
                <w:tabs>
                  <w:tab w:val="left" w:pos="1260"/>
                  <w:tab w:val="right" w:leader="dot" w:pos="9736"/>
                </w:tabs>
                <w:rPr>
                  <w:del w:id="1115" w:author="Jamson" w:date="2018-11-01T10:45:00Z"/>
                  <w:noProof/>
                </w:rPr>
              </w:pPr>
              <w:del w:id="1116"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17"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9.1</w:delText>
                </w:r>
                <w:r w:rsidDel="0025594A">
                  <w:rPr>
                    <w:noProof/>
                  </w:rPr>
                  <w:tab/>
                </w:r>
                <w:r w:rsidRPr="0025594A" w:rsidDel="0025594A">
                  <w:rPr>
                    <w:noProof/>
                    <w:rPrChange w:id="1118" w:author="Jamson" w:date="2018-11-01T10:45:00Z">
                      <w:rPr>
                        <w:rStyle w:val="a6"/>
                        <w:noProof/>
                      </w:rPr>
                    </w:rPrChange>
                  </w:rPr>
                  <w:delText>代码签入</w:delText>
                </w:r>
                <w:r w:rsidDel="0025594A">
                  <w:rPr>
                    <w:noProof/>
                    <w:webHidden/>
                  </w:rPr>
                  <w:tab/>
                </w:r>
                <w:r w:rsidR="002144F7" w:rsidDel="0025594A">
                  <w:rPr>
                    <w:noProof/>
                    <w:webHidden/>
                  </w:rPr>
                  <w:delText>55</w:delText>
                </w:r>
              </w:del>
            </w:p>
            <w:p w:rsidR="00786C9D" w:rsidDel="0025594A" w:rsidRDefault="00786C9D">
              <w:pPr>
                <w:pStyle w:val="20"/>
                <w:tabs>
                  <w:tab w:val="left" w:pos="1260"/>
                  <w:tab w:val="right" w:leader="dot" w:pos="9736"/>
                </w:tabs>
                <w:rPr>
                  <w:del w:id="1119" w:author="Jamson" w:date="2018-11-01T10:45:00Z"/>
                  <w:noProof/>
                </w:rPr>
              </w:pPr>
              <w:del w:id="1120"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21"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9.2</w:delText>
                </w:r>
                <w:r w:rsidDel="0025594A">
                  <w:rPr>
                    <w:noProof/>
                  </w:rPr>
                  <w:tab/>
                </w:r>
                <w:r w:rsidRPr="0025594A" w:rsidDel="0025594A">
                  <w:rPr>
                    <w:noProof/>
                    <w:rPrChange w:id="1122" w:author="Jamson" w:date="2018-11-01T10:45:00Z">
                      <w:rPr>
                        <w:rStyle w:val="a6"/>
                        <w:noProof/>
                      </w:rPr>
                    </w:rPrChange>
                  </w:rPr>
                  <w:delText>代码发布</w:delText>
                </w:r>
                <w:r w:rsidDel="0025594A">
                  <w:rPr>
                    <w:noProof/>
                    <w:webHidden/>
                  </w:rPr>
                  <w:tab/>
                </w:r>
                <w:r w:rsidR="002144F7" w:rsidDel="0025594A">
                  <w:rPr>
                    <w:noProof/>
                    <w:webHidden/>
                  </w:rPr>
                  <w:delText>57</w:delText>
                </w:r>
              </w:del>
            </w:p>
            <w:p w:rsidR="00786C9D" w:rsidDel="0025594A" w:rsidRDefault="00786C9D">
              <w:pPr>
                <w:pStyle w:val="10"/>
                <w:tabs>
                  <w:tab w:val="left" w:pos="840"/>
                  <w:tab w:val="right" w:leader="dot" w:pos="9736"/>
                </w:tabs>
                <w:rPr>
                  <w:del w:id="1123" w:author="Jamson" w:date="2018-11-01T10:45:00Z"/>
                  <w:rFonts w:cstheme="minorBidi"/>
                  <w:noProof/>
                  <w:kern w:val="2"/>
                  <w:sz w:val="21"/>
                </w:rPr>
              </w:pPr>
              <w:del w:id="1124" w:author="Jamson" w:date="2018-11-01T10:45:00Z">
                <w:r w:rsidRPr="0025594A" w:rsidDel="0025594A">
                  <w:rPr>
                    <w:noProof/>
                    <w:rPrChange w:id="1125" w:author="Jamson" w:date="2018-11-01T10:45:00Z">
                      <w:rPr>
                        <w:rStyle w:val="a6"/>
                        <w:noProof/>
                      </w:rPr>
                    </w:rPrChange>
                  </w:rPr>
                  <w:delText>10</w:delText>
                </w:r>
                <w:r w:rsidDel="0025594A">
                  <w:rPr>
                    <w:rFonts w:cstheme="minorBidi"/>
                    <w:noProof/>
                    <w:kern w:val="2"/>
                    <w:sz w:val="21"/>
                  </w:rPr>
                  <w:tab/>
                </w:r>
                <w:r w:rsidRPr="0025594A" w:rsidDel="0025594A">
                  <w:rPr>
                    <w:noProof/>
                    <w:rPrChange w:id="1126" w:author="Jamson" w:date="2018-11-01T10:45:00Z">
                      <w:rPr>
                        <w:rStyle w:val="a6"/>
                        <w:noProof/>
                      </w:rPr>
                    </w:rPrChange>
                  </w:rPr>
                  <w:delText>注册功能项和菜单</w:delText>
                </w:r>
                <w:r w:rsidDel="0025594A">
                  <w:rPr>
                    <w:noProof/>
                    <w:webHidden/>
                  </w:rPr>
                  <w:tab/>
                </w:r>
                <w:r w:rsidR="002144F7" w:rsidDel="0025594A">
                  <w:rPr>
                    <w:noProof/>
                    <w:webHidden/>
                  </w:rPr>
                  <w:delText>58</w:delText>
                </w:r>
              </w:del>
            </w:p>
            <w:p w:rsidR="00786C9D" w:rsidDel="0025594A" w:rsidRDefault="00786C9D">
              <w:pPr>
                <w:pStyle w:val="20"/>
                <w:tabs>
                  <w:tab w:val="left" w:pos="1260"/>
                  <w:tab w:val="right" w:leader="dot" w:pos="9736"/>
                </w:tabs>
                <w:rPr>
                  <w:del w:id="1127" w:author="Jamson" w:date="2018-11-01T10:45:00Z"/>
                  <w:noProof/>
                </w:rPr>
              </w:pPr>
              <w:del w:id="1128"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29"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10.1</w:delText>
                </w:r>
                <w:r w:rsidDel="0025594A">
                  <w:rPr>
                    <w:noProof/>
                  </w:rPr>
                  <w:tab/>
                </w:r>
                <w:r w:rsidRPr="0025594A" w:rsidDel="0025594A">
                  <w:rPr>
                    <w:noProof/>
                    <w:rPrChange w:id="1130" w:author="Jamson" w:date="2018-11-01T10:45:00Z">
                      <w:rPr>
                        <w:rStyle w:val="a6"/>
                        <w:noProof/>
                      </w:rPr>
                    </w:rPrChange>
                  </w:rPr>
                  <w:delText>概述</w:delText>
                </w:r>
                <w:r w:rsidDel="0025594A">
                  <w:rPr>
                    <w:noProof/>
                    <w:webHidden/>
                  </w:rPr>
                  <w:tab/>
                </w:r>
                <w:r w:rsidR="002144F7" w:rsidDel="0025594A">
                  <w:rPr>
                    <w:noProof/>
                    <w:webHidden/>
                  </w:rPr>
                  <w:delText>58</w:delText>
                </w:r>
              </w:del>
            </w:p>
            <w:p w:rsidR="00786C9D" w:rsidDel="0025594A" w:rsidRDefault="00786C9D">
              <w:pPr>
                <w:pStyle w:val="20"/>
                <w:tabs>
                  <w:tab w:val="left" w:pos="1260"/>
                  <w:tab w:val="right" w:leader="dot" w:pos="9736"/>
                </w:tabs>
                <w:rPr>
                  <w:del w:id="1131" w:author="Jamson" w:date="2018-11-01T10:45:00Z"/>
                  <w:noProof/>
                </w:rPr>
              </w:pPr>
              <w:del w:id="1132"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33"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10.2</w:delText>
                </w:r>
                <w:r w:rsidDel="0025594A">
                  <w:rPr>
                    <w:noProof/>
                  </w:rPr>
                  <w:tab/>
                </w:r>
                <w:r w:rsidRPr="0025594A" w:rsidDel="0025594A">
                  <w:rPr>
                    <w:noProof/>
                    <w:rPrChange w:id="1134" w:author="Jamson" w:date="2018-11-01T10:45:00Z">
                      <w:rPr>
                        <w:rStyle w:val="a6"/>
                        <w:noProof/>
                      </w:rPr>
                    </w:rPrChange>
                  </w:rPr>
                  <w:delText>配置功能项</w:delText>
                </w:r>
                <w:r w:rsidDel="0025594A">
                  <w:rPr>
                    <w:noProof/>
                    <w:webHidden/>
                  </w:rPr>
                  <w:tab/>
                </w:r>
                <w:r w:rsidR="002144F7" w:rsidDel="0025594A">
                  <w:rPr>
                    <w:noProof/>
                    <w:webHidden/>
                  </w:rPr>
                  <w:delText>58</w:delText>
                </w:r>
              </w:del>
            </w:p>
            <w:p w:rsidR="00786C9D" w:rsidDel="0025594A" w:rsidRDefault="00786C9D">
              <w:pPr>
                <w:pStyle w:val="30"/>
                <w:tabs>
                  <w:tab w:val="left" w:pos="1680"/>
                  <w:tab w:val="right" w:leader="dot" w:pos="9736"/>
                </w:tabs>
                <w:rPr>
                  <w:del w:id="1135" w:author="Jamson" w:date="2018-11-01T10:45:00Z"/>
                  <w:noProof/>
                </w:rPr>
              </w:pPr>
              <w:del w:id="1136" w:author="Jamson" w:date="2018-11-01T10:45:00Z">
                <w:r w:rsidRPr="0025594A" w:rsidDel="0025594A">
                  <w:rPr>
                    <w:noProof/>
                    <w:lang w:bidi="x-none"/>
                    <w14:scene3d>
                      <w14:camera w14:prst="orthographicFront"/>
                      <w14:lightRig w14:rig="threePt" w14:dir="t">
                        <w14:rot w14:lat="0" w14:lon="0" w14:rev="0"/>
                      </w14:lightRig>
                    </w14:scene3d>
                    <w:rPrChange w:id="1137" w:author="Jamson" w:date="2018-11-01T10:45:00Z">
                      <w:rPr>
                        <w:rStyle w:val="a6"/>
                        <w:noProof/>
                        <w:lang w:bidi="x-none"/>
                        <w14:scene3d>
                          <w14:camera w14:prst="orthographicFront"/>
                          <w14:lightRig w14:rig="threePt" w14:dir="t">
                            <w14:rot w14:lat="0" w14:lon="0" w14:rev="0"/>
                          </w14:lightRig>
                        </w14:scene3d>
                      </w:rPr>
                    </w:rPrChange>
                  </w:rPr>
                  <w:delText>10.2.1</w:delText>
                </w:r>
                <w:r w:rsidDel="0025594A">
                  <w:rPr>
                    <w:noProof/>
                  </w:rPr>
                  <w:tab/>
                </w:r>
                <w:r w:rsidRPr="0025594A" w:rsidDel="0025594A">
                  <w:rPr>
                    <w:noProof/>
                    <w:rPrChange w:id="1138" w:author="Jamson" w:date="2018-11-01T10:45:00Z">
                      <w:rPr>
                        <w:rStyle w:val="a6"/>
                        <w:noProof/>
                      </w:rPr>
                    </w:rPrChange>
                  </w:rPr>
                  <w:delText>创建功能项组</w:delText>
                </w:r>
                <w:r w:rsidDel="0025594A">
                  <w:rPr>
                    <w:noProof/>
                    <w:webHidden/>
                  </w:rPr>
                  <w:tab/>
                </w:r>
                <w:r w:rsidR="002144F7" w:rsidDel="0025594A">
                  <w:rPr>
                    <w:noProof/>
                    <w:webHidden/>
                  </w:rPr>
                  <w:delText>58</w:delText>
                </w:r>
              </w:del>
            </w:p>
            <w:p w:rsidR="00786C9D" w:rsidDel="0025594A" w:rsidRDefault="00786C9D">
              <w:pPr>
                <w:pStyle w:val="30"/>
                <w:tabs>
                  <w:tab w:val="left" w:pos="1680"/>
                  <w:tab w:val="right" w:leader="dot" w:pos="9736"/>
                </w:tabs>
                <w:rPr>
                  <w:del w:id="1139" w:author="Jamson" w:date="2018-11-01T10:45:00Z"/>
                  <w:noProof/>
                </w:rPr>
              </w:pPr>
              <w:del w:id="1140" w:author="Jamson" w:date="2018-11-01T10:45:00Z">
                <w:r w:rsidRPr="0025594A" w:rsidDel="0025594A">
                  <w:rPr>
                    <w:noProof/>
                    <w:lang w:bidi="x-none"/>
                    <w14:scene3d>
                      <w14:camera w14:prst="orthographicFront"/>
                      <w14:lightRig w14:rig="threePt" w14:dir="t">
                        <w14:rot w14:lat="0" w14:lon="0" w14:rev="0"/>
                      </w14:lightRig>
                    </w14:scene3d>
                    <w:rPrChange w:id="1141" w:author="Jamson" w:date="2018-11-01T10:45:00Z">
                      <w:rPr>
                        <w:rStyle w:val="a6"/>
                        <w:noProof/>
                        <w:lang w:bidi="x-none"/>
                        <w14:scene3d>
                          <w14:camera w14:prst="orthographicFront"/>
                          <w14:lightRig w14:rig="threePt" w14:dir="t">
                            <w14:rot w14:lat="0" w14:lon="0" w14:rev="0"/>
                          </w14:lightRig>
                        </w14:scene3d>
                      </w:rPr>
                    </w:rPrChange>
                  </w:rPr>
                  <w:delText>10.2.2</w:delText>
                </w:r>
                <w:r w:rsidDel="0025594A">
                  <w:rPr>
                    <w:noProof/>
                  </w:rPr>
                  <w:tab/>
                </w:r>
                <w:r w:rsidRPr="0025594A" w:rsidDel="0025594A">
                  <w:rPr>
                    <w:noProof/>
                    <w:rPrChange w:id="1142" w:author="Jamson" w:date="2018-11-01T10:45:00Z">
                      <w:rPr>
                        <w:rStyle w:val="a6"/>
                        <w:noProof/>
                      </w:rPr>
                    </w:rPrChange>
                  </w:rPr>
                  <w:delText>创建对应的功能项</w:delText>
                </w:r>
                <w:r w:rsidDel="0025594A">
                  <w:rPr>
                    <w:noProof/>
                    <w:webHidden/>
                  </w:rPr>
                  <w:tab/>
                </w:r>
                <w:r w:rsidR="002144F7" w:rsidDel="0025594A">
                  <w:rPr>
                    <w:noProof/>
                    <w:webHidden/>
                  </w:rPr>
                  <w:delText>59</w:delText>
                </w:r>
              </w:del>
            </w:p>
            <w:p w:rsidR="00786C9D" w:rsidDel="0025594A" w:rsidRDefault="00786C9D">
              <w:pPr>
                <w:pStyle w:val="20"/>
                <w:tabs>
                  <w:tab w:val="left" w:pos="1260"/>
                  <w:tab w:val="right" w:leader="dot" w:pos="9736"/>
                </w:tabs>
                <w:rPr>
                  <w:del w:id="1143" w:author="Jamson" w:date="2018-11-01T10:45:00Z"/>
                  <w:noProof/>
                </w:rPr>
              </w:pPr>
              <w:del w:id="1144"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45"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10.3</w:delText>
                </w:r>
                <w:r w:rsidDel="0025594A">
                  <w:rPr>
                    <w:noProof/>
                  </w:rPr>
                  <w:tab/>
                </w:r>
                <w:r w:rsidRPr="0025594A" w:rsidDel="0025594A">
                  <w:rPr>
                    <w:noProof/>
                    <w:rPrChange w:id="1146" w:author="Jamson" w:date="2018-11-01T10:45:00Z">
                      <w:rPr>
                        <w:rStyle w:val="a6"/>
                        <w:noProof/>
                      </w:rPr>
                    </w:rPrChange>
                  </w:rPr>
                  <w:delText>配置菜单</w:delText>
                </w:r>
                <w:r w:rsidDel="0025594A">
                  <w:rPr>
                    <w:noProof/>
                    <w:webHidden/>
                  </w:rPr>
                  <w:tab/>
                </w:r>
                <w:r w:rsidR="002144F7" w:rsidDel="0025594A">
                  <w:rPr>
                    <w:noProof/>
                    <w:webHidden/>
                  </w:rPr>
                  <w:delText>60</w:delText>
                </w:r>
              </w:del>
            </w:p>
            <w:p w:rsidR="00786C9D" w:rsidDel="0025594A" w:rsidRDefault="00786C9D">
              <w:pPr>
                <w:pStyle w:val="30"/>
                <w:tabs>
                  <w:tab w:val="left" w:pos="1680"/>
                  <w:tab w:val="right" w:leader="dot" w:pos="9736"/>
                </w:tabs>
                <w:rPr>
                  <w:del w:id="1147" w:author="Jamson" w:date="2018-11-01T10:45:00Z"/>
                  <w:noProof/>
                </w:rPr>
              </w:pPr>
              <w:del w:id="1148" w:author="Jamson" w:date="2018-11-01T10:45:00Z">
                <w:r w:rsidRPr="0025594A" w:rsidDel="0025594A">
                  <w:rPr>
                    <w:noProof/>
                    <w:lang w:bidi="x-none"/>
                    <w14:scene3d>
                      <w14:camera w14:prst="orthographicFront"/>
                      <w14:lightRig w14:rig="threePt" w14:dir="t">
                        <w14:rot w14:lat="0" w14:lon="0" w14:rev="0"/>
                      </w14:lightRig>
                    </w14:scene3d>
                    <w:rPrChange w:id="1149" w:author="Jamson" w:date="2018-11-01T10:45:00Z">
                      <w:rPr>
                        <w:rStyle w:val="a6"/>
                        <w:noProof/>
                        <w:lang w:bidi="x-none"/>
                        <w14:scene3d>
                          <w14:camera w14:prst="orthographicFront"/>
                          <w14:lightRig w14:rig="threePt" w14:dir="t">
                            <w14:rot w14:lat="0" w14:lon="0" w14:rev="0"/>
                          </w14:lightRig>
                        </w14:scene3d>
                      </w:rPr>
                    </w:rPrChange>
                  </w:rPr>
                  <w:delText>10.3.1</w:delText>
                </w:r>
                <w:r w:rsidDel="0025594A">
                  <w:rPr>
                    <w:noProof/>
                  </w:rPr>
                  <w:tab/>
                </w:r>
                <w:r w:rsidRPr="0025594A" w:rsidDel="0025594A">
                  <w:rPr>
                    <w:noProof/>
                    <w:rPrChange w:id="1150" w:author="Jamson" w:date="2018-11-01T10:45:00Z">
                      <w:rPr>
                        <w:rStyle w:val="a6"/>
                        <w:noProof/>
                      </w:rPr>
                    </w:rPrChange>
                  </w:rPr>
                  <w:delText>创建根节点</w:delText>
                </w:r>
                <w:r w:rsidDel="0025594A">
                  <w:rPr>
                    <w:noProof/>
                    <w:webHidden/>
                  </w:rPr>
                  <w:tab/>
                </w:r>
                <w:r w:rsidR="002144F7" w:rsidDel="0025594A">
                  <w:rPr>
                    <w:noProof/>
                    <w:webHidden/>
                  </w:rPr>
                  <w:delText>60</w:delText>
                </w:r>
              </w:del>
            </w:p>
            <w:p w:rsidR="00786C9D" w:rsidDel="0025594A" w:rsidRDefault="00786C9D">
              <w:pPr>
                <w:pStyle w:val="30"/>
                <w:tabs>
                  <w:tab w:val="left" w:pos="1680"/>
                  <w:tab w:val="right" w:leader="dot" w:pos="9736"/>
                </w:tabs>
                <w:rPr>
                  <w:del w:id="1151" w:author="Jamson" w:date="2018-11-01T10:45:00Z"/>
                  <w:noProof/>
                </w:rPr>
              </w:pPr>
              <w:del w:id="1152" w:author="Jamson" w:date="2018-11-01T10:45:00Z">
                <w:r w:rsidRPr="0025594A" w:rsidDel="0025594A">
                  <w:rPr>
                    <w:noProof/>
                    <w:lang w:bidi="x-none"/>
                    <w14:scene3d>
                      <w14:camera w14:prst="orthographicFront"/>
                      <w14:lightRig w14:rig="threePt" w14:dir="t">
                        <w14:rot w14:lat="0" w14:lon="0" w14:rev="0"/>
                      </w14:lightRig>
                    </w14:scene3d>
                    <w:rPrChange w:id="1153" w:author="Jamson" w:date="2018-11-01T10:45:00Z">
                      <w:rPr>
                        <w:rStyle w:val="a6"/>
                        <w:noProof/>
                        <w:lang w:bidi="x-none"/>
                        <w14:scene3d>
                          <w14:camera w14:prst="orthographicFront"/>
                          <w14:lightRig w14:rig="threePt" w14:dir="t">
                            <w14:rot w14:lat="0" w14:lon="0" w14:rev="0"/>
                          </w14:lightRig>
                        </w14:scene3d>
                      </w:rPr>
                    </w:rPrChange>
                  </w:rPr>
                  <w:delText>10.3.2</w:delText>
                </w:r>
                <w:r w:rsidDel="0025594A">
                  <w:rPr>
                    <w:noProof/>
                  </w:rPr>
                  <w:tab/>
                </w:r>
                <w:r w:rsidRPr="0025594A" w:rsidDel="0025594A">
                  <w:rPr>
                    <w:noProof/>
                    <w:rPrChange w:id="1154" w:author="Jamson" w:date="2018-11-01T10:45:00Z">
                      <w:rPr>
                        <w:rStyle w:val="a6"/>
                        <w:noProof/>
                      </w:rPr>
                    </w:rPrChange>
                  </w:rPr>
                  <w:delText>创建子节点</w:delText>
                </w:r>
                <w:r w:rsidDel="0025594A">
                  <w:rPr>
                    <w:noProof/>
                    <w:webHidden/>
                  </w:rPr>
                  <w:tab/>
                </w:r>
                <w:r w:rsidR="002144F7" w:rsidDel="0025594A">
                  <w:rPr>
                    <w:noProof/>
                    <w:webHidden/>
                  </w:rPr>
                  <w:delText>60</w:delText>
                </w:r>
              </w:del>
            </w:p>
            <w:p w:rsidR="00786C9D" w:rsidDel="0025594A" w:rsidRDefault="00786C9D">
              <w:pPr>
                <w:pStyle w:val="10"/>
                <w:tabs>
                  <w:tab w:val="left" w:pos="840"/>
                  <w:tab w:val="right" w:leader="dot" w:pos="9736"/>
                </w:tabs>
                <w:rPr>
                  <w:del w:id="1155" w:author="Jamson" w:date="2018-11-01T10:45:00Z"/>
                  <w:rFonts w:cstheme="minorBidi"/>
                  <w:noProof/>
                  <w:kern w:val="2"/>
                  <w:sz w:val="21"/>
                </w:rPr>
              </w:pPr>
              <w:del w:id="1156" w:author="Jamson" w:date="2018-11-01T10:45:00Z">
                <w:r w:rsidRPr="0025594A" w:rsidDel="0025594A">
                  <w:rPr>
                    <w:noProof/>
                    <w:rPrChange w:id="1157" w:author="Jamson" w:date="2018-11-01T10:45:00Z">
                      <w:rPr>
                        <w:rStyle w:val="a6"/>
                        <w:noProof/>
                      </w:rPr>
                    </w:rPrChange>
                  </w:rPr>
                  <w:delText>11</w:delText>
                </w:r>
                <w:r w:rsidDel="0025594A">
                  <w:rPr>
                    <w:rFonts w:cstheme="minorBidi"/>
                    <w:noProof/>
                    <w:kern w:val="2"/>
                    <w:sz w:val="21"/>
                  </w:rPr>
                  <w:tab/>
                </w:r>
                <w:r w:rsidRPr="0025594A" w:rsidDel="0025594A">
                  <w:rPr>
                    <w:noProof/>
                    <w:rPrChange w:id="1158" w:author="Jamson" w:date="2018-11-01T10:45:00Z">
                      <w:rPr>
                        <w:rStyle w:val="a6"/>
                        <w:noProof/>
                      </w:rPr>
                    </w:rPrChange>
                  </w:rPr>
                  <w:delText>异常日志</w:delText>
                </w:r>
                <w:r w:rsidDel="0025594A">
                  <w:rPr>
                    <w:noProof/>
                    <w:webHidden/>
                  </w:rPr>
                  <w:tab/>
                </w:r>
                <w:r w:rsidR="002144F7" w:rsidDel="0025594A">
                  <w:rPr>
                    <w:noProof/>
                    <w:webHidden/>
                  </w:rPr>
                  <w:delText>61</w:delText>
                </w:r>
              </w:del>
            </w:p>
            <w:p w:rsidR="00786C9D" w:rsidDel="0025594A" w:rsidRDefault="00786C9D">
              <w:pPr>
                <w:pStyle w:val="20"/>
                <w:tabs>
                  <w:tab w:val="left" w:pos="1260"/>
                  <w:tab w:val="right" w:leader="dot" w:pos="9736"/>
                </w:tabs>
                <w:rPr>
                  <w:del w:id="1159" w:author="Jamson" w:date="2018-11-01T10:45:00Z"/>
                  <w:noProof/>
                </w:rPr>
              </w:pPr>
              <w:del w:id="1160"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61"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11.1</w:delText>
                </w:r>
                <w:r w:rsidDel="0025594A">
                  <w:rPr>
                    <w:noProof/>
                  </w:rPr>
                  <w:tab/>
                </w:r>
                <w:r w:rsidRPr="0025594A" w:rsidDel="0025594A">
                  <w:rPr>
                    <w:noProof/>
                    <w:rPrChange w:id="1162" w:author="Jamson" w:date="2018-11-01T10:45:00Z">
                      <w:rPr>
                        <w:rStyle w:val="a6"/>
                        <w:noProof/>
                      </w:rPr>
                    </w:rPrChange>
                  </w:rPr>
                  <w:delText>服务端的异常日志</w:delText>
                </w:r>
                <w:r w:rsidDel="0025594A">
                  <w:rPr>
                    <w:noProof/>
                    <w:webHidden/>
                  </w:rPr>
                  <w:tab/>
                </w:r>
                <w:r w:rsidR="002144F7" w:rsidDel="0025594A">
                  <w:rPr>
                    <w:noProof/>
                    <w:webHidden/>
                  </w:rPr>
                  <w:delText>61</w:delText>
                </w:r>
              </w:del>
            </w:p>
            <w:p w:rsidR="00786C9D" w:rsidDel="0025594A" w:rsidRDefault="00786C9D">
              <w:pPr>
                <w:pStyle w:val="20"/>
                <w:tabs>
                  <w:tab w:val="left" w:pos="1260"/>
                  <w:tab w:val="right" w:leader="dot" w:pos="9736"/>
                </w:tabs>
                <w:rPr>
                  <w:del w:id="1163" w:author="Jamson" w:date="2018-11-01T10:45:00Z"/>
                  <w:noProof/>
                </w:rPr>
              </w:pPr>
              <w:del w:id="1164"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65"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11.2</w:delText>
                </w:r>
                <w:r w:rsidDel="0025594A">
                  <w:rPr>
                    <w:noProof/>
                  </w:rPr>
                  <w:tab/>
                </w:r>
                <w:r w:rsidRPr="0025594A" w:rsidDel="0025594A">
                  <w:rPr>
                    <w:noProof/>
                    <w:rPrChange w:id="1166" w:author="Jamson" w:date="2018-11-01T10:45:00Z">
                      <w:rPr>
                        <w:rStyle w:val="a6"/>
                        <w:noProof/>
                      </w:rPr>
                    </w:rPrChange>
                  </w:rPr>
                  <w:delText>需要特殊记录的异常日志</w:delText>
                </w:r>
                <w:r w:rsidDel="0025594A">
                  <w:rPr>
                    <w:noProof/>
                    <w:webHidden/>
                  </w:rPr>
                  <w:tab/>
                </w:r>
                <w:r w:rsidR="002144F7" w:rsidDel="0025594A">
                  <w:rPr>
                    <w:noProof/>
                    <w:webHidden/>
                  </w:rPr>
                  <w:delText>61</w:delText>
                </w:r>
              </w:del>
            </w:p>
            <w:p w:rsidR="00786C9D" w:rsidDel="0025594A" w:rsidRDefault="00786C9D">
              <w:pPr>
                <w:pStyle w:val="20"/>
                <w:tabs>
                  <w:tab w:val="left" w:pos="1260"/>
                  <w:tab w:val="right" w:leader="dot" w:pos="9736"/>
                </w:tabs>
                <w:rPr>
                  <w:del w:id="1167" w:author="Jamson" w:date="2018-11-01T10:45:00Z"/>
                  <w:noProof/>
                </w:rPr>
              </w:pPr>
              <w:del w:id="1168" w:author="Jamson" w:date="2018-11-01T10:45:00Z">
                <w:r w:rsidRPr="0025594A" w:rsidDel="0025594A">
                  <w:rPr>
                    <w:rFonts w:asciiTheme="minorEastAsia" w:hAnsiTheme="minorEastAsia"/>
                    <w:noProof/>
                    <w:lang w:bidi="x-none"/>
                    <w14:scene3d>
                      <w14:camera w14:prst="orthographicFront"/>
                      <w14:lightRig w14:rig="threePt" w14:dir="t">
                        <w14:rot w14:lat="0" w14:lon="0" w14:rev="0"/>
                      </w14:lightRig>
                    </w14:scene3d>
                    <w:rPrChange w:id="1169" w:author="Jamson" w:date="2018-11-01T10:45:00Z">
                      <w:rPr>
                        <w:rStyle w:val="a6"/>
                        <w:rFonts w:asciiTheme="minorEastAsia" w:hAnsiTheme="minorEastAsia"/>
                        <w:noProof/>
                        <w:lang w:bidi="x-none"/>
                        <w14:scene3d>
                          <w14:camera w14:prst="orthographicFront"/>
                          <w14:lightRig w14:rig="threePt" w14:dir="t">
                            <w14:rot w14:lat="0" w14:lon="0" w14:rev="0"/>
                          </w14:lightRig>
                        </w14:scene3d>
                      </w:rPr>
                    </w:rPrChange>
                  </w:rPr>
                  <w:delText>11.3</w:delText>
                </w:r>
                <w:r w:rsidDel="0025594A">
                  <w:rPr>
                    <w:noProof/>
                  </w:rPr>
                  <w:tab/>
                </w:r>
                <w:r w:rsidRPr="0025594A" w:rsidDel="0025594A">
                  <w:rPr>
                    <w:noProof/>
                    <w:rPrChange w:id="1170" w:author="Jamson" w:date="2018-11-01T10:45:00Z">
                      <w:rPr>
                        <w:rStyle w:val="a6"/>
                        <w:noProof/>
                      </w:rPr>
                    </w:rPrChange>
                  </w:rPr>
                  <w:delText>查看异常日志</w:delText>
                </w:r>
                <w:r w:rsidDel="0025594A">
                  <w:rPr>
                    <w:noProof/>
                    <w:webHidden/>
                  </w:rPr>
                  <w:tab/>
                </w:r>
                <w:r w:rsidR="002144F7" w:rsidDel="0025594A">
                  <w:rPr>
                    <w:noProof/>
                    <w:webHidden/>
                  </w:rPr>
                  <w:delText>61</w:delText>
                </w:r>
              </w:del>
            </w:p>
            <w:p w:rsidR="00786C9D" w:rsidDel="0025594A" w:rsidRDefault="00786C9D">
              <w:pPr>
                <w:pStyle w:val="10"/>
                <w:tabs>
                  <w:tab w:val="left" w:pos="840"/>
                  <w:tab w:val="right" w:leader="dot" w:pos="9736"/>
                </w:tabs>
                <w:rPr>
                  <w:del w:id="1171" w:author="Jamson" w:date="2018-11-01T10:45:00Z"/>
                  <w:rFonts w:cstheme="minorBidi"/>
                  <w:noProof/>
                  <w:kern w:val="2"/>
                  <w:sz w:val="21"/>
                </w:rPr>
              </w:pPr>
              <w:del w:id="1172" w:author="Jamson" w:date="2018-11-01T10:45:00Z">
                <w:r w:rsidRPr="0025594A" w:rsidDel="0025594A">
                  <w:rPr>
                    <w:noProof/>
                    <w:rPrChange w:id="1173" w:author="Jamson" w:date="2018-11-01T10:45:00Z">
                      <w:rPr>
                        <w:rStyle w:val="a6"/>
                        <w:noProof/>
                      </w:rPr>
                    </w:rPrChange>
                  </w:rPr>
                  <w:delText>12</w:delText>
                </w:r>
                <w:r w:rsidDel="0025594A">
                  <w:rPr>
                    <w:rFonts w:cstheme="minorBidi"/>
                    <w:noProof/>
                    <w:kern w:val="2"/>
                    <w:sz w:val="21"/>
                  </w:rPr>
                  <w:tab/>
                </w:r>
                <w:r w:rsidRPr="0025594A" w:rsidDel="0025594A">
                  <w:rPr>
                    <w:noProof/>
                    <w:rPrChange w:id="1174" w:author="Jamson" w:date="2018-11-01T10:45:00Z">
                      <w:rPr>
                        <w:rStyle w:val="a6"/>
                        <w:noProof/>
                      </w:rPr>
                    </w:rPrChange>
                  </w:rPr>
                  <w:delText>附件</w:delText>
                </w:r>
                <w:r w:rsidDel="0025594A">
                  <w:rPr>
                    <w:noProof/>
                    <w:webHidden/>
                  </w:rPr>
                  <w:tab/>
                </w:r>
                <w:r w:rsidR="002144F7" w:rsidDel="0025594A">
                  <w:rPr>
                    <w:noProof/>
                    <w:webHidden/>
                  </w:rPr>
                  <w:delText>62</w:delText>
                </w:r>
              </w:del>
            </w:p>
            <w:p w:rsidR="00F77625" w:rsidRDefault="00F77625" w:rsidP="00F77625">
              <w:r>
                <w:rPr>
                  <w:b/>
                  <w:bCs/>
                  <w:lang w:val="zh-CN"/>
                </w:rPr>
                <w:fldChar w:fldCharType="end"/>
              </w:r>
            </w:p>
            <w:bookmarkStart w:id="1175" w:name="_GoBack" w:displacedByCustomXml="next"/>
            <w:bookmarkEnd w:id="1175" w:displacedByCustomXml="next"/>
          </w:sdtContent>
        </w:sdt>
        <w:p w:rsidR="00F77625" w:rsidRDefault="00F77625" w:rsidP="00F77625">
          <w:pPr>
            <w:pStyle w:val="TOC1"/>
            <w:jc w:val="center"/>
            <w:rPr>
              <w:rFonts w:ascii="Arial" w:hAnsi="Arial" w:cs="Arial"/>
              <w:sz w:val="40"/>
            </w:rPr>
          </w:pPr>
        </w:p>
        <w:p w:rsidR="00F77625" w:rsidRDefault="00A43143" w:rsidP="00F77625">
          <w:pPr>
            <w:rPr>
              <w:b/>
              <w:bCs/>
              <w:lang w:val="zh-CN"/>
            </w:rPr>
          </w:pPr>
        </w:p>
      </w:sdtContent>
    </w:sdt>
    <w:p w:rsidR="00F77625" w:rsidRDefault="00F77625" w:rsidP="00F77625">
      <w:pPr>
        <w:widowControl/>
        <w:jc w:val="left"/>
      </w:pPr>
      <w:r>
        <w:br w:type="page"/>
      </w:r>
    </w:p>
    <w:p w:rsidR="00F77625" w:rsidRDefault="00F77625" w:rsidP="00F77625">
      <w:pPr>
        <w:pStyle w:val="1"/>
      </w:pPr>
      <w:bookmarkStart w:id="1176" w:name="_Toc528832436"/>
      <w:r>
        <w:rPr>
          <w:rFonts w:hint="eastAsia"/>
        </w:rPr>
        <w:lastRenderedPageBreak/>
        <w:t>开发环境准备</w:t>
      </w:r>
      <w:bookmarkEnd w:id="1176"/>
    </w:p>
    <w:p w:rsidR="00F77625" w:rsidRPr="000F4A9E" w:rsidRDefault="00F77625" w:rsidP="00F77625">
      <w:pPr>
        <w:rPr>
          <w:sz w:val="24"/>
          <w:szCs w:val="24"/>
        </w:rPr>
      </w:pPr>
      <w:r w:rsidRPr="000F4A9E">
        <w:rPr>
          <w:rFonts w:hint="eastAsia"/>
          <w:sz w:val="24"/>
          <w:szCs w:val="24"/>
        </w:rPr>
        <w:t>软件及工具的下载地址见</w:t>
      </w:r>
      <w:r>
        <w:rPr>
          <w:rFonts w:hint="eastAsia"/>
          <w:sz w:val="24"/>
          <w:szCs w:val="24"/>
        </w:rPr>
        <w:t>文档末尾</w:t>
      </w:r>
      <w:r w:rsidRPr="000F4A9E">
        <w:rPr>
          <w:rFonts w:hint="eastAsia"/>
          <w:sz w:val="24"/>
          <w:szCs w:val="24"/>
        </w:rPr>
        <w:t>附件</w:t>
      </w:r>
    </w:p>
    <w:p w:rsidR="00F77625" w:rsidRPr="00714054" w:rsidRDefault="006E4AB4" w:rsidP="00714054">
      <w:pPr>
        <w:pStyle w:val="2"/>
      </w:pPr>
      <w:bookmarkStart w:id="1177" w:name="_Toc528832437"/>
      <w:r>
        <w:rPr>
          <w:rFonts w:hint="eastAsia"/>
        </w:rPr>
        <w:t>环境</w:t>
      </w:r>
      <w:bookmarkEnd w:id="1177"/>
    </w:p>
    <w:p w:rsidR="00F77625" w:rsidRDefault="00F77625" w:rsidP="00F77625">
      <w:pPr>
        <w:pStyle w:val="3"/>
      </w:pPr>
      <w:bookmarkStart w:id="1178" w:name="_Toc528832438"/>
      <w:r>
        <w:rPr>
          <w:rFonts w:hint="eastAsia"/>
        </w:rPr>
        <w:t>操作系统</w:t>
      </w:r>
      <w:bookmarkEnd w:id="1178"/>
    </w:p>
    <w:p w:rsidR="00F77625" w:rsidRPr="00714054" w:rsidRDefault="00714054" w:rsidP="00F77625">
      <w:pPr>
        <w:rPr>
          <w:rFonts w:ascii="宋体" w:eastAsia="宋体" w:hAnsi="宋体"/>
          <w:sz w:val="24"/>
          <w:szCs w:val="24"/>
        </w:rPr>
      </w:pPr>
      <w:r w:rsidRPr="00714054">
        <w:rPr>
          <w:rFonts w:ascii="宋体" w:eastAsia="宋体" w:hAnsi="宋体" w:cs="Segoe UI"/>
          <w:color w:val="333333"/>
          <w:sz w:val="24"/>
          <w:szCs w:val="24"/>
          <w:shd w:val="clear" w:color="auto" w:fill="FFFFFF"/>
        </w:rPr>
        <w:t>支持Windows和Linux等主流操作系统，推荐使用Linux Redhat 7版本，如要使用Windows，推荐用windows server 16版本，两种均选择64位的操作系统</w:t>
      </w:r>
    </w:p>
    <w:p w:rsidR="00F77625" w:rsidRDefault="00F77625" w:rsidP="00F77625">
      <w:pPr>
        <w:pStyle w:val="3"/>
      </w:pPr>
      <w:bookmarkStart w:id="1179" w:name="_Toc528832439"/>
      <w:r>
        <w:rPr>
          <w:rFonts w:hint="eastAsia"/>
        </w:rPr>
        <w:t>数据库</w:t>
      </w:r>
      <w:bookmarkEnd w:id="1179"/>
    </w:p>
    <w:p w:rsidR="00F77625" w:rsidRPr="006E4AB4" w:rsidRDefault="00714054" w:rsidP="00F77625">
      <w:pPr>
        <w:rPr>
          <w:rFonts w:ascii="宋体" w:eastAsia="宋体" w:hAnsi="宋体"/>
          <w:sz w:val="24"/>
          <w:szCs w:val="24"/>
        </w:rPr>
      </w:pPr>
      <w:r w:rsidRPr="006E4AB4">
        <w:rPr>
          <w:rFonts w:ascii="宋体" w:eastAsia="宋体" w:hAnsi="宋体" w:cs="Segoe UI"/>
          <w:color w:val="333333"/>
          <w:sz w:val="24"/>
          <w:szCs w:val="24"/>
          <w:shd w:val="clear" w:color="auto" w:fill="FFFFFF"/>
        </w:rPr>
        <w:t>支持MySQL 5.0及以上版本、PostgreSQL 9及以上版本、Oracle 10g及以上版本、SQL Server 2005及以上版本等数据库，推荐使用MySQL 5.6版本</w:t>
      </w:r>
    </w:p>
    <w:p w:rsidR="00F77625" w:rsidRDefault="00F77625" w:rsidP="00F77625">
      <w:pPr>
        <w:pStyle w:val="3"/>
      </w:pPr>
      <w:bookmarkStart w:id="1180" w:name="_Toc528832440"/>
      <w:r>
        <w:rPr>
          <w:rFonts w:hint="eastAsia"/>
        </w:rPr>
        <w:t>JDK</w:t>
      </w:r>
      <w:bookmarkEnd w:id="1180"/>
    </w:p>
    <w:p w:rsidR="00F77625" w:rsidRPr="006E4AB4" w:rsidRDefault="006E4AB4" w:rsidP="00F77625">
      <w:pPr>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使用oracle jdk8及以上版本</w:t>
      </w:r>
    </w:p>
    <w:p w:rsidR="00F77625" w:rsidRDefault="00F77625" w:rsidP="00F77625">
      <w:pPr>
        <w:pStyle w:val="3"/>
      </w:pPr>
      <w:bookmarkStart w:id="1181" w:name="_Toc528832441"/>
      <w:r>
        <w:rPr>
          <w:rFonts w:hint="eastAsia"/>
        </w:rPr>
        <w:t>应用服务器</w:t>
      </w:r>
      <w:bookmarkEnd w:id="1181"/>
    </w:p>
    <w:p w:rsidR="00F77625" w:rsidRDefault="006E4AB4" w:rsidP="00F77625">
      <w:pPr>
        <w:rPr>
          <w:rFonts w:ascii="Segoe UI" w:hAnsi="Segoe UI" w:cs="Segoe UI"/>
          <w:color w:val="333333"/>
          <w:szCs w:val="21"/>
          <w:shd w:val="clear" w:color="auto" w:fill="FFFFFF"/>
        </w:rPr>
      </w:pPr>
      <w:r w:rsidRPr="006B3FA1">
        <w:rPr>
          <w:rFonts w:ascii="宋体" w:eastAsia="宋体" w:hAnsi="宋体" w:cs="Segoe UI"/>
          <w:color w:val="333333"/>
          <w:sz w:val="24"/>
          <w:szCs w:val="24"/>
          <w:shd w:val="clear" w:color="auto" w:fill="FFFFFF"/>
        </w:rPr>
        <w:t>支持Tomcat、JBoss(WildFly)、WebLogic、WebSphere，推荐使用Tomcat 8版本</w:t>
      </w:r>
    </w:p>
    <w:p w:rsidR="006B3FA1" w:rsidRDefault="006B3FA1" w:rsidP="006B3FA1">
      <w:pPr>
        <w:pStyle w:val="2"/>
      </w:pPr>
      <w:bookmarkStart w:id="1182" w:name="_Toc528832442"/>
      <w:r>
        <w:rPr>
          <w:rFonts w:hint="eastAsia"/>
        </w:rPr>
        <w:t>工具</w:t>
      </w:r>
      <w:bookmarkEnd w:id="1182"/>
    </w:p>
    <w:p w:rsidR="00F77625" w:rsidRDefault="00F77625" w:rsidP="00F77625">
      <w:pPr>
        <w:pStyle w:val="3"/>
      </w:pPr>
      <w:bookmarkStart w:id="1183" w:name="_Toc528832443"/>
      <w:r>
        <w:rPr>
          <w:rFonts w:hint="eastAsia"/>
        </w:rPr>
        <w:t>开发工具</w:t>
      </w:r>
      <w:bookmarkEnd w:id="1183"/>
    </w:p>
    <w:p w:rsidR="00F77625" w:rsidRDefault="006E4AB4" w:rsidP="00F77625">
      <w:pPr>
        <w:rPr>
          <w:sz w:val="24"/>
          <w:szCs w:val="24"/>
        </w:rPr>
      </w:pPr>
      <w:r w:rsidRPr="006B3FA1">
        <w:rPr>
          <w:rFonts w:ascii="宋体" w:eastAsia="宋体" w:hAnsi="宋体" w:cs="Segoe UI"/>
          <w:color w:val="333333"/>
          <w:sz w:val="24"/>
          <w:szCs w:val="24"/>
          <w:shd w:val="clear" w:color="auto" w:fill="FFFFFF"/>
        </w:rPr>
        <w:t>IDEA、Eclipse JavaEE和MyEclipse，推荐使用IDEA2016版本</w:t>
      </w:r>
      <w:r w:rsidR="00F77625">
        <w:rPr>
          <w:sz w:val="24"/>
          <w:szCs w:val="24"/>
        </w:rPr>
        <w:t xml:space="preserve"> </w:t>
      </w:r>
    </w:p>
    <w:p w:rsidR="00F77625" w:rsidRDefault="00F77625" w:rsidP="00F77625">
      <w:pPr>
        <w:pStyle w:val="3"/>
      </w:pPr>
      <w:bookmarkStart w:id="1184" w:name="_Toc528832444"/>
      <w:r>
        <w:rPr>
          <w:rFonts w:hint="eastAsia"/>
        </w:rPr>
        <w:t>构建工具</w:t>
      </w:r>
      <w:bookmarkEnd w:id="1184"/>
    </w:p>
    <w:p w:rsidR="00F77625" w:rsidRPr="0002195B" w:rsidRDefault="00F77625" w:rsidP="00F77625">
      <w:pPr>
        <w:pStyle w:val="4"/>
      </w:pPr>
      <w:r>
        <w:rPr>
          <w:rFonts w:hint="eastAsia"/>
        </w:rPr>
        <w:t>工具</w:t>
      </w:r>
    </w:p>
    <w:p w:rsidR="00F77625" w:rsidRPr="006B3FA1" w:rsidRDefault="006B3FA1" w:rsidP="006B48A2">
      <w:pPr>
        <w:widowControl/>
        <w:numPr>
          <w:ilvl w:val="0"/>
          <w:numId w:val="7"/>
        </w:numPr>
        <w:shd w:val="clear" w:color="auto" w:fill="FFFFFF"/>
        <w:spacing w:before="100" w:beforeAutospacing="1" w:after="100" w:afterAutospacing="1"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使用Gradle作为构建工具，推荐使用3.4.1版本</w:t>
      </w:r>
    </w:p>
    <w:p w:rsidR="00F77625" w:rsidRPr="006B3FA1" w:rsidRDefault="006B3FA1" w:rsidP="006B48A2">
      <w:pPr>
        <w:widowControl/>
        <w:numPr>
          <w:ilvl w:val="0"/>
          <w:numId w:val="7"/>
        </w:numPr>
        <w:shd w:val="clear" w:color="auto" w:fill="FFFFFF"/>
        <w:spacing w:before="60" w:after="100" w:afterAutospacing="1"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Gradle需要使用Maven仓库，Maven推荐使用3.3.9版本</w:t>
      </w:r>
    </w:p>
    <w:p w:rsidR="00F77625" w:rsidRDefault="00F77625" w:rsidP="00F77625">
      <w:pPr>
        <w:pStyle w:val="4"/>
      </w:pPr>
      <w:r>
        <w:rPr>
          <w:rFonts w:hint="eastAsia"/>
        </w:rPr>
        <w:lastRenderedPageBreak/>
        <w:t>在开发工具中添加插件</w:t>
      </w:r>
    </w:p>
    <w:p w:rsidR="006B3FA1" w:rsidRPr="006B3FA1" w:rsidRDefault="006B3FA1" w:rsidP="006B3FA1">
      <w:pPr>
        <w:widowControl/>
        <w:shd w:val="clear" w:color="auto" w:fill="FFFFFF"/>
        <w:spacing w:after="240"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在IDEA启动页面点击右下角configure，选择Settings --&gt; Build,Execution,Deloyment --&gt; Build Tools --&gt; Maven：</w:t>
      </w:r>
    </w:p>
    <w:p w:rsidR="006B3FA1" w:rsidRPr="006B3FA1" w:rsidRDefault="006B3FA1" w:rsidP="006B48A2">
      <w:pPr>
        <w:widowControl/>
        <w:numPr>
          <w:ilvl w:val="0"/>
          <w:numId w:val="8"/>
        </w:numPr>
        <w:shd w:val="clear" w:color="auto" w:fill="FFFFFF"/>
        <w:spacing w:before="100" w:beforeAutospacing="1" w:after="100" w:afterAutospacing="1"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在右侧栏的Maven_home directory输入框中填入自己的Maven安装目录，例如：C:/Program Files/maven/apache-maven-3.3.9</w:t>
      </w:r>
    </w:p>
    <w:p w:rsidR="006B3FA1" w:rsidRPr="006B3FA1" w:rsidRDefault="006B3FA1" w:rsidP="006B48A2">
      <w:pPr>
        <w:widowControl/>
        <w:numPr>
          <w:ilvl w:val="0"/>
          <w:numId w:val="8"/>
        </w:numPr>
        <w:shd w:val="clear" w:color="auto" w:fill="FFFFFF"/>
        <w:spacing w:before="60" w:after="100" w:afterAutospacing="1"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在右侧栏的User settings file输入框中填入Maven的setting.xml目录，例如：C:/Program Files/maven/apache-maven-3.3.9/conf/settings.xml</w:t>
      </w:r>
    </w:p>
    <w:p w:rsidR="006B3FA1" w:rsidRPr="006B3FA1" w:rsidRDefault="006B3FA1" w:rsidP="006B48A2">
      <w:pPr>
        <w:widowControl/>
        <w:numPr>
          <w:ilvl w:val="0"/>
          <w:numId w:val="8"/>
        </w:numPr>
        <w:shd w:val="clear" w:color="auto" w:fill="FFFFFF"/>
        <w:spacing w:before="60" w:after="100" w:afterAutospacing="1" w:line="315" w:lineRule="atLeast"/>
        <w:jc w:val="left"/>
        <w:rPr>
          <w:rFonts w:ascii="宋体" w:eastAsia="宋体" w:hAnsi="宋体" w:cs="Segoe UI"/>
          <w:color w:val="333333"/>
          <w:sz w:val="24"/>
          <w:szCs w:val="24"/>
          <w:shd w:val="clear" w:color="auto" w:fill="FFFFFF"/>
        </w:rPr>
      </w:pPr>
      <w:r w:rsidRPr="006B3FA1">
        <w:rPr>
          <w:rFonts w:ascii="宋体" w:eastAsia="宋体" w:hAnsi="宋体" w:cs="Segoe UI"/>
          <w:color w:val="333333"/>
          <w:sz w:val="24"/>
          <w:szCs w:val="24"/>
          <w:shd w:val="clear" w:color="auto" w:fill="FFFFFF"/>
        </w:rPr>
        <w:t>在右侧栏的Local repository输入框中填入自己存放Maven下载的包的文件夹，此文件夹任意创建，例如：D:/Code-java/Maven_Repository</w:t>
      </w:r>
    </w:p>
    <w:p w:rsidR="00F77625" w:rsidRPr="006B3FA1" w:rsidRDefault="006B3FA1" w:rsidP="006B48A2">
      <w:pPr>
        <w:widowControl/>
        <w:numPr>
          <w:ilvl w:val="0"/>
          <w:numId w:val="8"/>
        </w:numPr>
        <w:shd w:val="clear" w:color="auto" w:fill="FFFFFF"/>
        <w:spacing w:before="60" w:after="100" w:afterAutospacing="1" w:line="315" w:lineRule="atLeast"/>
        <w:jc w:val="left"/>
        <w:rPr>
          <w:rFonts w:ascii="Segoe UI" w:eastAsia="宋体" w:hAnsi="Segoe UI" w:cs="Segoe UI"/>
          <w:color w:val="333333"/>
          <w:kern w:val="0"/>
          <w:szCs w:val="21"/>
        </w:rPr>
      </w:pPr>
      <w:r w:rsidRPr="006B3FA1">
        <w:rPr>
          <w:rFonts w:ascii="宋体" w:eastAsia="宋体" w:hAnsi="宋体" w:cs="Segoe UI"/>
          <w:color w:val="333333"/>
          <w:sz w:val="24"/>
          <w:szCs w:val="24"/>
          <w:shd w:val="clear" w:color="auto" w:fill="FFFFFF"/>
        </w:rPr>
        <w:t>在左侧栏里点击Build Tools下的Gradle，在右侧栏里的Service directory path中填入自己存放Gradle下载的包的文件夹路径，例如：D:/Code-java/Gradle_Repository</w:t>
      </w:r>
    </w:p>
    <w:p w:rsidR="00F77625" w:rsidRDefault="00F77625" w:rsidP="00F77625">
      <w:r>
        <w:rPr>
          <w:noProof/>
        </w:rPr>
        <w:drawing>
          <wp:inline distT="0" distB="0" distL="0" distR="0" wp14:anchorId="240DFA56" wp14:editId="47497F0C">
            <wp:extent cx="6124575" cy="33528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352800"/>
                    </a:xfrm>
                    <a:prstGeom prst="rect">
                      <a:avLst/>
                    </a:prstGeom>
                    <a:noFill/>
                    <a:ln>
                      <a:noFill/>
                    </a:ln>
                  </pic:spPr>
                </pic:pic>
              </a:graphicData>
            </a:graphic>
          </wp:inline>
        </w:drawing>
      </w:r>
    </w:p>
    <w:p w:rsidR="00F77625" w:rsidRDefault="00F77625" w:rsidP="00F77625">
      <w:r>
        <w:rPr>
          <w:noProof/>
        </w:rPr>
        <w:lastRenderedPageBreak/>
        <w:drawing>
          <wp:inline distT="0" distB="0" distL="0" distR="0" wp14:anchorId="699BC5F9" wp14:editId="1806E0C3">
            <wp:extent cx="6048375" cy="3619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8375" cy="3619500"/>
                    </a:xfrm>
                    <a:prstGeom prst="rect">
                      <a:avLst/>
                    </a:prstGeom>
                    <a:noFill/>
                    <a:ln>
                      <a:noFill/>
                    </a:ln>
                  </pic:spPr>
                </pic:pic>
              </a:graphicData>
            </a:graphic>
          </wp:inline>
        </w:drawing>
      </w:r>
    </w:p>
    <w:p w:rsidR="00F77625" w:rsidRPr="0034007A" w:rsidRDefault="00F77625" w:rsidP="00F77625">
      <w:pPr>
        <w:rPr>
          <w:rFonts w:ascii="宋体" w:eastAsia="宋体" w:hAnsi="宋体"/>
          <w:b/>
          <w:sz w:val="24"/>
          <w:szCs w:val="24"/>
        </w:rPr>
      </w:pPr>
      <w:r>
        <w:tab/>
      </w:r>
      <w:r w:rsidRPr="0034007A">
        <w:rPr>
          <w:rFonts w:ascii="宋体" w:eastAsia="宋体" w:hAnsi="宋体" w:hint="eastAsia"/>
          <w:b/>
          <w:sz w:val="24"/>
          <w:szCs w:val="24"/>
        </w:rPr>
        <w:t>如</w:t>
      </w:r>
      <w:r w:rsidRPr="0034007A">
        <w:rPr>
          <w:rFonts w:ascii="宋体" w:eastAsia="宋体" w:hAnsi="宋体"/>
          <w:b/>
          <w:sz w:val="24"/>
          <w:szCs w:val="24"/>
        </w:rPr>
        <w:t>Build Tools</w:t>
      </w:r>
      <w:r w:rsidRPr="0034007A">
        <w:rPr>
          <w:rFonts w:ascii="宋体" w:eastAsia="宋体" w:hAnsi="宋体" w:hint="eastAsia"/>
          <w:b/>
          <w:sz w:val="24"/>
          <w:szCs w:val="24"/>
        </w:rPr>
        <w:t>里没有</w:t>
      </w:r>
      <w:r w:rsidRPr="0034007A">
        <w:rPr>
          <w:rFonts w:ascii="宋体" w:eastAsia="宋体" w:hAnsi="宋体"/>
          <w:b/>
          <w:sz w:val="24"/>
          <w:szCs w:val="24"/>
        </w:rPr>
        <w:t>Gradle</w:t>
      </w:r>
      <w:r w:rsidRPr="0034007A">
        <w:rPr>
          <w:rFonts w:ascii="宋体" w:eastAsia="宋体" w:hAnsi="宋体" w:hint="eastAsia"/>
          <w:b/>
          <w:sz w:val="24"/>
          <w:szCs w:val="24"/>
        </w:rPr>
        <w:t>，在启动页面点击</w:t>
      </w:r>
      <w:r w:rsidRPr="0034007A">
        <w:rPr>
          <w:rFonts w:ascii="宋体" w:eastAsia="宋体" w:hAnsi="宋体"/>
          <w:b/>
          <w:sz w:val="24"/>
          <w:szCs w:val="24"/>
        </w:rPr>
        <w:t>configure</w:t>
      </w:r>
      <w:r w:rsidRPr="0034007A">
        <w:rPr>
          <w:rFonts w:ascii="宋体" w:eastAsia="宋体" w:hAnsi="宋体" w:hint="eastAsia"/>
          <w:b/>
          <w:sz w:val="24"/>
          <w:szCs w:val="24"/>
        </w:rPr>
        <w:t>，选择</w:t>
      </w:r>
      <w:r w:rsidRPr="0034007A">
        <w:rPr>
          <w:rFonts w:ascii="宋体" w:eastAsia="宋体" w:hAnsi="宋体"/>
          <w:b/>
          <w:sz w:val="24"/>
          <w:szCs w:val="24"/>
        </w:rPr>
        <w:t>Plugins</w:t>
      </w:r>
      <w:r w:rsidRPr="0034007A">
        <w:rPr>
          <w:rFonts w:ascii="宋体" w:eastAsia="宋体" w:hAnsi="宋体" w:hint="eastAsia"/>
          <w:b/>
          <w:sz w:val="24"/>
          <w:szCs w:val="24"/>
        </w:rPr>
        <w:t>，在里面搜索</w:t>
      </w:r>
      <w:r w:rsidRPr="0034007A">
        <w:rPr>
          <w:rFonts w:ascii="宋体" w:eastAsia="宋体" w:hAnsi="宋体"/>
          <w:b/>
          <w:sz w:val="24"/>
          <w:szCs w:val="24"/>
        </w:rPr>
        <w:t>Gradle</w:t>
      </w:r>
      <w:r w:rsidRPr="0034007A">
        <w:rPr>
          <w:rFonts w:ascii="宋体" w:eastAsia="宋体" w:hAnsi="宋体" w:hint="eastAsia"/>
          <w:b/>
          <w:sz w:val="24"/>
          <w:szCs w:val="24"/>
        </w:rPr>
        <w:t>，勾选中后点</w:t>
      </w:r>
      <w:r w:rsidRPr="0034007A">
        <w:rPr>
          <w:rFonts w:ascii="宋体" w:eastAsia="宋体" w:hAnsi="宋体"/>
          <w:b/>
          <w:sz w:val="24"/>
          <w:szCs w:val="24"/>
        </w:rPr>
        <w:t>OK</w:t>
      </w:r>
      <w:r w:rsidRPr="0034007A">
        <w:rPr>
          <w:rFonts w:ascii="宋体" w:eastAsia="宋体" w:hAnsi="宋体" w:hint="eastAsia"/>
          <w:b/>
          <w:sz w:val="24"/>
          <w:szCs w:val="24"/>
        </w:rPr>
        <w:t>，再进入</w:t>
      </w:r>
      <w:r w:rsidRPr="0034007A">
        <w:rPr>
          <w:rFonts w:ascii="宋体" w:eastAsia="宋体" w:hAnsi="宋体"/>
          <w:b/>
          <w:sz w:val="24"/>
          <w:szCs w:val="24"/>
        </w:rPr>
        <w:t>Settings</w:t>
      </w:r>
    </w:p>
    <w:p w:rsidR="00F77625" w:rsidRDefault="00F77625" w:rsidP="00F77625">
      <w:pPr>
        <w:pStyle w:val="3"/>
      </w:pPr>
      <w:bookmarkStart w:id="1185" w:name="_Toc528832445"/>
      <w:r>
        <w:rPr>
          <w:rFonts w:hint="eastAsia"/>
        </w:rPr>
        <w:t>版本管理工具</w:t>
      </w:r>
      <w:bookmarkEnd w:id="1185"/>
    </w:p>
    <w:p w:rsidR="00F77625" w:rsidRPr="003A3BB6" w:rsidRDefault="00F77625" w:rsidP="00F77625">
      <w:pPr>
        <w:pStyle w:val="4"/>
      </w:pPr>
      <w:r>
        <w:rPr>
          <w:rFonts w:hint="eastAsia"/>
        </w:rPr>
        <w:t>工具</w:t>
      </w:r>
    </w:p>
    <w:p w:rsidR="00F77625" w:rsidRPr="0034007A" w:rsidRDefault="0034007A" w:rsidP="00F77625">
      <w:pPr>
        <w:rPr>
          <w:rFonts w:ascii="宋体" w:eastAsia="宋体" w:hAnsi="宋体"/>
          <w:sz w:val="24"/>
          <w:szCs w:val="24"/>
        </w:rPr>
      </w:pPr>
      <w:r w:rsidRPr="0034007A">
        <w:rPr>
          <w:rFonts w:ascii="宋体" w:eastAsia="宋体" w:hAnsi="宋体" w:cs="Segoe UI"/>
          <w:color w:val="333333"/>
          <w:sz w:val="24"/>
          <w:szCs w:val="24"/>
          <w:shd w:val="clear" w:color="auto" w:fill="FFFFFF"/>
        </w:rPr>
        <w:t>可以使用Git、CVS和SVN，推荐使用Git作为版本控制器</w:t>
      </w:r>
    </w:p>
    <w:p w:rsidR="00F77625" w:rsidRDefault="00F77625" w:rsidP="00F77625">
      <w:pPr>
        <w:pStyle w:val="4"/>
      </w:pPr>
      <w:r>
        <w:rPr>
          <w:rFonts w:hint="eastAsia"/>
        </w:rPr>
        <w:t>在开发工具中添加插件</w:t>
      </w:r>
    </w:p>
    <w:p w:rsidR="00F77625" w:rsidRPr="00677BE4" w:rsidRDefault="00677BE4" w:rsidP="00F77625">
      <w:pPr>
        <w:rPr>
          <w:rFonts w:ascii="宋体" w:eastAsia="宋体" w:hAnsi="宋体"/>
          <w:sz w:val="24"/>
          <w:szCs w:val="24"/>
        </w:rPr>
      </w:pPr>
      <w:r w:rsidRPr="00677BE4">
        <w:rPr>
          <w:rFonts w:ascii="宋体" w:eastAsia="宋体" w:hAnsi="宋体" w:cs="Segoe UI"/>
          <w:color w:val="333333"/>
          <w:sz w:val="24"/>
          <w:szCs w:val="24"/>
          <w:shd w:val="clear" w:color="auto" w:fill="FFFFFF"/>
        </w:rPr>
        <w:t>在IDEA启动页面点击右下角configure，选择Settings --&gt; Version Control --&gt; Git,在右侧栏里的Path to Git executable里填入自己的git.exe文件路径</w:t>
      </w:r>
    </w:p>
    <w:p w:rsidR="00F77625" w:rsidRPr="003A3BB6" w:rsidRDefault="00F77625" w:rsidP="00F77625">
      <w:r>
        <w:rPr>
          <w:noProof/>
        </w:rPr>
        <w:lastRenderedPageBreak/>
        <w:drawing>
          <wp:inline distT="0" distB="0" distL="0" distR="0" wp14:anchorId="5AE9639E" wp14:editId="469F88E1">
            <wp:extent cx="5943600" cy="4171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F77625" w:rsidRDefault="00F77625" w:rsidP="00F77625">
      <w:pPr>
        <w:pStyle w:val="3"/>
      </w:pPr>
      <w:bookmarkStart w:id="1186" w:name="_Toc528832446"/>
      <w:r>
        <w:rPr>
          <w:rFonts w:hint="eastAsia"/>
        </w:rPr>
        <w:t>数据建模工具</w:t>
      </w:r>
      <w:bookmarkEnd w:id="1186"/>
    </w:p>
    <w:p w:rsidR="00F77625" w:rsidRPr="00677BE4" w:rsidRDefault="00677BE4" w:rsidP="00F77625">
      <w:pPr>
        <w:rPr>
          <w:rFonts w:ascii="宋体" w:eastAsia="宋体" w:hAnsi="宋体"/>
          <w:sz w:val="24"/>
          <w:szCs w:val="24"/>
        </w:rPr>
      </w:pPr>
      <w:r w:rsidRPr="00677BE4">
        <w:rPr>
          <w:rFonts w:ascii="宋体" w:eastAsia="宋体" w:hAnsi="宋体" w:cs="Segoe UI"/>
          <w:color w:val="333333"/>
          <w:sz w:val="24"/>
          <w:szCs w:val="24"/>
          <w:shd w:val="clear" w:color="auto" w:fill="FFFFFF"/>
        </w:rPr>
        <w:t>使用PowerDesigner作为模型设计工具，推荐使用16.5版本</w:t>
      </w:r>
    </w:p>
    <w:p w:rsidR="00F77625" w:rsidRDefault="00F77625" w:rsidP="00F77625">
      <w:pPr>
        <w:rPr>
          <w:sz w:val="24"/>
          <w:szCs w:val="24"/>
        </w:rPr>
      </w:pPr>
    </w:p>
    <w:p w:rsidR="00F77625" w:rsidRDefault="00677BE4" w:rsidP="00677BE4">
      <w:pPr>
        <w:pStyle w:val="2"/>
      </w:pPr>
      <w:bookmarkStart w:id="1187" w:name="_Toc528832447"/>
      <w:r>
        <w:rPr>
          <w:rFonts w:hint="eastAsia"/>
        </w:rPr>
        <w:t>本地配置</w:t>
      </w:r>
      <w:bookmarkEnd w:id="1187"/>
    </w:p>
    <w:p w:rsidR="00677BE4" w:rsidRDefault="00677BE4" w:rsidP="002959A5">
      <w:pPr>
        <w:pStyle w:val="3"/>
      </w:pPr>
      <w:bookmarkStart w:id="1188" w:name="_Toc528832448"/>
      <w:r>
        <w:t>用户变量JAVA_HOME</w:t>
      </w:r>
      <w:bookmarkEnd w:id="1188"/>
    </w:p>
    <w:p w:rsidR="00677BE4" w:rsidRPr="00677BE4" w:rsidRDefault="00677BE4" w:rsidP="00677BE4">
      <w:pPr>
        <w:rPr>
          <w:rFonts w:ascii="宋体" w:eastAsia="宋体" w:hAnsi="宋体"/>
          <w:sz w:val="24"/>
          <w:szCs w:val="24"/>
        </w:rPr>
      </w:pPr>
      <w:r w:rsidRPr="00677BE4">
        <w:rPr>
          <w:rFonts w:ascii="宋体" w:eastAsia="宋体" w:hAnsi="宋体" w:cs="Segoe UI"/>
          <w:color w:val="333333"/>
          <w:sz w:val="24"/>
          <w:szCs w:val="24"/>
          <w:shd w:val="clear" w:color="auto" w:fill="FFFFFF"/>
        </w:rPr>
        <w:t>选择自己的JDK的安装目录，例：C:/Program Files/Java/jdk1.8.0_45</w:t>
      </w:r>
    </w:p>
    <w:p w:rsidR="00F77625" w:rsidRDefault="00677BE4" w:rsidP="00677BE4">
      <w:pPr>
        <w:pStyle w:val="3"/>
      </w:pPr>
      <w:bookmarkStart w:id="1189" w:name="_Toc528832449"/>
      <w:r w:rsidRPr="00677BE4">
        <w:t>用户变量GRADLE_HOME</w:t>
      </w:r>
      <w:bookmarkEnd w:id="1189"/>
    </w:p>
    <w:p w:rsidR="00F77625" w:rsidRPr="00677BE4" w:rsidRDefault="00677BE4" w:rsidP="00F77625">
      <w:pPr>
        <w:rPr>
          <w:rFonts w:ascii="宋体" w:eastAsia="宋体" w:hAnsi="宋体"/>
          <w:sz w:val="24"/>
          <w:szCs w:val="24"/>
        </w:rPr>
      </w:pPr>
      <w:r w:rsidRPr="00677BE4">
        <w:rPr>
          <w:rFonts w:ascii="宋体" w:eastAsia="宋体" w:hAnsi="宋体" w:cs="Segoe UI"/>
          <w:color w:val="333333"/>
          <w:sz w:val="24"/>
          <w:szCs w:val="24"/>
          <w:shd w:val="clear" w:color="auto" w:fill="FFFFFF"/>
        </w:rPr>
        <w:t>选择Gradle的安装目录，例：E:/Program Files/gradle-3.4.1</w:t>
      </w:r>
    </w:p>
    <w:p w:rsidR="00F77625" w:rsidRDefault="00677BE4" w:rsidP="00677BE4">
      <w:pPr>
        <w:pStyle w:val="3"/>
      </w:pPr>
      <w:bookmarkStart w:id="1190" w:name="_Toc528832450"/>
      <w:r>
        <w:lastRenderedPageBreak/>
        <w:t>用户变量MAVEN_HOME</w:t>
      </w:r>
      <w:bookmarkEnd w:id="1190"/>
    </w:p>
    <w:p w:rsidR="00677BE4" w:rsidRPr="00677BE4" w:rsidRDefault="00677BE4" w:rsidP="00677BE4">
      <w:pPr>
        <w:rPr>
          <w:rFonts w:ascii="宋体" w:eastAsia="宋体" w:hAnsi="宋体"/>
          <w:sz w:val="24"/>
          <w:szCs w:val="24"/>
        </w:rPr>
      </w:pPr>
      <w:r w:rsidRPr="00677BE4">
        <w:rPr>
          <w:rFonts w:ascii="宋体" w:eastAsia="宋体" w:hAnsi="宋体" w:cs="Segoe UI"/>
          <w:color w:val="333333"/>
          <w:sz w:val="24"/>
          <w:szCs w:val="24"/>
          <w:shd w:val="clear" w:color="auto" w:fill="FFFFFF"/>
        </w:rPr>
        <w:t>选择自己的Maven的安装目录，例：E:/Program Files/maven/apache-maven-3.3.9</w:t>
      </w:r>
    </w:p>
    <w:p w:rsidR="00F77625" w:rsidRDefault="00F77625" w:rsidP="00677BE4">
      <w:pPr>
        <w:pStyle w:val="3"/>
      </w:pPr>
      <w:bookmarkStart w:id="1191" w:name="_Toc528832451"/>
      <w:r>
        <w:rPr>
          <w:rFonts w:hint="eastAsia"/>
        </w:rPr>
        <w:t>系统变量Path</w:t>
      </w:r>
      <w:bookmarkEnd w:id="1191"/>
    </w:p>
    <w:p w:rsidR="00F77625" w:rsidRPr="002C0902" w:rsidRDefault="00F77625" w:rsidP="00F77625">
      <w:pPr>
        <w:rPr>
          <w:sz w:val="24"/>
          <w:szCs w:val="24"/>
        </w:rPr>
      </w:pPr>
      <w:r w:rsidRPr="002C0902">
        <w:rPr>
          <w:rFonts w:hint="eastAsia"/>
          <w:sz w:val="24"/>
          <w:szCs w:val="24"/>
        </w:rPr>
        <w:t>在系统变量Path里添加三项</w:t>
      </w:r>
      <w:r>
        <w:rPr>
          <w:rFonts w:hint="eastAsia"/>
          <w:sz w:val="24"/>
          <w:szCs w:val="24"/>
        </w:rPr>
        <w:t>，如下图</w:t>
      </w:r>
    </w:p>
    <w:p w:rsidR="00F77625" w:rsidRDefault="00677BE4" w:rsidP="00F77625">
      <w:r w:rsidRPr="007C352A">
        <w:rPr>
          <w:noProof/>
        </w:rPr>
        <w:drawing>
          <wp:inline distT="0" distB="0" distL="114300" distR="114300" wp14:anchorId="7152E977" wp14:editId="14D3703F">
            <wp:extent cx="5334000" cy="5405755"/>
            <wp:effectExtent l="0" t="0" r="0" b="0"/>
            <wp:docPr id="8" name="Picture" descr="用户变量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用户变量Path"/>
                    <pic:cNvPicPr>
                      <a:picLocks noChangeAspect="1" noChangeArrowheads="1"/>
                    </pic:cNvPicPr>
                  </pic:nvPicPr>
                  <pic:blipFill>
                    <a:blip r:embed="rId11"/>
                    <a:stretch>
                      <a:fillRect/>
                    </a:stretch>
                  </pic:blipFill>
                  <pic:spPr>
                    <a:xfrm>
                      <a:off x="0" y="0"/>
                      <a:ext cx="5334000" cy="5406220"/>
                    </a:xfrm>
                    <a:prstGeom prst="rect">
                      <a:avLst/>
                    </a:prstGeom>
                    <a:noFill/>
                    <a:ln w="9525">
                      <a:noFill/>
                    </a:ln>
                  </pic:spPr>
                </pic:pic>
              </a:graphicData>
            </a:graphic>
          </wp:inline>
        </w:drawing>
      </w:r>
    </w:p>
    <w:p w:rsidR="00F77625" w:rsidRDefault="00F77625" w:rsidP="00E6499E">
      <w:pPr>
        <w:pStyle w:val="3"/>
      </w:pPr>
      <w:bookmarkStart w:id="1192" w:name="_Toc528832452"/>
      <w:r>
        <w:rPr>
          <w:rFonts w:hint="eastAsia"/>
        </w:rPr>
        <w:t>用户变量Path</w:t>
      </w:r>
      <w:bookmarkEnd w:id="1192"/>
    </w:p>
    <w:p w:rsidR="00F77625" w:rsidRPr="00E6499E" w:rsidRDefault="00E6499E" w:rsidP="00F77625">
      <w:pPr>
        <w:rPr>
          <w:rFonts w:ascii="宋体" w:eastAsia="宋体" w:hAnsi="宋体"/>
          <w:sz w:val="24"/>
          <w:szCs w:val="24"/>
        </w:rPr>
      </w:pPr>
      <w:r w:rsidRPr="00E6499E">
        <w:rPr>
          <w:rFonts w:ascii="宋体" w:eastAsia="宋体" w:hAnsi="宋体" w:cs="Segoe UI"/>
          <w:color w:val="333333"/>
          <w:sz w:val="24"/>
          <w:szCs w:val="24"/>
          <w:shd w:val="clear" w:color="auto" w:fill="FFFFFF"/>
        </w:rPr>
        <w:t>在用户变量Path里把系统变量Path添加的三项加进去</w:t>
      </w:r>
    </w:p>
    <w:p w:rsidR="00F77625" w:rsidRDefault="00F77625" w:rsidP="00F77625">
      <w:r>
        <w:rPr>
          <w:noProof/>
        </w:rPr>
        <w:lastRenderedPageBreak/>
        <w:drawing>
          <wp:inline distT="0" distB="0" distL="0" distR="0" wp14:anchorId="0E85D7AA" wp14:editId="3FAF3FC4">
            <wp:extent cx="5229225" cy="1476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9225" cy="1476375"/>
                    </a:xfrm>
                    <a:prstGeom prst="rect">
                      <a:avLst/>
                    </a:prstGeom>
                    <a:noFill/>
                    <a:ln>
                      <a:noFill/>
                    </a:ln>
                  </pic:spPr>
                </pic:pic>
              </a:graphicData>
            </a:graphic>
          </wp:inline>
        </w:drawing>
      </w:r>
    </w:p>
    <w:p w:rsidR="00380D5C" w:rsidRDefault="00380D5C" w:rsidP="00380D5C">
      <w:pPr>
        <w:pStyle w:val="1"/>
      </w:pPr>
      <w:bookmarkStart w:id="1193" w:name="_Toc528832453"/>
      <w:r w:rsidRPr="00380D5C">
        <w:rPr>
          <w:rFonts w:hint="eastAsia"/>
        </w:rPr>
        <w:t>项目准备</w:t>
      </w:r>
      <w:bookmarkEnd w:id="1193"/>
    </w:p>
    <w:p w:rsidR="00380D5C" w:rsidRDefault="00380D5C" w:rsidP="00380D5C">
      <w:pPr>
        <w:pStyle w:val="a9"/>
        <w:rPr>
          <w:rStyle w:val="HTML0"/>
        </w:rPr>
      </w:pPr>
      <w:r>
        <w:t xml:space="preserve">配置管理员： </w:t>
      </w:r>
    </w:p>
    <w:p w:rsidR="00380D5C" w:rsidRDefault="00380D5C" w:rsidP="00380D5C">
      <w:pPr>
        <w:pStyle w:val="HTML"/>
        <w:ind w:leftChars="200" w:left="420"/>
        <w:rPr>
          <w:rStyle w:val="HTML0"/>
        </w:rPr>
      </w:pPr>
      <w:r>
        <w:rPr>
          <w:rStyle w:val="HTML0"/>
        </w:rPr>
        <w:t>姓名：冯华</w:t>
      </w:r>
    </w:p>
    <w:p w:rsidR="00380D5C" w:rsidRDefault="00380D5C" w:rsidP="00380D5C">
      <w:pPr>
        <w:pStyle w:val="HTML"/>
        <w:ind w:leftChars="200" w:left="420"/>
        <w:rPr>
          <w:rStyle w:val="HTML0"/>
        </w:rPr>
      </w:pPr>
      <w:r>
        <w:rPr>
          <w:rStyle w:val="HTML0"/>
        </w:rPr>
        <w:t>QQ：1247170157</w:t>
      </w:r>
    </w:p>
    <w:p w:rsidR="00380D5C" w:rsidRDefault="00380D5C" w:rsidP="00380D5C">
      <w:pPr>
        <w:pStyle w:val="HTML"/>
        <w:ind w:leftChars="200" w:left="420"/>
        <w:rPr>
          <w:rStyle w:val="HTML0"/>
        </w:rPr>
      </w:pPr>
      <w:r>
        <w:rPr>
          <w:rStyle w:val="HTML0"/>
        </w:rPr>
        <w:t>邮箱：</w:t>
      </w:r>
      <w:hyperlink r:id="rId13" w:history="1">
        <w:r w:rsidRPr="00A37A6B">
          <w:rPr>
            <w:rStyle w:val="a6"/>
          </w:rPr>
          <w:t>hua.feng@changhong.com</w:t>
        </w:r>
      </w:hyperlink>
    </w:p>
    <w:p w:rsidR="00380D5C" w:rsidRDefault="00380D5C" w:rsidP="00380D5C">
      <w:pPr>
        <w:pStyle w:val="2"/>
      </w:pPr>
      <w:bookmarkStart w:id="1194" w:name="_Toc528832454"/>
      <w:r>
        <w:rPr>
          <w:rFonts w:hint="eastAsia"/>
        </w:rPr>
        <w:t>项目名</w:t>
      </w:r>
      <w:bookmarkEnd w:id="1194"/>
    </w:p>
    <w:p w:rsidR="00380D5C" w:rsidRDefault="00380D5C" w:rsidP="00380D5C">
      <w:pPr>
        <w:rPr>
          <w:rFonts w:ascii="宋体" w:eastAsia="宋体" w:hAnsi="宋体" w:cs="Segoe UI"/>
          <w:color w:val="333333"/>
          <w:sz w:val="24"/>
          <w:szCs w:val="24"/>
          <w:shd w:val="clear" w:color="auto" w:fill="FFFFFF"/>
        </w:rPr>
      </w:pPr>
      <w:r w:rsidRPr="00380D5C">
        <w:rPr>
          <w:rFonts w:ascii="宋体" w:eastAsia="宋体" w:hAnsi="宋体" w:cs="Segoe UI"/>
          <w:color w:val="333333"/>
          <w:sz w:val="24"/>
          <w:szCs w:val="24"/>
          <w:shd w:val="clear" w:color="auto" w:fill="FFFFFF"/>
        </w:rPr>
        <w:t>确定新建项目的名称并向配置管理员申请新建项目，例如要建一个演示项目，中文名称为：示例项目，英文名称为：demo(最大长度为10)</w:t>
      </w:r>
    </w:p>
    <w:p w:rsidR="00380D5C" w:rsidRDefault="00380D5C" w:rsidP="00380D5C">
      <w:pPr>
        <w:pStyle w:val="2"/>
      </w:pPr>
      <w:bookmarkStart w:id="1195" w:name="_Toc528832455"/>
      <w:r>
        <w:rPr>
          <w:rFonts w:hint="eastAsia"/>
        </w:rPr>
        <w:t>建数据库</w:t>
      </w:r>
      <w:bookmarkEnd w:id="1195"/>
    </w:p>
    <w:p w:rsidR="00380D5C" w:rsidRDefault="00380D5C" w:rsidP="00380D5C">
      <w:pPr>
        <w:rPr>
          <w:rFonts w:ascii="宋体" w:eastAsia="宋体" w:hAnsi="宋体" w:cs="Segoe UI"/>
          <w:color w:val="333333"/>
          <w:sz w:val="24"/>
          <w:szCs w:val="24"/>
          <w:shd w:val="clear" w:color="auto" w:fill="FFFFFF"/>
        </w:rPr>
      </w:pPr>
      <w:r w:rsidRPr="00380D5C">
        <w:rPr>
          <w:rFonts w:ascii="宋体" w:eastAsia="宋体" w:hAnsi="宋体" w:cs="Segoe UI"/>
          <w:color w:val="333333"/>
          <w:sz w:val="24"/>
          <w:szCs w:val="24"/>
          <w:shd w:val="clear" w:color="auto" w:fill="FFFFFF"/>
        </w:rPr>
        <w:t>确定数据库名称和数据库类型并向配置管理员申请新建数据库</w:t>
      </w:r>
    </w:p>
    <w:p w:rsidR="00380D5C" w:rsidRDefault="00380D5C" w:rsidP="00380D5C">
      <w:pPr>
        <w:pStyle w:val="2"/>
      </w:pPr>
      <w:bookmarkStart w:id="1196" w:name="_Toc528832456"/>
      <w:r>
        <w:rPr>
          <w:rFonts w:hint="eastAsia"/>
        </w:rPr>
        <w:t>配置管理员反馈信息</w:t>
      </w:r>
      <w:bookmarkEnd w:id="1196"/>
    </w:p>
    <w:p w:rsidR="00380D5C" w:rsidRDefault="00380D5C" w:rsidP="00380D5C">
      <w:pPr>
        <w:rPr>
          <w:rFonts w:ascii="宋体" w:eastAsia="宋体" w:hAnsi="宋体"/>
          <w:sz w:val="24"/>
          <w:szCs w:val="24"/>
        </w:rPr>
      </w:pPr>
      <w:r w:rsidRPr="00380D5C">
        <w:rPr>
          <w:rFonts w:ascii="宋体" w:eastAsia="宋体" w:hAnsi="宋体"/>
          <w:sz w:val="24"/>
          <w:szCs w:val="24"/>
        </w:rPr>
        <w:t>配置管理员根据开发人员提供的数据库名称、类型和项目名进行相关配置，然后向开发人员反馈</w:t>
      </w:r>
      <w:r w:rsidR="006B472E" w:rsidRPr="006B472E">
        <w:rPr>
          <w:rFonts w:ascii="宋体" w:eastAsia="宋体" w:hAnsi="宋体"/>
          <w:sz w:val="24"/>
          <w:szCs w:val="24"/>
        </w:rPr>
        <w:t>Git仓库地址、应用模块代码、应用标识ID、数据库地址、数据库账号、密码</w:t>
      </w:r>
      <w:r w:rsidR="006B472E">
        <w:rPr>
          <w:rFonts w:ascii="宋体" w:eastAsia="宋体" w:hAnsi="宋体" w:hint="eastAsia"/>
          <w:sz w:val="24"/>
          <w:szCs w:val="24"/>
        </w:rPr>
        <w:t>等</w:t>
      </w:r>
    </w:p>
    <w:p w:rsidR="00380D5C" w:rsidRDefault="00380D5C" w:rsidP="00380D5C">
      <w:pPr>
        <w:pStyle w:val="2"/>
        <w:rPr>
          <w:rFonts w:ascii="宋体" w:eastAsia="宋体" w:hAnsi="宋体" w:cs="宋体"/>
          <w:kern w:val="0"/>
          <w:szCs w:val="36"/>
        </w:rPr>
      </w:pPr>
      <w:bookmarkStart w:id="1197" w:name="_Toc528832457"/>
      <w:r>
        <w:t>克隆项目</w:t>
      </w:r>
      <w:bookmarkEnd w:id="1197"/>
    </w:p>
    <w:p w:rsidR="00380D5C" w:rsidRDefault="00380D5C" w:rsidP="00380D5C">
      <w:pPr>
        <w:pStyle w:val="3"/>
      </w:pPr>
      <w:bookmarkStart w:id="1198" w:name="_Toc528832458"/>
      <w:r>
        <w:t>HTTP方式克隆</w:t>
      </w:r>
      <w:bookmarkEnd w:id="1198"/>
    </w:p>
    <w:p w:rsidR="00380D5C" w:rsidRDefault="00380D5C" w:rsidP="006B48A2">
      <w:pPr>
        <w:pStyle w:val="a8"/>
        <w:numPr>
          <w:ilvl w:val="0"/>
          <w:numId w:val="10"/>
        </w:numPr>
        <w:ind w:firstLineChars="0"/>
        <w:rPr>
          <w:rFonts w:ascii="宋体" w:eastAsia="宋体" w:hAnsi="宋体"/>
          <w:sz w:val="24"/>
          <w:szCs w:val="24"/>
        </w:rPr>
      </w:pPr>
      <w:r w:rsidRPr="00723DCF">
        <w:rPr>
          <w:rFonts w:ascii="宋体" w:eastAsia="宋体" w:hAnsi="宋体" w:hint="eastAsia"/>
          <w:sz w:val="24"/>
          <w:szCs w:val="24"/>
        </w:rPr>
        <w:t>在</w:t>
      </w:r>
      <w:r w:rsidR="00723DCF" w:rsidRPr="00723DCF">
        <w:rPr>
          <w:rFonts w:ascii="宋体" w:eastAsia="宋体" w:hAnsi="宋体"/>
          <w:sz w:val="24"/>
          <w:szCs w:val="24"/>
        </w:rPr>
        <w:t>Git仓库里点击所创建的项目，选择http克隆方式，再点击复制地址按钮</w:t>
      </w:r>
    </w:p>
    <w:p w:rsidR="00723DCF" w:rsidRDefault="00723DCF" w:rsidP="00723DCF">
      <w:pPr>
        <w:pStyle w:val="a8"/>
        <w:ind w:left="360" w:firstLineChars="0" w:firstLine="0"/>
        <w:rPr>
          <w:rFonts w:ascii="宋体" w:eastAsia="宋体" w:hAnsi="宋体"/>
          <w:sz w:val="24"/>
          <w:szCs w:val="24"/>
        </w:rPr>
      </w:pPr>
      <w:r>
        <w:rPr>
          <w:noProof/>
          <w:color w:val="000000" w:themeColor="text1"/>
        </w:rPr>
        <w:lastRenderedPageBreak/>
        <w:drawing>
          <wp:inline distT="0" distB="0" distL="114300" distR="114300" wp14:anchorId="412E2615" wp14:editId="2277D257">
            <wp:extent cx="5334000" cy="2028825"/>
            <wp:effectExtent l="0" t="0" r="0" b="0"/>
            <wp:docPr id="9"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片"/>
                    <pic:cNvPicPr>
                      <a:picLocks noChangeAspect="1" noChangeArrowheads="1"/>
                    </pic:cNvPicPr>
                  </pic:nvPicPr>
                  <pic:blipFill>
                    <a:blip r:embed="rId14"/>
                    <a:stretch>
                      <a:fillRect/>
                    </a:stretch>
                  </pic:blipFill>
                  <pic:spPr>
                    <a:xfrm>
                      <a:off x="0" y="0"/>
                      <a:ext cx="5334000" cy="2029174"/>
                    </a:xfrm>
                    <a:prstGeom prst="rect">
                      <a:avLst/>
                    </a:prstGeom>
                    <a:noFill/>
                    <a:ln w="9525">
                      <a:noFill/>
                    </a:ln>
                  </pic:spPr>
                </pic:pic>
              </a:graphicData>
            </a:graphic>
          </wp:inline>
        </w:drawing>
      </w:r>
    </w:p>
    <w:p w:rsidR="00723DCF" w:rsidRDefault="00723DCF" w:rsidP="006B48A2">
      <w:pPr>
        <w:pStyle w:val="a8"/>
        <w:numPr>
          <w:ilvl w:val="0"/>
          <w:numId w:val="10"/>
        </w:numPr>
        <w:ind w:firstLineChars="0"/>
        <w:rPr>
          <w:rFonts w:ascii="宋体" w:eastAsia="宋体" w:hAnsi="宋体"/>
          <w:sz w:val="24"/>
          <w:szCs w:val="24"/>
        </w:rPr>
      </w:pPr>
      <w:r w:rsidRPr="00723DCF">
        <w:rPr>
          <w:rFonts w:ascii="宋体" w:eastAsia="宋体" w:hAnsi="宋体" w:hint="eastAsia"/>
          <w:sz w:val="24"/>
          <w:szCs w:val="24"/>
        </w:rPr>
        <w:t>在</w:t>
      </w:r>
      <w:r w:rsidRPr="00723DCF">
        <w:rPr>
          <w:rFonts w:ascii="宋体" w:eastAsia="宋体" w:hAnsi="宋体"/>
          <w:sz w:val="24"/>
          <w:szCs w:val="24"/>
        </w:rPr>
        <w:t>IDEA软件里点击File--&gt;New--&gt;Project from Version Control--&gt;Git</w:t>
      </w:r>
    </w:p>
    <w:p w:rsidR="00723DCF" w:rsidRDefault="00723DCF" w:rsidP="00723DCF">
      <w:pPr>
        <w:pStyle w:val="a8"/>
        <w:ind w:left="360" w:firstLineChars="0" w:firstLine="0"/>
        <w:rPr>
          <w:rFonts w:ascii="宋体" w:eastAsia="宋体" w:hAnsi="宋体"/>
          <w:sz w:val="24"/>
          <w:szCs w:val="24"/>
        </w:rPr>
      </w:pPr>
      <w:r>
        <w:rPr>
          <w:noProof/>
          <w:color w:val="000000" w:themeColor="text1"/>
        </w:rPr>
        <w:drawing>
          <wp:inline distT="0" distB="0" distL="114300" distR="114300" wp14:anchorId="69CD1DDB" wp14:editId="7CFF5AFB">
            <wp:extent cx="5334000" cy="1337310"/>
            <wp:effectExtent l="0" t="0" r="0" b="0"/>
            <wp:docPr id="10"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图片"/>
                    <pic:cNvPicPr>
                      <a:picLocks noChangeAspect="1" noChangeArrowheads="1"/>
                    </pic:cNvPicPr>
                  </pic:nvPicPr>
                  <pic:blipFill>
                    <a:blip r:embed="rId15"/>
                    <a:stretch>
                      <a:fillRect/>
                    </a:stretch>
                  </pic:blipFill>
                  <pic:spPr>
                    <a:xfrm>
                      <a:off x="0" y="0"/>
                      <a:ext cx="5334000" cy="1337900"/>
                    </a:xfrm>
                    <a:prstGeom prst="rect">
                      <a:avLst/>
                    </a:prstGeom>
                    <a:noFill/>
                    <a:ln w="9525">
                      <a:noFill/>
                    </a:ln>
                  </pic:spPr>
                </pic:pic>
              </a:graphicData>
            </a:graphic>
          </wp:inline>
        </w:drawing>
      </w:r>
    </w:p>
    <w:p w:rsidR="00723DCF" w:rsidRDefault="00723DCF" w:rsidP="006B48A2">
      <w:pPr>
        <w:pStyle w:val="a8"/>
        <w:numPr>
          <w:ilvl w:val="0"/>
          <w:numId w:val="10"/>
        </w:numPr>
        <w:ind w:firstLineChars="0"/>
        <w:rPr>
          <w:rFonts w:ascii="宋体" w:eastAsia="宋体" w:hAnsi="宋体"/>
          <w:sz w:val="24"/>
          <w:szCs w:val="24"/>
        </w:rPr>
      </w:pPr>
      <w:r w:rsidRPr="00723DCF">
        <w:rPr>
          <w:rFonts w:ascii="宋体" w:eastAsia="宋体" w:hAnsi="宋体" w:hint="eastAsia"/>
          <w:sz w:val="24"/>
          <w:szCs w:val="24"/>
        </w:rPr>
        <w:t>在弹窗中粘贴项目的</w:t>
      </w:r>
      <w:r w:rsidRPr="00723DCF">
        <w:rPr>
          <w:rFonts w:ascii="宋体" w:eastAsia="宋体" w:hAnsi="宋体"/>
          <w:sz w:val="24"/>
          <w:szCs w:val="24"/>
        </w:rPr>
        <w:t>Git地址，点击Clone</w:t>
      </w:r>
    </w:p>
    <w:p w:rsidR="00723DCF" w:rsidRDefault="00723DCF" w:rsidP="00723DCF">
      <w:pPr>
        <w:pStyle w:val="a8"/>
        <w:ind w:left="360" w:firstLineChars="0" w:firstLine="0"/>
        <w:rPr>
          <w:rFonts w:ascii="宋体" w:eastAsia="宋体" w:hAnsi="宋体"/>
          <w:sz w:val="24"/>
          <w:szCs w:val="24"/>
        </w:rPr>
      </w:pPr>
      <w:r>
        <w:rPr>
          <w:noProof/>
          <w:color w:val="000000" w:themeColor="text1"/>
        </w:rPr>
        <w:drawing>
          <wp:inline distT="0" distB="0" distL="114300" distR="114300" wp14:anchorId="6B525C1F" wp14:editId="51A504BA">
            <wp:extent cx="5334000" cy="1919605"/>
            <wp:effectExtent l="0" t="0" r="0" b="0"/>
            <wp:docPr id="3"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图片"/>
                    <pic:cNvPicPr>
                      <a:picLocks noChangeAspect="1" noChangeArrowheads="1"/>
                    </pic:cNvPicPr>
                  </pic:nvPicPr>
                  <pic:blipFill>
                    <a:blip r:embed="rId16"/>
                    <a:stretch>
                      <a:fillRect/>
                    </a:stretch>
                  </pic:blipFill>
                  <pic:spPr>
                    <a:xfrm>
                      <a:off x="0" y="0"/>
                      <a:ext cx="5334000" cy="1919844"/>
                    </a:xfrm>
                    <a:prstGeom prst="rect">
                      <a:avLst/>
                    </a:prstGeom>
                    <a:noFill/>
                    <a:ln w="9525">
                      <a:noFill/>
                    </a:ln>
                  </pic:spPr>
                </pic:pic>
              </a:graphicData>
            </a:graphic>
          </wp:inline>
        </w:drawing>
      </w:r>
    </w:p>
    <w:p w:rsidR="00723DCF" w:rsidRDefault="00723DCF" w:rsidP="006B48A2">
      <w:pPr>
        <w:pStyle w:val="a8"/>
        <w:numPr>
          <w:ilvl w:val="0"/>
          <w:numId w:val="10"/>
        </w:numPr>
        <w:ind w:firstLineChars="0"/>
        <w:rPr>
          <w:rFonts w:ascii="宋体" w:eastAsia="宋体" w:hAnsi="宋体"/>
          <w:sz w:val="24"/>
          <w:szCs w:val="24"/>
        </w:rPr>
      </w:pPr>
      <w:r w:rsidRPr="00723DCF">
        <w:rPr>
          <w:rFonts w:ascii="宋体" w:eastAsia="宋体" w:hAnsi="宋体" w:hint="eastAsia"/>
          <w:sz w:val="24"/>
          <w:szCs w:val="24"/>
        </w:rPr>
        <w:t>克隆项目后，点击右下角弹窗的蓝色字体</w:t>
      </w:r>
      <w:r w:rsidRPr="00723DCF">
        <w:rPr>
          <w:rFonts w:ascii="宋体" w:eastAsia="宋体" w:hAnsi="宋体"/>
          <w:sz w:val="24"/>
          <w:szCs w:val="24"/>
        </w:rPr>
        <w:t>Import Gradle project，在新的弹窗里选中USe auto-import，点击OK，在之后的弹窗里均点击OK，Gradle项目就创建成功了</w:t>
      </w:r>
    </w:p>
    <w:p w:rsidR="00723DCF" w:rsidRDefault="00723DCF" w:rsidP="00723DCF">
      <w:pPr>
        <w:pStyle w:val="a8"/>
        <w:ind w:left="360" w:firstLineChars="0" w:firstLine="0"/>
        <w:rPr>
          <w:rFonts w:ascii="宋体" w:eastAsia="宋体" w:hAnsi="宋体"/>
          <w:sz w:val="24"/>
          <w:szCs w:val="24"/>
        </w:rPr>
      </w:pPr>
      <w:r>
        <w:rPr>
          <w:noProof/>
          <w:color w:val="000000" w:themeColor="text1"/>
        </w:rPr>
        <w:drawing>
          <wp:inline distT="0" distB="0" distL="114300" distR="114300" wp14:anchorId="42B329F6" wp14:editId="6E5DACC3">
            <wp:extent cx="4686300" cy="1079500"/>
            <wp:effectExtent l="0" t="0" r="0" b="0"/>
            <wp:docPr id="11"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图片"/>
                    <pic:cNvPicPr>
                      <a:picLocks noChangeAspect="1" noChangeArrowheads="1"/>
                    </pic:cNvPicPr>
                  </pic:nvPicPr>
                  <pic:blipFill>
                    <a:blip r:embed="rId17"/>
                    <a:stretch>
                      <a:fillRect/>
                    </a:stretch>
                  </pic:blipFill>
                  <pic:spPr>
                    <a:xfrm>
                      <a:off x="0" y="0"/>
                      <a:ext cx="4686300" cy="1079500"/>
                    </a:xfrm>
                    <a:prstGeom prst="rect">
                      <a:avLst/>
                    </a:prstGeom>
                    <a:noFill/>
                    <a:ln w="9525">
                      <a:noFill/>
                    </a:ln>
                  </pic:spPr>
                </pic:pic>
              </a:graphicData>
            </a:graphic>
          </wp:inline>
        </w:drawing>
      </w:r>
    </w:p>
    <w:p w:rsidR="00723DCF" w:rsidRDefault="00723DCF" w:rsidP="00723DCF">
      <w:pPr>
        <w:pStyle w:val="a8"/>
        <w:ind w:left="360" w:firstLineChars="0" w:firstLine="0"/>
        <w:rPr>
          <w:rFonts w:ascii="宋体" w:eastAsia="宋体" w:hAnsi="宋体"/>
          <w:sz w:val="24"/>
          <w:szCs w:val="24"/>
        </w:rPr>
      </w:pPr>
      <w:r>
        <w:rPr>
          <w:noProof/>
          <w:color w:val="000000" w:themeColor="text1"/>
        </w:rPr>
        <w:lastRenderedPageBreak/>
        <w:drawing>
          <wp:inline distT="0" distB="0" distL="114300" distR="114300" wp14:anchorId="1AB9B259" wp14:editId="60FBBD66">
            <wp:extent cx="5334000" cy="3618230"/>
            <wp:effectExtent l="0" t="0" r="0" b="0"/>
            <wp:docPr id="13"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图片"/>
                    <pic:cNvPicPr>
                      <a:picLocks noChangeAspect="1" noChangeArrowheads="1"/>
                    </pic:cNvPicPr>
                  </pic:nvPicPr>
                  <pic:blipFill>
                    <a:blip r:embed="rId18"/>
                    <a:stretch>
                      <a:fillRect/>
                    </a:stretch>
                  </pic:blipFill>
                  <pic:spPr>
                    <a:xfrm>
                      <a:off x="0" y="0"/>
                      <a:ext cx="5334000" cy="3618507"/>
                    </a:xfrm>
                    <a:prstGeom prst="rect">
                      <a:avLst/>
                    </a:prstGeom>
                    <a:noFill/>
                    <a:ln w="9525">
                      <a:noFill/>
                    </a:ln>
                  </pic:spPr>
                </pic:pic>
              </a:graphicData>
            </a:graphic>
          </wp:inline>
        </w:drawing>
      </w:r>
    </w:p>
    <w:p w:rsidR="00723DCF" w:rsidRDefault="00723DCF" w:rsidP="00723DCF">
      <w:pPr>
        <w:pStyle w:val="a8"/>
        <w:ind w:left="360" w:firstLineChars="0" w:firstLine="0"/>
        <w:rPr>
          <w:rFonts w:ascii="宋体" w:eastAsia="宋体" w:hAnsi="宋体"/>
          <w:sz w:val="24"/>
          <w:szCs w:val="24"/>
        </w:rPr>
      </w:pPr>
      <w:r>
        <w:rPr>
          <w:noProof/>
          <w:color w:val="000000" w:themeColor="text1"/>
        </w:rPr>
        <w:drawing>
          <wp:inline distT="0" distB="0" distL="114300" distR="114300" wp14:anchorId="349DCD52" wp14:editId="24DA7F68">
            <wp:extent cx="4889500" cy="2387600"/>
            <wp:effectExtent l="0" t="0" r="0" b="0"/>
            <wp:docPr id="14"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图片"/>
                    <pic:cNvPicPr>
                      <a:picLocks noChangeAspect="1" noChangeArrowheads="1"/>
                    </pic:cNvPicPr>
                  </pic:nvPicPr>
                  <pic:blipFill>
                    <a:blip r:embed="rId19"/>
                    <a:stretch>
                      <a:fillRect/>
                    </a:stretch>
                  </pic:blipFill>
                  <pic:spPr>
                    <a:xfrm>
                      <a:off x="0" y="0"/>
                      <a:ext cx="4889500" cy="2387600"/>
                    </a:xfrm>
                    <a:prstGeom prst="rect">
                      <a:avLst/>
                    </a:prstGeom>
                    <a:noFill/>
                    <a:ln w="9525">
                      <a:noFill/>
                    </a:ln>
                  </pic:spPr>
                </pic:pic>
              </a:graphicData>
            </a:graphic>
          </wp:inline>
        </w:drawing>
      </w:r>
    </w:p>
    <w:p w:rsidR="00380D5C" w:rsidRPr="00723DCF" w:rsidRDefault="00723DCF" w:rsidP="00723DCF">
      <w:pPr>
        <w:pStyle w:val="a8"/>
        <w:ind w:left="360" w:firstLineChars="0" w:firstLine="0"/>
        <w:rPr>
          <w:rFonts w:ascii="宋体" w:eastAsia="宋体" w:hAnsi="宋体"/>
          <w:sz w:val="24"/>
          <w:szCs w:val="24"/>
        </w:rPr>
      </w:pPr>
      <w:r>
        <w:rPr>
          <w:noProof/>
          <w:color w:val="000000" w:themeColor="text1"/>
        </w:rPr>
        <w:lastRenderedPageBreak/>
        <w:drawing>
          <wp:inline distT="0" distB="0" distL="114300" distR="114300" wp14:anchorId="6D569098" wp14:editId="2CF612ED">
            <wp:extent cx="5334000" cy="4921250"/>
            <wp:effectExtent l="0" t="0" r="0" b="0"/>
            <wp:docPr id="16"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图片"/>
                    <pic:cNvPicPr>
                      <a:picLocks noChangeAspect="1" noChangeArrowheads="1"/>
                    </pic:cNvPicPr>
                  </pic:nvPicPr>
                  <pic:blipFill>
                    <a:blip r:embed="rId20"/>
                    <a:stretch>
                      <a:fillRect/>
                    </a:stretch>
                  </pic:blipFill>
                  <pic:spPr>
                    <a:xfrm>
                      <a:off x="0" y="0"/>
                      <a:ext cx="5334000" cy="4921770"/>
                    </a:xfrm>
                    <a:prstGeom prst="rect">
                      <a:avLst/>
                    </a:prstGeom>
                    <a:noFill/>
                    <a:ln w="9525">
                      <a:noFill/>
                    </a:ln>
                  </pic:spPr>
                </pic:pic>
              </a:graphicData>
            </a:graphic>
          </wp:inline>
        </w:drawing>
      </w:r>
    </w:p>
    <w:p w:rsidR="00380D5C" w:rsidRDefault="00723DCF" w:rsidP="00723DCF">
      <w:pPr>
        <w:pStyle w:val="3"/>
        <w:shd w:val="clear" w:color="auto" w:fill="FFFFFF"/>
        <w:spacing w:before="360" w:after="240"/>
        <w:rPr>
          <w:rFonts w:ascii="Segoe UI" w:eastAsia="宋体" w:hAnsi="Segoe UI" w:cs="Segoe UI"/>
          <w:color w:val="333333"/>
          <w:kern w:val="0"/>
          <w:sz w:val="30"/>
          <w:szCs w:val="30"/>
        </w:rPr>
      </w:pPr>
      <w:bookmarkStart w:id="1199" w:name="_Toc528832459"/>
      <w:r>
        <w:rPr>
          <w:rFonts w:ascii="Segoe UI" w:hAnsi="Segoe UI" w:cs="Segoe UI"/>
          <w:color w:val="333333"/>
          <w:sz w:val="30"/>
          <w:szCs w:val="30"/>
        </w:rPr>
        <w:t>SSH</w:t>
      </w:r>
      <w:r>
        <w:rPr>
          <w:rFonts w:ascii="Segoe UI" w:hAnsi="Segoe UI" w:cs="Segoe UI"/>
          <w:color w:val="333333"/>
          <w:sz w:val="30"/>
          <w:szCs w:val="30"/>
        </w:rPr>
        <w:t>方式克隆</w:t>
      </w:r>
      <w:bookmarkEnd w:id="1199"/>
    </w:p>
    <w:p w:rsidR="00723DCF" w:rsidRPr="006D2FB8" w:rsidRDefault="00723DCF" w:rsidP="006B48A2">
      <w:pPr>
        <w:pStyle w:val="a8"/>
        <w:numPr>
          <w:ilvl w:val="0"/>
          <w:numId w:val="11"/>
        </w:numPr>
        <w:ind w:firstLineChars="0"/>
        <w:rPr>
          <w:rStyle w:val="HTML0"/>
          <w:rFonts w:cstheme="minorBidi"/>
        </w:rPr>
      </w:pPr>
      <w:r w:rsidRPr="006D2FB8">
        <w:rPr>
          <w:rFonts w:ascii="宋体" w:eastAsia="宋体" w:hAnsi="宋体" w:cs="Segoe UI"/>
          <w:color w:val="333333"/>
          <w:sz w:val="24"/>
          <w:szCs w:val="24"/>
          <w:shd w:val="clear" w:color="auto" w:fill="FFFFFF"/>
        </w:rPr>
        <w:t>在桌面空白处右键选择Git Bash Here，在窗口中执行以下代码：</w:t>
      </w:r>
    </w:p>
    <w:p w:rsidR="00723DCF" w:rsidRDefault="00723DCF" w:rsidP="00723DCF">
      <w:pPr>
        <w:pStyle w:val="HTML"/>
        <w:tabs>
          <w:tab w:val="clear" w:pos="916"/>
          <w:tab w:val="left" w:pos="435"/>
        </w:tabs>
        <w:rPr>
          <w:rStyle w:val="HTML0"/>
        </w:rPr>
      </w:pPr>
      <w:r>
        <w:rPr>
          <w:rStyle w:val="HTML0"/>
        </w:rPr>
        <w:tab/>
        <w:t>//用户名</w:t>
      </w:r>
    </w:p>
    <w:p w:rsidR="00723DCF" w:rsidRDefault="00723DCF" w:rsidP="00723DCF">
      <w:pPr>
        <w:pStyle w:val="HTML"/>
        <w:ind w:left="360"/>
        <w:rPr>
          <w:rStyle w:val="HTML0"/>
        </w:rPr>
      </w:pPr>
      <w:r>
        <w:rPr>
          <w:rStyle w:val="HTML0"/>
        </w:rPr>
        <w:t>$ git config --global user.name "某某某"</w:t>
      </w:r>
    </w:p>
    <w:p w:rsidR="00723DCF" w:rsidRDefault="00723DCF" w:rsidP="00723DCF">
      <w:pPr>
        <w:pStyle w:val="HTML"/>
        <w:ind w:left="360"/>
        <w:rPr>
          <w:rStyle w:val="HTML0"/>
        </w:rPr>
      </w:pPr>
      <w:r>
        <w:rPr>
          <w:rStyle w:val="HTML0"/>
        </w:rPr>
        <w:t>//邮箱</w:t>
      </w:r>
    </w:p>
    <w:p w:rsidR="00723DCF" w:rsidRDefault="00723DCF" w:rsidP="00723DCF">
      <w:pPr>
        <w:pStyle w:val="HTML"/>
        <w:ind w:left="360"/>
        <w:rPr>
          <w:rStyle w:val="HTML0"/>
        </w:rPr>
      </w:pPr>
      <w:r>
        <w:rPr>
          <w:rStyle w:val="HTML0"/>
        </w:rPr>
        <w:t>$ git config --global user.email "xxx@changhong.com"</w:t>
      </w:r>
    </w:p>
    <w:p w:rsidR="006D2FB8" w:rsidRDefault="006D2FB8" w:rsidP="006D2FB8">
      <w:pPr>
        <w:pStyle w:val="a8"/>
        <w:ind w:left="360" w:firstLineChars="0" w:firstLine="0"/>
        <w:rPr>
          <w:color w:val="000000" w:themeColor="text1"/>
        </w:rPr>
      </w:pPr>
      <w:r>
        <w:rPr>
          <w:noProof/>
          <w:color w:val="000000" w:themeColor="text1"/>
        </w:rPr>
        <w:lastRenderedPageBreak/>
        <w:drawing>
          <wp:inline distT="0" distB="0" distL="114300" distR="114300" wp14:anchorId="7740E3BD" wp14:editId="0F6DBB1B">
            <wp:extent cx="5334000" cy="2919095"/>
            <wp:effectExtent l="0" t="0" r="0" b="0"/>
            <wp:docPr id="17"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图片"/>
                    <pic:cNvPicPr>
                      <a:picLocks noChangeAspect="1" noChangeArrowheads="1"/>
                    </pic:cNvPicPr>
                  </pic:nvPicPr>
                  <pic:blipFill>
                    <a:blip r:embed="rId21"/>
                    <a:stretch>
                      <a:fillRect/>
                    </a:stretch>
                  </pic:blipFill>
                  <pic:spPr>
                    <a:xfrm>
                      <a:off x="0" y="0"/>
                      <a:ext cx="5334000" cy="2919663"/>
                    </a:xfrm>
                    <a:prstGeom prst="rect">
                      <a:avLst/>
                    </a:prstGeom>
                    <a:noFill/>
                    <a:ln w="9525">
                      <a:noFill/>
                    </a:ln>
                  </pic:spPr>
                </pic:pic>
              </a:graphicData>
            </a:graphic>
          </wp:inline>
        </w:drawing>
      </w:r>
    </w:p>
    <w:p w:rsidR="006D2FB8" w:rsidRDefault="006D2FB8" w:rsidP="006D2FB8">
      <w:pPr>
        <w:pStyle w:val="a8"/>
        <w:ind w:left="360" w:firstLineChars="0" w:firstLine="0"/>
        <w:rPr>
          <w:rFonts w:ascii="宋体" w:eastAsia="宋体" w:hAnsi="宋体"/>
          <w:color w:val="000000" w:themeColor="text1"/>
          <w:sz w:val="24"/>
          <w:szCs w:val="24"/>
        </w:rPr>
      </w:pPr>
      <w:r w:rsidRPr="006D2FB8">
        <w:rPr>
          <w:rFonts w:ascii="宋体" w:eastAsia="宋体" w:hAnsi="宋体"/>
          <w:color w:val="000000" w:themeColor="text1"/>
          <w:sz w:val="24"/>
          <w:szCs w:val="24"/>
        </w:rPr>
        <w:t>在C盘搜索.gitconfig文件，打开文件查看信息是否正确</w:t>
      </w:r>
    </w:p>
    <w:p w:rsidR="006D2FB8" w:rsidRDefault="006D2FB8" w:rsidP="006D2FB8">
      <w:pPr>
        <w:pStyle w:val="a8"/>
        <w:ind w:left="360" w:firstLineChars="0" w:firstLine="0"/>
        <w:rPr>
          <w:rFonts w:ascii="宋体" w:eastAsia="宋体" w:hAnsi="宋体"/>
          <w:sz w:val="24"/>
          <w:szCs w:val="24"/>
        </w:rPr>
      </w:pPr>
      <w:r>
        <w:rPr>
          <w:noProof/>
          <w:color w:val="000000" w:themeColor="text1"/>
        </w:rPr>
        <w:drawing>
          <wp:inline distT="0" distB="0" distL="114300" distR="114300" wp14:anchorId="7FAFAE95" wp14:editId="11C977AD">
            <wp:extent cx="5334000" cy="2286000"/>
            <wp:effectExtent l="0" t="0" r="0" b="0"/>
            <wp:docPr id="18"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图片"/>
                    <pic:cNvPicPr>
                      <a:picLocks noChangeAspect="1" noChangeArrowheads="1"/>
                    </pic:cNvPicPr>
                  </pic:nvPicPr>
                  <pic:blipFill>
                    <a:blip r:embed="rId22"/>
                    <a:stretch>
                      <a:fillRect/>
                    </a:stretch>
                  </pic:blipFill>
                  <pic:spPr>
                    <a:xfrm>
                      <a:off x="0" y="0"/>
                      <a:ext cx="5334000" cy="2286000"/>
                    </a:xfrm>
                    <a:prstGeom prst="rect">
                      <a:avLst/>
                    </a:prstGeom>
                    <a:noFill/>
                    <a:ln w="9525">
                      <a:noFill/>
                    </a:ln>
                  </pic:spPr>
                </pic:pic>
              </a:graphicData>
            </a:graphic>
          </wp:inline>
        </w:drawing>
      </w:r>
    </w:p>
    <w:p w:rsidR="006D2FB8" w:rsidRPr="006D2FB8" w:rsidRDefault="006D2FB8" w:rsidP="006B48A2">
      <w:pPr>
        <w:pStyle w:val="a8"/>
        <w:numPr>
          <w:ilvl w:val="0"/>
          <w:numId w:val="11"/>
        </w:numPr>
        <w:ind w:firstLineChars="0"/>
        <w:rPr>
          <w:rFonts w:ascii="宋体" w:eastAsia="宋体" w:hAnsi="宋体"/>
          <w:sz w:val="24"/>
          <w:szCs w:val="24"/>
        </w:rPr>
      </w:pPr>
      <w:r w:rsidRPr="006D2FB8">
        <w:rPr>
          <w:rFonts w:ascii="宋体" w:eastAsia="宋体" w:hAnsi="宋体" w:cs="Segoe UI"/>
          <w:color w:val="333333"/>
          <w:sz w:val="24"/>
          <w:szCs w:val="24"/>
          <w:shd w:val="clear" w:color="auto" w:fill="FFFFFF"/>
        </w:rPr>
        <w:t>继续执行以下代码：</w:t>
      </w:r>
    </w:p>
    <w:p w:rsidR="006D2FB8" w:rsidRPr="00437CD6" w:rsidRDefault="006D2FB8" w:rsidP="00437CD6">
      <w:pPr>
        <w:pStyle w:val="HTML"/>
        <w:rPr>
          <w:rStyle w:val="VerbatimChar"/>
          <w:rFonts w:ascii="宋体" w:hAnsi="宋体"/>
          <w:sz w:val="24"/>
        </w:rPr>
      </w:pPr>
      <w:r>
        <w:rPr>
          <w:rStyle w:val="VerbatimChar"/>
          <w:color w:val="000000" w:themeColor="text1"/>
        </w:rPr>
        <w:t xml:space="preserve">$ ssh-keygen -t rsa -C </w:t>
      </w:r>
      <w:r w:rsidR="00437CD6">
        <w:rPr>
          <w:rStyle w:val="HTML0"/>
        </w:rPr>
        <w:t>“</w:t>
      </w:r>
      <w:hyperlink r:id="rId23" w:history="1">
        <w:r w:rsidR="00437CD6" w:rsidRPr="00A37A6B">
          <w:rPr>
            <w:rStyle w:val="a6"/>
          </w:rPr>
          <w:t>xx.x@changhong.com</w:t>
        </w:r>
      </w:hyperlink>
      <w:r w:rsidR="00062EEE">
        <w:rPr>
          <w:rStyle w:val="VerbatimChar"/>
          <w:color w:val="000000" w:themeColor="text1"/>
        </w:rPr>
        <w:t>”</w:t>
      </w:r>
    </w:p>
    <w:p w:rsidR="006D2FB8" w:rsidRDefault="006D2FB8" w:rsidP="006D2FB8">
      <w:pPr>
        <w:pStyle w:val="SourceCode"/>
        <w:ind w:left="360"/>
        <w:rPr>
          <w:rFonts w:ascii="宋体" w:hAnsi="宋体"/>
          <w:color w:val="000000" w:themeColor="text1"/>
          <w:sz w:val="24"/>
          <w:szCs w:val="24"/>
        </w:rPr>
      </w:pPr>
      <w:r w:rsidRPr="006D2FB8">
        <w:rPr>
          <w:rFonts w:ascii="宋体" w:hAnsi="宋体"/>
          <w:color w:val="000000" w:themeColor="text1"/>
          <w:sz w:val="24"/>
          <w:szCs w:val="24"/>
        </w:rPr>
        <w:t>按3个回车，密码为空</w:t>
      </w:r>
    </w:p>
    <w:p w:rsidR="00437CD6" w:rsidRDefault="006D2FB8" w:rsidP="00437CD6">
      <w:pPr>
        <w:pStyle w:val="SourceCode"/>
        <w:ind w:left="360"/>
        <w:rPr>
          <w:rFonts w:ascii="宋体" w:hAnsi="宋体"/>
          <w:color w:val="000000" w:themeColor="text1"/>
          <w:sz w:val="24"/>
          <w:szCs w:val="24"/>
        </w:rPr>
      </w:pPr>
      <w:r>
        <w:rPr>
          <w:noProof/>
          <w:color w:val="000000" w:themeColor="text1"/>
        </w:rPr>
        <w:lastRenderedPageBreak/>
        <w:drawing>
          <wp:inline distT="0" distB="0" distL="114300" distR="114300" wp14:anchorId="7900F0E6" wp14:editId="3426AB94">
            <wp:extent cx="5334000" cy="2999105"/>
            <wp:effectExtent l="0" t="0" r="0" b="0"/>
            <wp:docPr id="19"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图片"/>
                    <pic:cNvPicPr>
                      <a:picLocks noChangeAspect="1" noChangeArrowheads="1"/>
                    </pic:cNvPicPr>
                  </pic:nvPicPr>
                  <pic:blipFill>
                    <a:blip r:embed="rId24"/>
                    <a:stretch>
                      <a:fillRect/>
                    </a:stretch>
                  </pic:blipFill>
                  <pic:spPr>
                    <a:xfrm>
                      <a:off x="0" y="0"/>
                      <a:ext cx="5334000" cy="2999188"/>
                    </a:xfrm>
                    <a:prstGeom prst="rect">
                      <a:avLst/>
                    </a:prstGeom>
                    <a:noFill/>
                    <a:ln w="9525">
                      <a:noFill/>
                    </a:ln>
                  </pic:spPr>
                </pic:pic>
              </a:graphicData>
            </a:graphic>
          </wp:inline>
        </w:drawing>
      </w:r>
    </w:p>
    <w:p w:rsidR="00380D5C" w:rsidRDefault="00437CD6" w:rsidP="00437CD6">
      <w:pPr>
        <w:pStyle w:val="SourceCode"/>
        <w:ind w:left="360"/>
        <w:rPr>
          <w:noProof/>
          <w:color w:val="000000" w:themeColor="text1"/>
        </w:rPr>
      </w:pPr>
      <w:r w:rsidRPr="00437CD6">
        <w:rPr>
          <w:rFonts w:ascii="宋体" w:hAnsi="宋体"/>
          <w:color w:val="000000" w:themeColor="text1"/>
          <w:sz w:val="24"/>
          <w:szCs w:val="24"/>
        </w:rPr>
        <w:t>完成后在.gitconfig文件的同层目录会生成一个.ssh文件夹，打开其中的id_rsa.pub文件，复制全部代码，最后在GitLab中打开个人资料设置，选择SSH密钥粘贴代码，标题会自动添加</w:t>
      </w:r>
      <w:r>
        <w:rPr>
          <w:color w:val="000000" w:themeColor="text1"/>
        </w:rPr>
        <w:t xml:space="preserve"> </w:t>
      </w:r>
    </w:p>
    <w:p w:rsidR="00437CD6" w:rsidRDefault="00437CD6" w:rsidP="00437CD6">
      <w:pPr>
        <w:pStyle w:val="SourceCode"/>
        <w:ind w:left="360"/>
        <w:rPr>
          <w:rFonts w:ascii="宋体" w:hAnsi="宋体"/>
          <w:color w:val="000000" w:themeColor="text1"/>
          <w:sz w:val="24"/>
          <w:szCs w:val="24"/>
        </w:rPr>
      </w:pPr>
      <w:r w:rsidRPr="00437CD6">
        <w:rPr>
          <w:rFonts w:ascii="宋体" w:hAnsi="宋体"/>
          <w:noProof/>
          <w:color w:val="000000" w:themeColor="text1"/>
          <w:sz w:val="24"/>
          <w:szCs w:val="24"/>
        </w:rPr>
        <w:drawing>
          <wp:inline distT="0" distB="0" distL="0" distR="0" wp14:anchorId="4A9128B4" wp14:editId="3DD3565C">
            <wp:extent cx="6188710" cy="2903891"/>
            <wp:effectExtent l="0" t="0" r="2540" b="0"/>
            <wp:docPr id="21" name="图片 21" descr="C:\Users\yvdedu.com\Desktop\ssh临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vdedu.com\Desktop\ssh临时.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903891"/>
                    </a:xfrm>
                    <a:prstGeom prst="rect">
                      <a:avLst/>
                    </a:prstGeom>
                    <a:noFill/>
                    <a:ln>
                      <a:noFill/>
                    </a:ln>
                  </pic:spPr>
                </pic:pic>
              </a:graphicData>
            </a:graphic>
          </wp:inline>
        </w:drawing>
      </w:r>
    </w:p>
    <w:p w:rsidR="00437CD6" w:rsidRDefault="00437CD6" w:rsidP="006B48A2">
      <w:pPr>
        <w:pStyle w:val="SourceCode"/>
        <w:numPr>
          <w:ilvl w:val="0"/>
          <w:numId w:val="11"/>
        </w:numPr>
        <w:rPr>
          <w:rFonts w:ascii="宋体" w:hAnsi="宋体"/>
          <w:color w:val="000000" w:themeColor="text1"/>
          <w:sz w:val="24"/>
          <w:szCs w:val="24"/>
        </w:rPr>
      </w:pPr>
      <w:r w:rsidRPr="00437CD6">
        <w:rPr>
          <w:rFonts w:ascii="宋体" w:hAnsi="宋体" w:hint="eastAsia"/>
          <w:color w:val="000000" w:themeColor="text1"/>
          <w:sz w:val="24"/>
          <w:szCs w:val="24"/>
        </w:rPr>
        <w:t>在</w:t>
      </w:r>
      <w:r w:rsidRPr="00437CD6">
        <w:rPr>
          <w:rFonts w:ascii="宋体" w:hAnsi="宋体"/>
          <w:color w:val="000000" w:themeColor="text1"/>
          <w:sz w:val="24"/>
          <w:szCs w:val="24"/>
        </w:rPr>
        <w:t>Git仓库里点击所创建的项目，选择SSH克隆方式，再点击复制地址按钮</w:t>
      </w:r>
    </w:p>
    <w:p w:rsidR="00345C1A" w:rsidRDefault="00345C1A" w:rsidP="00345C1A">
      <w:pPr>
        <w:pStyle w:val="SourceCode"/>
        <w:ind w:left="360"/>
        <w:rPr>
          <w:rFonts w:ascii="宋体" w:hAnsi="宋体"/>
          <w:color w:val="000000" w:themeColor="text1"/>
          <w:sz w:val="24"/>
          <w:szCs w:val="24"/>
        </w:rPr>
      </w:pPr>
      <w:r>
        <w:rPr>
          <w:noProof/>
          <w:color w:val="000000" w:themeColor="text1"/>
        </w:rPr>
        <w:lastRenderedPageBreak/>
        <w:drawing>
          <wp:inline distT="0" distB="0" distL="114300" distR="114300" wp14:anchorId="6FA4E082" wp14:editId="2345DA4F">
            <wp:extent cx="5334000" cy="2217420"/>
            <wp:effectExtent l="0" t="0" r="0" b="0"/>
            <wp:docPr id="23"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图片"/>
                    <pic:cNvPicPr>
                      <a:picLocks noChangeAspect="1" noChangeArrowheads="1"/>
                    </pic:cNvPicPr>
                  </pic:nvPicPr>
                  <pic:blipFill>
                    <a:blip r:embed="rId26"/>
                    <a:stretch>
                      <a:fillRect/>
                    </a:stretch>
                  </pic:blipFill>
                  <pic:spPr>
                    <a:xfrm>
                      <a:off x="0" y="0"/>
                      <a:ext cx="5334000" cy="2217625"/>
                    </a:xfrm>
                    <a:prstGeom prst="rect">
                      <a:avLst/>
                    </a:prstGeom>
                    <a:noFill/>
                    <a:ln w="9525">
                      <a:noFill/>
                    </a:ln>
                  </pic:spPr>
                </pic:pic>
              </a:graphicData>
            </a:graphic>
          </wp:inline>
        </w:drawing>
      </w:r>
    </w:p>
    <w:p w:rsidR="00345C1A" w:rsidRDefault="00345C1A" w:rsidP="006B48A2">
      <w:pPr>
        <w:pStyle w:val="SourceCode"/>
        <w:numPr>
          <w:ilvl w:val="0"/>
          <w:numId w:val="11"/>
        </w:numPr>
        <w:rPr>
          <w:rFonts w:ascii="宋体" w:hAnsi="宋体"/>
          <w:color w:val="000000" w:themeColor="text1"/>
          <w:sz w:val="24"/>
          <w:szCs w:val="24"/>
        </w:rPr>
      </w:pPr>
      <w:r w:rsidRPr="00345C1A">
        <w:rPr>
          <w:rFonts w:ascii="宋体" w:hAnsi="宋体" w:hint="eastAsia"/>
          <w:color w:val="000000" w:themeColor="text1"/>
          <w:sz w:val="24"/>
          <w:szCs w:val="24"/>
        </w:rPr>
        <w:t>在</w:t>
      </w:r>
      <w:r w:rsidRPr="00345C1A">
        <w:rPr>
          <w:rFonts w:ascii="宋体" w:hAnsi="宋体"/>
          <w:color w:val="000000" w:themeColor="text1"/>
          <w:sz w:val="24"/>
          <w:szCs w:val="24"/>
        </w:rPr>
        <w:t>IDEA软件里点击File--&gt;New--&gt;Project from Version Control--&gt;Git</w:t>
      </w:r>
    </w:p>
    <w:p w:rsidR="00345C1A" w:rsidRDefault="00345C1A" w:rsidP="00345C1A">
      <w:pPr>
        <w:pStyle w:val="SourceCode"/>
        <w:ind w:left="360"/>
        <w:rPr>
          <w:rFonts w:ascii="宋体" w:hAnsi="宋体"/>
          <w:color w:val="000000" w:themeColor="text1"/>
          <w:sz w:val="24"/>
          <w:szCs w:val="24"/>
        </w:rPr>
      </w:pPr>
      <w:r>
        <w:rPr>
          <w:noProof/>
          <w:color w:val="000000" w:themeColor="text1"/>
        </w:rPr>
        <w:drawing>
          <wp:inline distT="0" distB="0" distL="114300" distR="114300" wp14:anchorId="49D4BE93" wp14:editId="019FD7E3">
            <wp:extent cx="5334000" cy="1337310"/>
            <wp:effectExtent l="0" t="0" r="0" b="0"/>
            <wp:docPr id="24"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图片"/>
                    <pic:cNvPicPr>
                      <a:picLocks noChangeAspect="1" noChangeArrowheads="1"/>
                    </pic:cNvPicPr>
                  </pic:nvPicPr>
                  <pic:blipFill>
                    <a:blip r:embed="rId15"/>
                    <a:stretch>
                      <a:fillRect/>
                    </a:stretch>
                  </pic:blipFill>
                  <pic:spPr>
                    <a:xfrm>
                      <a:off x="0" y="0"/>
                      <a:ext cx="5334000" cy="1337900"/>
                    </a:xfrm>
                    <a:prstGeom prst="rect">
                      <a:avLst/>
                    </a:prstGeom>
                    <a:noFill/>
                    <a:ln w="9525">
                      <a:noFill/>
                    </a:ln>
                  </pic:spPr>
                </pic:pic>
              </a:graphicData>
            </a:graphic>
          </wp:inline>
        </w:drawing>
      </w:r>
    </w:p>
    <w:p w:rsidR="00345C1A" w:rsidRDefault="00345C1A" w:rsidP="006B48A2">
      <w:pPr>
        <w:pStyle w:val="SourceCode"/>
        <w:numPr>
          <w:ilvl w:val="0"/>
          <w:numId w:val="11"/>
        </w:numPr>
        <w:rPr>
          <w:rFonts w:ascii="宋体" w:hAnsi="宋体"/>
          <w:color w:val="000000" w:themeColor="text1"/>
          <w:sz w:val="24"/>
          <w:szCs w:val="24"/>
        </w:rPr>
      </w:pPr>
      <w:r w:rsidRPr="00345C1A">
        <w:rPr>
          <w:rFonts w:ascii="宋体" w:hAnsi="宋体" w:hint="eastAsia"/>
          <w:color w:val="000000" w:themeColor="text1"/>
          <w:sz w:val="24"/>
          <w:szCs w:val="24"/>
        </w:rPr>
        <w:t>在弹窗中粘贴复制的地址，点击</w:t>
      </w:r>
      <w:r w:rsidRPr="00345C1A">
        <w:rPr>
          <w:rFonts w:ascii="宋体" w:hAnsi="宋体"/>
          <w:color w:val="000000" w:themeColor="text1"/>
          <w:sz w:val="24"/>
          <w:szCs w:val="24"/>
        </w:rPr>
        <w:t>Clone</w:t>
      </w:r>
    </w:p>
    <w:p w:rsidR="00345C1A" w:rsidRDefault="00345C1A" w:rsidP="00345C1A">
      <w:pPr>
        <w:pStyle w:val="SourceCode"/>
        <w:ind w:left="360"/>
        <w:rPr>
          <w:color w:val="000000" w:themeColor="text1"/>
        </w:rPr>
      </w:pPr>
      <w:r>
        <w:rPr>
          <w:noProof/>
          <w:color w:val="000000" w:themeColor="text1"/>
        </w:rPr>
        <w:drawing>
          <wp:inline distT="0" distB="0" distL="114300" distR="114300" wp14:anchorId="6C29C1B4" wp14:editId="18F916F9">
            <wp:extent cx="5334000" cy="3107055"/>
            <wp:effectExtent l="0" t="0" r="0" b="0"/>
            <wp:docPr id="25" name="Picture"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图片"/>
                    <pic:cNvPicPr>
                      <a:picLocks noChangeAspect="1" noChangeArrowheads="1"/>
                    </pic:cNvPicPr>
                  </pic:nvPicPr>
                  <pic:blipFill>
                    <a:blip r:embed="rId27"/>
                    <a:stretch>
                      <a:fillRect/>
                    </a:stretch>
                  </pic:blipFill>
                  <pic:spPr>
                    <a:xfrm>
                      <a:off x="0" y="0"/>
                      <a:ext cx="5334000" cy="3107453"/>
                    </a:xfrm>
                    <a:prstGeom prst="rect">
                      <a:avLst/>
                    </a:prstGeom>
                    <a:noFill/>
                    <a:ln w="9525">
                      <a:noFill/>
                    </a:ln>
                  </pic:spPr>
                </pic:pic>
              </a:graphicData>
            </a:graphic>
          </wp:inline>
        </w:drawing>
      </w:r>
    </w:p>
    <w:p w:rsidR="00345C1A" w:rsidRDefault="00345C1A" w:rsidP="00345C1A">
      <w:pPr>
        <w:pStyle w:val="SourceCode"/>
        <w:ind w:left="360"/>
        <w:rPr>
          <w:rFonts w:ascii="宋体" w:hAnsi="宋体"/>
          <w:color w:val="000000" w:themeColor="text1"/>
          <w:sz w:val="24"/>
          <w:szCs w:val="24"/>
        </w:rPr>
      </w:pPr>
      <w:r>
        <w:rPr>
          <w:color w:val="000000" w:themeColor="text1"/>
        </w:rPr>
        <w:t>后续步骤同</w:t>
      </w:r>
      <w:r>
        <w:rPr>
          <w:color w:val="000000" w:themeColor="text1"/>
        </w:rPr>
        <w:t>2.4.1</w:t>
      </w:r>
      <w:r w:rsidR="00045649">
        <w:rPr>
          <w:rFonts w:hint="eastAsia"/>
          <w:color w:val="000000" w:themeColor="text1"/>
        </w:rPr>
        <w:t>第</w:t>
      </w:r>
      <w:r w:rsidR="00045649">
        <w:rPr>
          <w:color w:val="000000" w:themeColor="text1"/>
        </w:rPr>
        <w:t>4</w:t>
      </w:r>
      <w:r w:rsidR="00045649">
        <w:rPr>
          <w:rFonts w:hint="eastAsia"/>
          <w:color w:val="000000" w:themeColor="text1"/>
        </w:rPr>
        <w:t>步</w:t>
      </w:r>
      <w:r w:rsidR="00045649" w:rsidRPr="00437CD6">
        <w:rPr>
          <w:rFonts w:ascii="宋体" w:hAnsi="宋体" w:hint="eastAsia"/>
          <w:color w:val="000000" w:themeColor="text1"/>
          <w:sz w:val="24"/>
          <w:szCs w:val="24"/>
        </w:rPr>
        <w:t xml:space="preserve"> </w:t>
      </w:r>
    </w:p>
    <w:p w:rsidR="00AD2C0D" w:rsidRDefault="00AD2C0D" w:rsidP="00AD2C0D">
      <w:pPr>
        <w:pStyle w:val="2"/>
        <w:rPr>
          <w:rFonts w:ascii="宋体" w:eastAsia="宋体" w:hAnsi="宋体" w:cs="宋体"/>
          <w:kern w:val="0"/>
          <w:szCs w:val="36"/>
        </w:rPr>
      </w:pPr>
      <w:bookmarkStart w:id="1200" w:name="_Toc528832460"/>
      <w:r>
        <w:lastRenderedPageBreak/>
        <w:t>初始目录</w:t>
      </w:r>
      <w:bookmarkEnd w:id="1200"/>
    </w:p>
    <w:p w:rsidR="00AD2C0D" w:rsidRDefault="00AD2C0D" w:rsidP="00AD2C0D">
      <w:pPr>
        <w:pStyle w:val="3"/>
      </w:pPr>
      <w:bookmarkStart w:id="1201" w:name="_Toc528832461"/>
      <w:r>
        <w:t>项目根目录下的配置文件</w:t>
      </w:r>
      <w:bookmarkEnd w:id="1201"/>
    </w:p>
    <w:p w:rsidR="00AD2C0D" w:rsidRPr="00AD2C0D" w:rsidRDefault="00AD2C0D" w:rsidP="00AD2C0D">
      <w:pPr>
        <w:pStyle w:val="4"/>
        <w:rPr>
          <w:rFonts w:asciiTheme="minorEastAsia" w:hAnsiTheme="minorEastAsia"/>
        </w:rPr>
      </w:pPr>
      <w:r w:rsidRPr="00AD2C0D">
        <w:rPr>
          <w:rFonts w:asciiTheme="minorEastAsia" w:hAnsiTheme="minorEastAsia"/>
        </w:rPr>
        <w:t>.gitignore</w:t>
      </w:r>
    </w:p>
    <w:p w:rsidR="00AD2C0D" w:rsidRPr="00AD2C0D" w:rsidRDefault="00AD2C0D" w:rsidP="00AD2C0D">
      <w:pPr>
        <w:rPr>
          <w:rFonts w:ascii="宋体" w:eastAsia="宋体" w:hAnsi="宋体"/>
          <w:sz w:val="24"/>
          <w:szCs w:val="24"/>
        </w:rPr>
      </w:pPr>
      <w:r w:rsidRPr="00AD2C0D">
        <w:rPr>
          <w:rFonts w:ascii="宋体" w:eastAsia="宋体" w:hAnsi="宋体"/>
          <w:sz w:val="24"/>
          <w:szCs w:val="24"/>
        </w:rPr>
        <w:t>用于配置不需要加入版本管理的文件</w:t>
      </w:r>
    </w:p>
    <w:p w:rsidR="00AD2C0D" w:rsidRDefault="00AD2C0D" w:rsidP="0009283E">
      <w:pPr>
        <w:pStyle w:val="4"/>
      </w:pPr>
      <w:r w:rsidRPr="00AD2C0D">
        <w:t>gradle.properties</w:t>
      </w:r>
    </w:p>
    <w:p w:rsidR="00AD2C0D" w:rsidRPr="00AD2C0D" w:rsidRDefault="00AD2C0D" w:rsidP="00AD2C0D">
      <w:pPr>
        <w:widowControl/>
        <w:spacing w:before="100" w:beforeAutospacing="1" w:after="100" w:afterAutospacing="1"/>
        <w:jc w:val="left"/>
        <w:rPr>
          <w:rFonts w:ascii="宋体" w:eastAsia="宋体" w:hAnsi="宋体" w:cs="宋体"/>
          <w:kern w:val="0"/>
          <w:sz w:val="24"/>
          <w:szCs w:val="24"/>
        </w:rPr>
      </w:pPr>
      <w:r w:rsidRPr="00AD2C0D">
        <w:rPr>
          <w:rFonts w:ascii="宋体" w:eastAsia="宋体" w:hAnsi="宋体" w:cs="宋体"/>
          <w:kern w:val="0"/>
          <w:sz w:val="24"/>
          <w:szCs w:val="24"/>
        </w:rPr>
        <w:t xml:space="preserve">该配置文件包含了组织、版本、组件版本、maven仓库和flyway的设置 </w:t>
      </w:r>
    </w:p>
    <w:p w:rsidR="00AD2C0D" w:rsidRPr="00AD2C0D" w:rsidRDefault="00AD2C0D" w:rsidP="006B48A2">
      <w:pPr>
        <w:pStyle w:val="a8"/>
        <w:widowControl/>
        <w:numPr>
          <w:ilvl w:val="0"/>
          <w:numId w:val="12"/>
        </w:numPr>
        <w:spacing w:before="100" w:beforeAutospacing="1" w:after="100" w:afterAutospacing="1"/>
        <w:ind w:firstLineChars="0"/>
        <w:jc w:val="left"/>
        <w:rPr>
          <w:rFonts w:ascii="宋体" w:eastAsia="宋体" w:hAnsi="宋体" w:cs="宋体"/>
          <w:kern w:val="0"/>
          <w:sz w:val="24"/>
          <w:szCs w:val="24"/>
        </w:rPr>
      </w:pPr>
      <w:r w:rsidRPr="00AD2C0D">
        <w:rPr>
          <w:rFonts w:ascii="宋体" w:eastAsia="宋体" w:hAnsi="宋体" w:cs="宋体"/>
          <w:kern w:val="0"/>
          <w:sz w:val="24"/>
          <w:szCs w:val="24"/>
        </w:rPr>
        <w:t xml:space="preserve">每次发版后需要将版本号升1，例如当前版本为1.0.1，发版后版本改为1.0.2 </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 版本</w:t>
      </w:r>
    </w:p>
    <w:p w:rsid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VERSION = 1.0.1</w:t>
      </w:r>
    </w:p>
    <w:p w:rsidR="00AD2C0D" w:rsidRPr="00AD2C0D" w:rsidRDefault="00AD2C0D" w:rsidP="006B48A2">
      <w:pPr>
        <w:pStyle w:val="a8"/>
        <w:widowControl/>
        <w:numPr>
          <w:ilvl w:val="0"/>
          <w:numId w:val="12"/>
        </w:numPr>
        <w:spacing w:before="100" w:beforeAutospacing="1" w:after="100" w:afterAutospacing="1"/>
        <w:ind w:firstLineChars="0"/>
        <w:jc w:val="left"/>
        <w:rPr>
          <w:rFonts w:ascii="宋体" w:eastAsia="宋体" w:hAnsi="宋体" w:cs="宋体"/>
          <w:kern w:val="0"/>
          <w:sz w:val="24"/>
          <w:szCs w:val="24"/>
        </w:rPr>
      </w:pPr>
      <w:r w:rsidRPr="00AD2C0D">
        <w:rPr>
          <w:rFonts w:ascii="宋体" w:eastAsia="宋体" w:hAnsi="宋体" w:cs="宋体"/>
          <w:kern w:val="0"/>
          <w:sz w:val="24"/>
          <w:szCs w:val="24"/>
        </w:rPr>
        <w:t xml:space="preserve">需要在原有代码的基础上增加以下flyway配置： </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 ####################### flyway ##############################</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flyway_driver = com.mysql.jdbc.Driver</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//将10.4.68.45:3306/service_demoapp替换为自己的数据库</w:t>
      </w:r>
      <w:r>
        <w:rPr>
          <w:rFonts w:ascii="宋体" w:eastAsia="宋体" w:hAnsi="宋体" w:cs="宋体" w:hint="eastAsia"/>
          <w:kern w:val="0"/>
          <w:sz w:val="24"/>
          <w:szCs w:val="24"/>
        </w:rPr>
        <w:t>地址、端口和</w:t>
      </w:r>
      <w:r w:rsidRPr="00AD2C0D">
        <w:rPr>
          <w:rFonts w:ascii="宋体" w:eastAsia="宋体" w:hAnsi="宋体" w:cs="宋体"/>
          <w:kern w:val="0"/>
          <w:sz w:val="24"/>
          <w:szCs w:val="24"/>
        </w:rPr>
        <w:t>名称</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Pr>
          <w:rFonts w:ascii="宋体" w:eastAsia="宋体" w:hAnsi="宋体" w:cs="宋体"/>
          <w:kern w:val="0"/>
          <w:sz w:val="24"/>
          <w:szCs w:val="24"/>
        </w:rPr>
        <w:t>flyway_url =</w:t>
      </w:r>
      <w:r w:rsidRPr="00AD2C0D">
        <w:rPr>
          <w:rFonts w:ascii="宋体" w:eastAsia="宋体" w:hAnsi="宋体" w:cs="宋体"/>
          <w:kern w:val="0"/>
          <w:sz w:val="24"/>
          <w:szCs w:val="24"/>
        </w:rPr>
        <w:t>jdbc:mysql://10.4.68.45:3306/service_demoapp?characterEncoding=utf8</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//数据库账号</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 xml:space="preserve">flyway_user = </w:t>
      </w:r>
      <w:r w:rsidR="001E77D8">
        <w:rPr>
          <w:rFonts w:ascii="宋体" w:eastAsia="宋体" w:hAnsi="宋体" w:cs="宋体" w:hint="eastAsia"/>
          <w:kern w:val="0"/>
          <w:sz w:val="24"/>
          <w:szCs w:val="24"/>
        </w:rPr>
        <w:t>xx</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//数据库密码</w:t>
      </w:r>
    </w:p>
    <w:p w:rsidR="00AD2C0D" w:rsidRPr="00AD2C0D" w:rsidRDefault="00AD2C0D" w:rsidP="00AD2C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AD2C0D">
        <w:rPr>
          <w:rFonts w:ascii="宋体" w:eastAsia="宋体" w:hAnsi="宋体" w:cs="宋体"/>
          <w:kern w:val="0"/>
          <w:sz w:val="24"/>
          <w:szCs w:val="24"/>
        </w:rPr>
        <w:t xml:space="preserve">flyway_password = </w:t>
      </w:r>
      <w:r w:rsidR="001E77D8">
        <w:rPr>
          <w:rFonts w:ascii="宋体" w:eastAsia="宋体" w:hAnsi="宋体" w:cs="宋体" w:hint="eastAsia"/>
          <w:kern w:val="0"/>
          <w:sz w:val="24"/>
          <w:szCs w:val="24"/>
        </w:rPr>
        <w:t>xxxxxx</w:t>
      </w:r>
    </w:p>
    <w:p w:rsidR="00AD2C0D" w:rsidRDefault="00A920CD" w:rsidP="0009283E">
      <w:pPr>
        <w:pStyle w:val="4"/>
      </w:pPr>
      <w:r w:rsidRPr="00A920CD">
        <w:t>README.md</w:t>
      </w:r>
    </w:p>
    <w:p w:rsidR="00A920CD" w:rsidRPr="00A920CD" w:rsidRDefault="00A920CD" w:rsidP="00A920CD">
      <w:pPr>
        <w:rPr>
          <w:rFonts w:ascii="宋体" w:eastAsia="宋体" w:hAnsi="宋体"/>
          <w:sz w:val="24"/>
          <w:szCs w:val="24"/>
        </w:rPr>
      </w:pPr>
      <w:r w:rsidRPr="00A920CD">
        <w:rPr>
          <w:rFonts w:ascii="宋体" w:eastAsia="宋体" w:hAnsi="宋体"/>
          <w:sz w:val="24"/>
          <w:szCs w:val="24"/>
        </w:rPr>
        <w:t>项目介绍的markdown文档</w:t>
      </w:r>
    </w:p>
    <w:p w:rsidR="00AD2C0D" w:rsidRDefault="0009283E" w:rsidP="0009283E">
      <w:pPr>
        <w:pStyle w:val="4"/>
      </w:pPr>
      <w:r w:rsidRPr="0009283E">
        <w:t>settings.gradle</w:t>
      </w:r>
    </w:p>
    <w:p w:rsidR="0009283E" w:rsidRDefault="0009283E" w:rsidP="0009283E">
      <w:pPr>
        <w:rPr>
          <w:rFonts w:ascii="宋体" w:eastAsia="宋体" w:hAnsi="宋体"/>
          <w:sz w:val="24"/>
          <w:szCs w:val="24"/>
        </w:rPr>
      </w:pPr>
      <w:r w:rsidRPr="0009283E">
        <w:rPr>
          <w:rFonts w:ascii="宋体" w:eastAsia="宋体" w:hAnsi="宋体"/>
          <w:sz w:val="24"/>
          <w:szCs w:val="24"/>
        </w:rPr>
        <w:t>设置项目结构，当在项目里新建一个模块时，该配置文件会自动生成代码</w:t>
      </w:r>
    </w:p>
    <w:p w:rsidR="0009283E" w:rsidRDefault="0009283E" w:rsidP="0009283E">
      <w:pPr>
        <w:pStyle w:val="3"/>
        <w:rPr>
          <w:rFonts w:ascii="宋体" w:eastAsia="宋体" w:hAnsi="宋体" w:cs="宋体"/>
          <w:kern w:val="0"/>
          <w:sz w:val="27"/>
          <w:szCs w:val="27"/>
        </w:rPr>
      </w:pPr>
      <w:bookmarkStart w:id="1202" w:name="_Toc528832462"/>
      <w:r>
        <w:t>模块创建</w:t>
      </w:r>
      <w:bookmarkEnd w:id="1202"/>
    </w:p>
    <w:p w:rsidR="00F77625" w:rsidRPr="00025786" w:rsidRDefault="0009283E" w:rsidP="00025786">
      <w:pPr>
        <w:rPr>
          <w:rFonts w:ascii="宋体" w:eastAsia="宋体" w:hAnsi="宋体"/>
          <w:sz w:val="24"/>
          <w:szCs w:val="24"/>
        </w:rPr>
      </w:pPr>
      <w:r w:rsidRPr="0009283E">
        <w:rPr>
          <w:rFonts w:ascii="宋体" w:eastAsia="宋体" w:hAnsi="宋体"/>
          <w:sz w:val="24"/>
          <w:szCs w:val="24"/>
        </w:rPr>
        <w:t>根据项目的实际需要创建Entity、Dao、Service、Api、Web</w:t>
      </w:r>
    </w:p>
    <w:p w:rsidR="00F77625" w:rsidRDefault="00F77625" w:rsidP="00025786">
      <w:pPr>
        <w:pStyle w:val="1"/>
      </w:pPr>
      <w:bookmarkStart w:id="1203" w:name="_Toc528832463"/>
      <w:r>
        <w:rPr>
          <w:rFonts w:hint="eastAsia"/>
        </w:rPr>
        <w:lastRenderedPageBreak/>
        <w:t>模型设计</w:t>
      </w:r>
      <w:bookmarkEnd w:id="1203"/>
    </w:p>
    <w:p w:rsidR="00025786" w:rsidRDefault="00025786" w:rsidP="00025786">
      <w:pPr>
        <w:pStyle w:val="2"/>
      </w:pPr>
      <w:bookmarkStart w:id="1204" w:name="_Toc528832464"/>
      <w:r>
        <w:rPr>
          <w:rFonts w:hint="eastAsia"/>
        </w:rPr>
        <w:t>概述</w:t>
      </w:r>
      <w:bookmarkEnd w:id="1204"/>
    </w:p>
    <w:p w:rsidR="00025786" w:rsidRPr="00025786" w:rsidRDefault="00025786" w:rsidP="00025786">
      <w:pPr>
        <w:rPr>
          <w:rFonts w:ascii="宋体" w:eastAsia="宋体" w:hAnsi="宋体"/>
          <w:sz w:val="24"/>
          <w:szCs w:val="24"/>
        </w:rPr>
      </w:pPr>
      <w:r w:rsidRPr="00025786">
        <w:rPr>
          <w:rFonts w:ascii="宋体" w:eastAsia="宋体" w:hAnsi="宋体" w:cs="Segoe UI"/>
          <w:color w:val="333333"/>
          <w:sz w:val="24"/>
          <w:szCs w:val="24"/>
          <w:shd w:val="clear" w:color="auto" w:fill="FFFFFF"/>
        </w:rPr>
        <w:t>根据数据库表进行数据库建模并生成数据库脚本</w:t>
      </w:r>
    </w:p>
    <w:p w:rsidR="00F77625" w:rsidRDefault="00F77625" w:rsidP="00025786">
      <w:pPr>
        <w:pStyle w:val="2"/>
      </w:pPr>
      <w:bookmarkStart w:id="1205" w:name="_Toc528832465"/>
      <w:r>
        <w:rPr>
          <w:rFonts w:hint="eastAsia"/>
        </w:rPr>
        <w:t>设计模型</w:t>
      </w:r>
      <w:bookmarkEnd w:id="1205"/>
    </w:p>
    <w:p w:rsidR="00F77625" w:rsidRDefault="00F77625" w:rsidP="00F77625">
      <w:pPr>
        <w:widowControl/>
        <w:shd w:val="clear" w:color="auto" w:fill="FFFFFF"/>
        <w:rPr>
          <w:rFonts w:ascii="宋体" w:hAnsi="宋体"/>
          <w:color w:val="000000"/>
          <w:kern w:val="0"/>
          <w:sz w:val="24"/>
        </w:rPr>
      </w:pPr>
      <w:r w:rsidRPr="00025786">
        <w:rPr>
          <w:rFonts w:ascii="宋体" w:eastAsia="宋体" w:hAnsi="宋体" w:hint="eastAsia"/>
          <w:color w:val="000000"/>
          <w:kern w:val="0"/>
          <w:sz w:val="24"/>
          <w:szCs w:val="24"/>
        </w:rPr>
        <w:t>利用</w:t>
      </w:r>
      <w:bookmarkStart w:id="1206" w:name="_Hlk477963872"/>
      <w:bookmarkEnd w:id="1206"/>
      <w:r w:rsidRPr="00025786">
        <w:rPr>
          <w:rFonts w:ascii="宋体" w:eastAsia="宋体" w:hAnsi="宋体" w:hint="eastAsia"/>
          <w:color w:val="000000"/>
          <w:kern w:val="0"/>
          <w:sz w:val="24"/>
          <w:szCs w:val="24"/>
        </w:rPr>
        <w:t>PowerDesigner里的PDM创建数据库。</w:t>
      </w:r>
      <w:r w:rsidR="00025786">
        <w:rPr>
          <w:rFonts w:ascii="宋体" w:eastAsia="宋体" w:hAnsi="宋体" w:hint="eastAsia"/>
          <w:color w:val="000000"/>
          <w:kern w:val="0"/>
          <w:sz w:val="24"/>
          <w:szCs w:val="24"/>
        </w:rPr>
        <w:t>以Mysql为例，</w:t>
      </w:r>
      <w:r w:rsidRPr="00025786">
        <w:rPr>
          <w:rFonts w:ascii="宋体" w:eastAsia="宋体" w:hAnsi="宋体" w:hint="eastAsia"/>
          <w:color w:val="000000"/>
          <w:kern w:val="0"/>
          <w:sz w:val="24"/>
          <w:szCs w:val="24"/>
        </w:rPr>
        <w:t>点击【File】--&gt;【New Model】</w:t>
      </w:r>
    </w:p>
    <w:p w:rsidR="00025786" w:rsidRPr="00025786" w:rsidRDefault="00025786" w:rsidP="006B48A2">
      <w:pPr>
        <w:widowControl/>
        <w:numPr>
          <w:ilvl w:val="0"/>
          <w:numId w:val="13"/>
        </w:numPr>
        <w:spacing w:before="100" w:beforeAutospacing="1" w:after="100" w:afterAutospacing="1"/>
        <w:jc w:val="left"/>
        <w:rPr>
          <w:rFonts w:ascii="宋体" w:eastAsia="宋体" w:hAnsi="宋体" w:cs="宋体"/>
          <w:kern w:val="0"/>
          <w:sz w:val="24"/>
          <w:szCs w:val="24"/>
        </w:rPr>
      </w:pPr>
      <w:r w:rsidRPr="00025786">
        <w:rPr>
          <w:rFonts w:ascii="宋体" w:eastAsia="宋体" w:hAnsi="宋体" w:cs="宋体"/>
          <w:kern w:val="0"/>
          <w:sz w:val="24"/>
          <w:szCs w:val="24"/>
        </w:rPr>
        <w:t xml:space="preserve">Model type选择Physical Data Model </w:t>
      </w:r>
    </w:p>
    <w:p w:rsidR="00025786" w:rsidRPr="00025786" w:rsidRDefault="00025786" w:rsidP="006B48A2">
      <w:pPr>
        <w:widowControl/>
        <w:numPr>
          <w:ilvl w:val="0"/>
          <w:numId w:val="13"/>
        </w:numPr>
        <w:spacing w:before="100" w:beforeAutospacing="1" w:after="100" w:afterAutospacing="1"/>
        <w:jc w:val="left"/>
        <w:rPr>
          <w:rFonts w:ascii="宋体" w:eastAsia="宋体" w:hAnsi="宋体" w:cs="宋体"/>
          <w:kern w:val="0"/>
          <w:sz w:val="24"/>
          <w:szCs w:val="24"/>
        </w:rPr>
      </w:pPr>
      <w:r w:rsidRPr="00025786">
        <w:rPr>
          <w:rFonts w:ascii="宋体" w:eastAsia="宋体" w:hAnsi="宋体" w:cs="宋体"/>
          <w:kern w:val="0"/>
          <w:sz w:val="24"/>
          <w:szCs w:val="24"/>
        </w:rPr>
        <w:t xml:space="preserve">Diagram选择Physical Diagram </w:t>
      </w:r>
    </w:p>
    <w:p w:rsidR="00025786" w:rsidRPr="00025786" w:rsidRDefault="00025786" w:rsidP="006B48A2">
      <w:pPr>
        <w:widowControl/>
        <w:numPr>
          <w:ilvl w:val="0"/>
          <w:numId w:val="13"/>
        </w:numPr>
        <w:spacing w:before="100" w:beforeAutospacing="1" w:after="100" w:afterAutospacing="1"/>
        <w:jc w:val="left"/>
        <w:rPr>
          <w:rFonts w:ascii="宋体" w:eastAsia="宋体" w:hAnsi="宋体" w:cs="宋体"/>
          <w:kern w:val="0"/>
          <w:sz w:val="24"/>
          <w:szCs w:val="24"/>
        </w:rPr>
      </w:pPr>
      <w:r w:rsidRPr="00025786">
        <w:rPr>
          <w:rFonts w:ascii="宋体" w:eastAsia="宋体" w:hAnsi="宋体" w:cs="宋体"/>
          <w:kern w:val="0"/>
          <w:sz w:val="24"/>
          <w:szCs w:val="24"/>
        </w:rPr>
        <w:t xml:space="preserve">下面的DBMS下拉选项选择MySQL 5.0 </w:t>
      </w:r>
    </w:p>
    <w:p w:rsidR="00F77625" w:rsidRPr="00EF61B4" w:rsidRDefault="00F77625" w:rsidP="00F77625">
      <w:pPr>
        <w:widowControl/>
        <w:shd w:val="clear" w:color="auto" w:fill="FFFFFF"/>
        <w:rPr>
          <w:color w:val="000000"/>
          <w:kern w:val="0"/>
          <w:sz w:val="20"/>
          <w:szCs w:val="20"/>
        </w:rPr>
      </w:pPr>
      <w:r w:rsidRPr="00EF61B4">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Files\\AppData\\Local\\Temp\\1f2c2f0d.tmp\\img25118.PNG"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Files\\AppData\\Local\\Temp\\1f2c2f0d.tmp\\img25118.PNG"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Files\\AppData\\Local\\Temp\\1f2c2f0d.tmp\\img25118.PNG"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Files\\AppData\\Local\\Temp\\1f2c2f0d.tmp\\img25118.PNG"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Files\\AppData\\Local\\Temp\\1f2c2f0d.tmp\\img25118.PNG"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Files\\AppData\\Local\\Temp\\1f2c2f0d.tmp\\img25118.PNG"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Files\\AppData\\Local\\Temp\\1f2c2f0d.tmp\\img25118.PNG"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Files\\AppData\\Local\\Temp\\1f2c2f0d.tmp\\img25118.PNG"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Files\\AppData\\Local\\Temp\\1f2c2f0d.tmp\\img25118.PNG"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Files\\AppData\\Local\\Temp\\1f2c2f0d.tmp\\img25118.PNG"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Files\\AppData\\Local\\Temp\\1f2c2f0d.tmp\\img25118.PNG"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Files\\AppData\\Local\\Temp\\1f2c2f0d.tmp\\img25118.PNG"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Files\\AppData\\Local\\Temp\\1f2c2f0d.tmp\\img25118.PNG"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Files\\AppData\\Local\\Temp\\1f2c2f0d.tmp\\img25118.PNG"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Files\\AppData\\Local\\Temp\\1f2c2f0d.tmp\\img25118.PNG"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Files\\AppData\\Local\\Temp\\1f2c2f0d.tmp\\img25118.PNG"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Files\\AppData\\Local\\Temp\\1f2c2f0d.tmp\\img25118.PNG"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Files\\AppData\\Local\\Temp\\1f2c2f0d.tmp\\img25118.PNG"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Files\\AppData\\Local\\Temp\\1f2c2f0d.tmp\\img25118.PNG"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Files\\AppData\\Local\\Temp\\1f2c2f0d.tmp\\img25118.PNG"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Files\\AppData\\Local\\Temp\\1f2c2f0d.tmp\\img25118.PNG"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Files\\AppData\\Local\\Temp\\1f2c2f0d.tmp\\img25118.PNG"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Files\\AppData\\Local\\Temp\\1f2c2f0d.tmp\\img25118.PNG"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Files\\AppData\\Local\\Temp\\1f2c2f0d.tmp\\img25118.PNG"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0.75pt;height:332.45pt">
            <v:imagedata r:id="rId28" r:href="rId29"/>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Pr="0047194B" w:rsidRDefault="0047194B" w:rsidP="00F77625">
      <w:pPr>
        <w:widowControl/>
        <w:shd w:val="clear" w:color="auto" w:fill="FFFFFF"/>
        <w:ind w:firstLine="420"/>
        <w:rPr>
          <w:rFonts w:ascii="宋体" w:eastAsia="宋体" w:hAnsi="宋体"/>
          <w:color w:val="000000"/>
          <w:kern w:val="0"/>
          <w:sz w:val="24"/>
          <w:szCs w:val="24"/>
        </w:rPr>
      </w:pPr>
      <w:r w:rsidRPr="0047194B">
        <w:rPr>
          <w:rFonts w:ascii="宋体" w:eastAsia="宋体" w:hAnsi="宋体"/>
          <w:sz w:val="24"/>
          <w:szCs w:val="24"/>
        </w:rPr>
        <w:t>在PDM的图形窗口中，单击工具选项版上的Table工具，再单击图形窗口的空白处，在单击的位置就出现一个空白的Table。点击Pointer工具或右击鼠标，释放Table工具</w:t>
      </w:r>
    </w:p>
    <w:p w:rsidR="00F77625" w:rsidRPr="00EF61B4" w:rsidRDefault="00F77625" w:rsidP="00F77625">
      <w:pPr>
        <w:widowControl/>
        <w:shd w:val="clear" w:color="auto" w:fill="FFFFFF"/>
        <w:rPr>
          <w:color w:val="000000"/>
          <w:kern w:val="0"/>
          <w:sz w:val="20"/>
          <w:szCs w:val="20"/>
        </w:rPr>
      </w:pPr>
      <w:r w:rsidRPr="00EF61B4">
        <w:rPr>
          <w:rFonts w:ascii="宋体" w:hAnsi="宋体"/>
          <w:color w:val="000000"/>
          <w:kern w:val="0"/>
          <w:sz w:val="24"/>
        </w:rPr>
        <w:lastRenderedPageBreak/>
        <w:fldChar w:fldCharType="begin"/>
      </w:r>
      <w:r>
        <w:rPr>
          <w:rFonts w:ascii="宋体" w:hAnsi="宋体"/>
          <w:color w:val="000000"/>
          <w:kern w:val="0"/>
          <w:sz w:val="24"/>
        </w:rPr>
        <w:instrText xml:space="preserve"> INCLUDEPICTURE "C:\\Users\\yvdedu.com\\Documents\\Tencent Files\\AppData\\Local\\Temp\\1f2c2f0d.tmp\\img05591.PNG"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Files\\AppData\\Local\\Temp\\1f2c2f0d.tmp\\img05591.PNG"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Files\\AppData\\Local\\Temp\\1f2c2f0d.tmp\\img05591.PNG"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Files\\AppData\\Local\\Temp\\1f2c2f0d.tmp\\img05591.PNG"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Files\\AppData\\Local\\Temp\\1f2c2f0d.tmp\\img05591.PNG"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Files\\AppData\\Local\\Temp\\1f2c2f0d.tmp\\img05591.PNG"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Files\\AppData\\Local\\Temp\\1f2c2f0d.tmp\\img05591.PNG"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Files\\AppData\\Local\\Temp\\1f2c2f0d.tmp\\img05591.PNG"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Files\\AppData\\Local\\Temp\\1f2c2f0d.tmp\\img05591.PNG"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Files\\AppData\\Local\\Temp\\1f2c2f0d.tmp\\img05591.PNG"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Files\\AppData\\Local\\Temp\\1f2c2f0d.tmp\\img05591.PNG"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Files\\AppData\\Local\\Temp\\1f2c2f0d.tmp\\img05591.PNG"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Files\\AppData\\Local\\Temp\\1f2c2f0d.tmp\\img05591.PNG"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Files\\AppData\\Local\\Temp\\1f2c2f0d.tmp\\img05591.PNG"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Files\\AppData\\Local\\Temp\\1f2c2f0d.tmp\\img05591.PNG"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Files\\AppData\\Local\\Temp\\1f2c2f0d.tmp\\img05591.PNG"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Files\\AppData\\Local\\Temp\\1f2c2f0d.tmp\\img05591.PNG"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Files\\AppData\\Local\\Temp\\1f2c2f0d.tmp\\img05591.PNG"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Files\\AppData\\Local\\Temp\\1f2c2f0d.tmp\\img05591.PNG"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Files\\AppData\\Local\\Temp\\1f2c2f0d.tmp\\img05591.PNG"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Files\\AppData\\Local\\Temp\\1f2c2f0d.tmp\\img05591.PNG"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Files\\AppData\\Local\\Temp\\1f2c2f0d.tmp\\img05591.PNG"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Files\\AppData\\Local\\Temp\\1f2c2f0d.tmp\\img05591.PNG"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Files\\AppData\\Local\\Temp\\1f2c2f0d.tmp\\img05591.PNG"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Files\\AppData\\Local\\Temp\\1f2c2f0d.tmp\\img05591.PNG" \* MERGEFORMATINET </w:instrText>
      </w:r>
      <w:r w:rsidR="00A43143">
        <w:rPr>
          <w:rFonts w:ascii="宋体" w:hAnsi="宋体"/>
          <w:color w:val="000000"/>
          <w:kern w:val="0"/>
          <w:sz w:val="24"/>
        </w:rPr>
        <w:fldChar w:fldCharType="separate"/>
      </w:r>
      <w:r w:rsidR="00A43143">
        <w:rPr>
          <w:rFonts w:ascii="宋体" w:hAnsi="宋体"/>
          <w:color w:val="000000"/>
          <w:kern w:val="0"/>
          <w:sz w:val="24"/>
        </w:rPr>
        <w:pict>
          <v:shape id="_x0000_i1026" type="#_x0000_t75" alt="" style="width:137.75pt;height:3in">
            <v:imagedata r:id="rId30" r:href="rId31"/>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Pr="00EF61B4" w:rsidRDefault="00F77625" w:rsidP="00F77625">
      <w:pPr>
        <w:widowControl/>
        <w:shd w:val="clear" w:color="auto" w:fill="FFFFFF"/>
        <w:rPr>
          <w:color w:val="000000"/>
          <w:kern w:val="0"/>
          <w:sz w:val="20"/>
          <w:szCs w:val="20"/>
        </w:rPr>
      </w:pPr>
      <w:r w:rsidRPr="0047194B">
        <w:rPr>
          <w:rFonts w:ascii="宋体" w:eastAsia="宋体" w:hAnsi="宋体" w:hint="eastAsia"/>
          <w:color w:val="000000"/>
          <w:kern w:val="0"/>
          <w:sz w:val="24"/>
        </w:rPr>
        <w:t>双击上一步添加的Table，添加列</w:t>
      </w:r>
      <w:r w:rsidRPr="00EF61B4">
        <w:rPr>
          <w:rFonts w:ascii="宋体" w:hAnsi="宋体" w:hint="eastAsia"/>
          <w:color w:val="000000"/>
          <w:kern w:val="0"/>
          <w:sz w:val="24"/>
        </w:rPr>
        <w:t>。</w:t>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Default="00F77625" w:rsidP="00F77625">
      <w:pPr>
        <w:widowControl/>
        <w:shd w:val="clear" w:color="auto" w:fill="FFFFFF"/>
        <w:rPr>
          <w:rFonts w:ascii="宋体" w:hAnsi="宋体"/>
          <w:color w:val="000000"/>
          <w:kern w:val="0"/>
          <w:sz w:val="24"/>
        </w:rPr>
      </w:pPr>
      <w:r w:rsidRPr="00EF61B4">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Files\\AppData\\Local\\Temp\\1f2c2f0d.tmp\\img04693.PNG"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Files\\AppData\\Local\\Temp\\1f2c2f0d.tmp\\img04693.PNG"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Files\\AppData\\Local\\Temp\\1f2c2f0d.tmp\\img04693.PNG"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Files\\AppData\\Local\\Temp\\1f2c2f0d.tmp\\img04693.PNG"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Files\\AppData\\Local\\Temp\\1f2c2f0d.tmp\\img04693.PNG"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Files\\AppData\\Local\\Temp\\1f2c2f0d.tmp\\img04693.PNG"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Files\\AppData\\Local\\Temp\\1f2c2f0d.tmp\\img04693.PNG"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Files\\AppData\\Local\\Temp\\1f2c2f0d.tmp\\img04693.PNG"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Files\\AppData\\Local\\Temp\\1f2c2f0d.tmp\\img04693.PNG"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Files\\AppData\\Local\\Temp\\1f2c2f0d.tmp\\img04693.PNG"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Files\\AppData\\Local\\Temp\\1f2c2f0d.tmp\\img04693.PNG"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Files\\AppData\\Local\\Temp\\1f2c2f0d.tmp\\img04693.PNG"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Files\\AppData\\Local\\Temp\\1f2c2f0d.tmp\\img04693.PNG"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Files\\AppData\\Local\\Temp\\1f2c2f0d.tmp\\img04693.PNG"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Files\\AppData\\Local\\Temp\\1f2c2f0d.tmp\\img04693.PNG"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Files\\AppData\\Local\\Temp\\1f2c2f0d.tmp\\img04693.PNG"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Files\\AppData\\Local\\Temp\\1f2c2f0d.tmp\\img04693.PNG"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Files\\AppData\\Local\\Temp\\1f2c2f0d.tmp\\img04693.PNG"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Files\\AppData\\Local\\Temp\\1f2c2f0d.tmp\\img04693.PNG"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Files\\AppData\\Local\\Temp\\1f2c2f0d.tmp\\img04693.PNG"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Files\\AppData\\Local\\Temp\\1f2c2f0d.tmp\\img04693.PNG"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Files\\AppData\\Local\\Temp\\1f2c2f0d.tmp\\img04693.PNG"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Files\\AppData\\Local\\Temp\\1f2c2f0d.tmp\\img04693.PNG"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Files\\AppData\\Local\\Temp\\1f2c2f0d.tmp\\img04693.PNG"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 id="_x0000_i1027" type="#_x0000_t75" alt="" style="width:416.35pt;height:233.55pt">
            <v:imagedata r:id="rId32" r:href="rId33"/>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47194B" w:rsidRDefault="00F77625" w:rsidP="00F77625"/>
    <w:p w:rsidR="00F77625" w:rsidRDefault="00F77625" w:rsidP="00C0030E">
      <w:pPr>
        <w:pStyle w:val="2"/>
      </w:pPr>
      <w:bookmarkStart w:id="1207" w:name="_Toc528832466"/>
      <w:r>
        <w:rPr>
          <w:rFonts w:hint="eastAsia"/>
        </w:rPr>
        <w:t>导出脚本</w:t>
      </w:r>
      <w:bookmarkEnd w:id="1207"/>
    </w:p>
    <w:p w:rsidR="00F77625" w:rsidRPr="0047194B" w:rsidRDefault="0047194B" w:rsidP="00F77625">
      <w:pPr>
        <w:widowControl/>
        <w:shd w:val="clear" w:color="auto" w:fill="FFFFFF"/>
        <w:ind w:firstLine="420"/>
        <w:rPr>
          <w:rFonts w:ascii="宋体" w:eastAsia="宋体" w:hAnsi="宋体"/>
          <w:color w:val="000000"/>
          <w:kern w:val="0"/>
          <w:sz w:val="24"/>
          <w:szCs w:val="24"/>
        </w:rPr>
      </w:pPr>
      <w:r w:rsidRPr="0047194B">
        <w:rPr>
          <w:rFonts w:ascii="宋体" w:eastAsia="宋体" w:hAnsi="宋体"/>
          <w:sz w:val="24"/>
          <w:szCs w:val="24"/>
        </w:rPr>
        <w:t>完成数据库设计之后，点击[Database]下的[Generate Database]生成数据库脚本,在弹出的窗口页面选中One file only和Authomatic archive,在Format里的Encoding选项选择编码UTF-8</w:t>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Pr="00EF61B4" w:rsidRDefault="00F77625" w:rsidP="00F77625">
      <w:pPr>
        <w:widowControl/>
        <w:shd w:val="clear" w:color="auto" w:fill="FFFFFF"/>
        <w:rPr>
          <w:color w:val="000000"/>
          <w:kern w:val="0"/>
          <w:sz w:val="20"/>
          <w:szCs w:val="20"/>
        </w:rPr>
      </w:pPr>
      <w:r w:rsidRPr="00EF61B4">
        <w:rPr>
          <w:rFonts w:ascii="宋体" w:hAnsi="宋体"/>
          <w:color w:val="000000"/>
          <w:kern w:val="0"/>
          <w:sz w:val="24"/>
        </w:rPr>
        <w:lastRenderedPageBreak/>
        <w:fldChar w:fldCharType="begin"/>
      </w:r>
      <w:r>
        <w:rPr>
          <w:rFonts w:ascii="宋体" w:hAnsi="宋体"/>
          <w:color w:val="000000"/>
          <w:kern w:val="0"/>
          <w:sz w:val="24"/>
        </w:rPr>
        <w:instrText xml:space="preserve"> INCLUDEPICTURE "C:\\Users\\yvdedu.com\\Documents\\Tencent Files\\AppData\\Local\\Temp\\1f2c3101.tmp\\img31224.PNG"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Files\\AppData\\Local\\Temp\\1f2c3101.tmp\\img31224.PNG"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Files\\AppData\\Local\\Temp\\1f2c3101.tmp\\img31224.PNG"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Files\\AppData\\Local\\Temp\\1f2c3101.tmp\\img31224.PNG"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Files\\AppData\\Local\\Temp\\1f2c3101.tmp\\img31224.PNG"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Files\\AppData\\Local\\Temp\\1f2c3101.tmp\\img31224.PNG"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Files\\AppData\\Local\\Temp\\1f2c3101.tmp\\img31224.PNG"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Files\\AppData\\Local\\Temp\\1f2c3101.tmp\\img31224.PNG"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Files\\AppData\\Local\\Temp\\1f2c3101.tmp\\img31224.PNG"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Files\\AppData\\Local\\Temp\\1f2c3101.tmp\\img31224.PNG"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Files\\AppData\\Local\\Temp\\1f2c3101.tmp\\img31224.PNG"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Files\\AppData\\Local\\Temp\\1f2c3101.tmp\\img31224.PNG"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Files\\AppData\\Local\\Temp\\1f2c3101.tmp\\img31224.PNG"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Files\\AppData\\Local\\Temp\\1f2c3101.tmp\\img31224.PNG"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Files\\AppData\\Local\\Temp\\1f2c3101.tmp\\img31224.PNG"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Files\\AppData\\Local\\Temp\\1f2c3101.tmp\\img31224.PNG"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Files\\AppData\\Local\\Temp\\1f2c3101.tmp\\img31224.PNG"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Files\\AppData\\Local\\Temp\\1f2c3101.tmp\\img31224.PNG"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Files\\AppData\\Local\\Temp\\1f2c3101.tmp\\img31224.PNG"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Files\\AppData\\Local\\Temp\\1f2c3101.tmp\\img31224.PNG"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Files\\AppData\\Local\\Temp\\1f2c3101.tmp\\img31224.PNG"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Files\\AppData\\Local\\Temp\\1f2c3101.tmp\\img31224.PNG"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Files\\AppData\\Local\\Temp\\1f2c3101.tmp\\img31224.PNG"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Files\\AppData\\Local\\Temp\\1f2c3101.tmp\\img31224.PNG"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Files\\AppData\\Local\\Temp\\1f2c3101.tmp\\img31224.PNG"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 id="_x0000_i1028" type="#_x0000_t75" alt="" style="width:485.85pt;height:231.65pt">
            <v:imagedata r:id="rId34" r:href="rId35"/>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Pr="00EF61B4" w:rsidRDefault="00F77625" w:rsidP="00F77625">
      <w:pPr>
        <w:widowControl/>
        <w:shd w:val="clear" w:color="auto" w:fill="FFFFFF"/>
        <w:rPr>
          <w:color w:val="000000"/>
          <w:kern w:val="0"/>
          <w:sz w:val="20"/>
          <w:szCs w:val="20"/>
        </w:rPr>
      </w:pPr>
      <w:r w:rsidRPr="00EF61B4">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Files\\AppData\\Local\\Temp\\1f2c3101.tmp\\img19065.PNG"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Files\\AppData\\Local\\Temp\\1f2c3101.tmp\\img19065.PNG"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Files\\AppData\\Local\\Temp\\1f2c3101.tmp\\img19065.PNG"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Files\\AppData\\Local\\Temp\\1f2c3101.tmp\\img19065.PNG"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Files\\AppData\\Local\\Temp\\1f2c3101.tmp\\img19065.PNG"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Files\\AppData\\Local\\Temp\\1f2c3101.tmp\\img19065.PNG"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Files\\AppData\\Local\\Temp\\1f2c3101.tmp\\img19065.PNG"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Files\\AppData\\Local\\Temp\\1f2c3101.tmp\\img19065.PNG"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Files\\AppData\\Local\\Temp\\1f2c3101.tmp\\img19065.PNG"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Files\\AppData\\Local\\Temp\\1f2c3101.tmp\\img19065.PNG"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Files\\AppData\\Local\\Temp\\1f2c3101.tmp\\img19065.PNG"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Files\\AppData\\Local\\Temp\\1f2c3101.tmp\\img19065.PNG"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Files\\AppData\\Local\\Temp\\1f2c3101.tmp\\img19065.PNG"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Files\\AppData\\Local\\Temp\\1f2c3101.tmp\\img19065.PNG"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Files\\AppData\\Local\\Temp\\1f2c3101.tmp\\img19065.PNG"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Files\\AppData\\Local\\Temp\\1f2c3101.tmp\\img19065.PNG"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Files\\AppData\\Local\\Temp\\1f2c3101.tmp\\img19065.PNG"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Files\\AppData\\Local\\Temp\\1f2c3101.tmp\\img19065.PNG"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Files\\AppData\\Local\\Temp\\1f2c3101.tmp\\img19065.PNG"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Files\\AppData\\Local\\Temp\\1f2c3101.tmp\\img19065.PNG"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Files\\AppData\\Local\\Temp\\1f2c3101.tmp\\img19065.PNG"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Files\\AppData\\Local\\Temp\\1f2c3101.tmp\\img19065.PNG"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Files\\AppData\\Local\\Temp\\1f2c3101.tmp\\img19065.PNG"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Files\\AppData\\Local\\Temp\\1f2c3101.tmp\\img19065.PNG"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 id="_x0000_i1029" type="#_x0000_t75" alt="" style="width:486.45pt;height:304.3pt">
            <v:imagedata r:id="rId36" r:href="rId37"/>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F77625" w:rsidRPr="00EF61B4" w:rsidRDefault="00F77625" w:rsidP="00F77625">
      <w:pPr>
        <w:widowControl/>
        <w:shd w:val="clear" w:color="auto" w:fill="FFFFFF"/>
        <w:rPr>
          <w:color w:val="000000"/>
          <w:kern w:val="0"/>
          <w:sz w:val="20"/>
          <w:szCs w:val="20"/>
        </w:rPr>
      </w:pPr>
      <w:r w:rsidRPr="00EF61B4">
        <w:rPr>
          <w:rFonts w:ascii="宋体" w:hAnsi="宋体"/>
          <w:color w:val="000000"/>
          <w:kern w:val="0"/>
          <w:sz w:val="24"/>
        </w:rPr>
        <w:lastRenderedPageBreak/>
        <w:fldChar w:fldCharType="begin"/>
      </w:r>
      <w:r>
        <w:rPr>
          <w:rFonts w:ascii="宋体" w:hAnsi="宋体"/>
          <w:color w:val="000000"/>
          <w:kern w:val="0"/>
          <w:sz w:val="24"/>
        </w:rPr>
        <w:instrText xml:space="preserve"> INCLUDEPICTURE "C:\\Users\\yvdedu.com\\Documents\\Tencent Files\\AppData\\Local\\Temp\\1f2c3101.tmp\\img16364.PNG" \* MERGEFORMAT </w:instrText>
      </w:r>
      <w:r w:rsidRPr="00EF61B4">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Files\\AppData\\Local\\Temp\\1f2c3101.tmp\\img16364.PNG"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Files\\AppData\\Local\\Temp\\1f2c3101.tmp\\img16364.PNG"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Files\\AppData\\Local\\Temp\\1f2c3101.tmp\\img16364.PNG"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Files\\AppData\\Local\\Temp\\1f2c3101.tmp\\img16364.PNG"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Files\\AppData\\Local\\Temp\\1f2c3101.tmp\\img16364.PNG"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Files\\AppData\\Local\\Temp\\1f2c3101.tmp\\img16364.PNG"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Files\\AppData\\Local\\Temp\\1f2c3101.tmp\\img16364.PNG"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Files\\AppData\\Local\\Temp\\1f2c3101.tmp\\img16364.PNG"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Files\\AppData\\Local\\Temp\\1f2c3101.tmp\\img16364.PNG"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Files\\AppData\\Local\\Temp\\1f2c3101.tmp\\img16364.PNG"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Files\\AppData\\Local\\Temp\\1f2c3101.tmp\\img16364.PNG"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Files\\AppData\\Local\\Temp\\1f2c3101.tmp\\img16364.PNG"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Files\\AppData\\Local\\Temp\\1f2c3101.tmp\\img16364.PNG"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Files\\AppData\\Local\\Temp\\1f2c3101.tmp\\img16364.PNG"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Files\\AppData\\Local\\Temp\\1f2c3101.tmp\\img16364.PNG"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Files\\AppData\\Local\\Temp\\1f2c3101.tmp\\img16364.PNG"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Files\\AppData\\Local\\Temp\\1f2c3101.tmp\\img16364.PNG"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Files\\AppData\\Local\\Temp\\1f2c3101.tmp\\img16364.PNG"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Files\\AppData\\Local\\Temp\\1f2c3101.tmp\\img16364.PNG"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Files\\AppData\\Local\\Temp\\1f2c3101.tmp\\img16364.PNG"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Files\\AppData\\Local\\Temp\\1f2c3101.tmp\\img16364.PNG"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Files\\AppData\\Local\\Temp\\1f2c3101.tmp\\img16364.PNG"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Files\\AppData\\Local\\Temp\\1f2c3101.tmp\\img16364.PNG"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Files\\AppData\\Local\\Temp\\1f2c3101.tmp\\img16364.PNG"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 id="_x0000_i1030" type="#_x0000_t75" alt="" style="width:485.85pt;height:302.4pt">
            <v:imagedata r:id="rId38" r:href="rId39"/>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EF61B4">
        <w:rPr>
          <w:rFonts w:ascii="宋体" w:hAnsi="宋体"/>
          <w:color w:val="000000"/>
          <w:kern w:val="0"/>
          <w:sz w:val="24"/>
        </w:rPr>
        <w:fldChar w:fldCharType="end"/>
      </w:r>
    </w:p>
    <w:p w:rsidR="00F77625" w:rsidRPr="00EF61B4" w:rsidRDefault="00F77625" w:rsidP="00F77625">
      <w:pPr>
        <w:widowControl/>
        <w:shd w:val="clear" w:color="auto" w:fill="FFFFFF"/>
        <w:rPr>
          <w:color w:val="000000"/>
          <w:kern w:val="0"/>
          <w:sz w:val="20"/>
          <w:szCs w:val="20"/>
        </w:rPr>
      </w:pPr>
      <w:r w:rsidRPr="00EF61B4">
        <w:rPr>
          <w:rFonts w:ascii="宋体" w:hAnsi="宋体" w:hint="eastAsia"/>
          <w:color w:val="000000"/>
          <w:kern w:val="0"/>
          <w:sz w:val="24"/>
        </w:rPr>
        <w:t> </w:t>
      </w:r>
    </w:p>
    <w:p w:rsidR="0047194B" w:rsidRPr="0047194B" w:rsidRDefault="0047194B" w:rsidP="006B48A2">
      <w:pPr>
        <w:widowControl/>
        <w:numPr>
          <w:ilvl w:val="0"/>
          <w:numId w:val="14"/>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b/>
          <w:bCs/>
          <w:kern w:val="0"/>
          <w:sz w:val="24"/>
          <w:szCs w:val="24"/>
        </w:rPr>
        <w:t>File name</w:t>
      </w:r>
      <w:r w:rsidRPr="0047194B">
        <w:rPr>
          <w:rFonts w:ascii="宋体" w:eastAsia="宋体" w:hAnsi="宋体" w:cs="宋体"/>
          <w:kern w:val="0"/>
          <w:sz w:val="24"/>
          <w:szCs w:val="24"/>
        </w:rPr>
        <w:t xml:space="preserve"> ：升级脚本名称按“版本定义” 规范取名（首次创建的版本号必须大于1.0.0</w:t>
      </w:r>
      <w:r w:rsidR="00284D7C">
        <w:rPr>
          <w:rFonts w:ascii="宋体" w:eastAsia="宋体" w:hAnsi="宋体" w:cs="宋体" w:hint="eastAsia"/>
          <w:kern w:val="0"/>
          <w:sz w:val="24"/>
          <w:szCs w:val="24"/>
        </w:rPr>
        <w:t>_</w:t>
      </w:r>
      <w:r w:rsidRPr="00284D7C">
        <w:rPr>
          <w:rFonts w:ascii="宋体" w:eastAsia="宋体" w:hAnsi="宋体" w:cs="宋体"/>
          <w:iCs/>
          <w:kern w:val="0"/>
          <w:sz w:val="24"/>
          <w:szCs w:val="24"/>
        </w:rPr>
        <w:t>0，因为flywa创建的基线默认为1.0.0</w:t>
      </w:r>
      <w:r w:rsidR="00284D7C">
        <w:rPr>
          <w:rFonts w:ascii="宋体" w:eastAsia="宋体" w:hAnsi="宋体" w:cs="宋体"/>
          <w:kern w:val="0"/>
          <w:sz w:val="24"/>
          <w:szCs w:val="24"/>
        </w:rPr>
        <w:t>_</w:t>
      </w:r>
      <w:r w:rsidRPr="0047194B">
        <w:rPr>
          <w:rFonts w:ascii="宋体" w:eastAsia="宋体" w:hAnsi="宋体" w:cs="宋体"/>
          <w:kern w:val="0"/>
          <w:sz w:val="24"/>
          <w:szCs w:val="24"/>
        </w:rPr>
        <w:t xml:space="preserve">0，执行脚本时，flywa会重新扫描对应路径中特定的脚本文件，并且与元数据表(flyway_version)进行校验，如果它们的版本号低于或等于元数据表的版本,它们将被忽略）； </w:t>
      </w:r>
    </w:p>
    <w:p w:rsidR="0047194B" w:rsidRPr="0047194B" w:rsidRDefault="0047194B" w:rsidP="006B48A2">
      <w:pPr>
        <w:widowControl/>
        <w:numPr>
          <w:ilvl w:val="0"/>
          <w:numId w:val="14"/>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b/>
          <w:bCs/>
          <w:kern w:val="0"/>
          <w:sz w:val="24"/>
          <w:szCs w:val="24"/>
        </w:rPr>
        <w:t>Directory</w:t>
      </w:r>
      <w:r w:rsidRPr="0047194B">
        <w:rPr>
          <w:rFonts w:ascii="宋体" w:eastAsia="宋体" w:hAnsi="宋体" w:cs="宋体"/>
          <w:kern w:val="0"/>
          <w:sz w:val="24"/>
          <w:szCs w:val="24"/>
        </w:rPr>
        <w:t xml:space="preserve"> ：脚本存放目录，默认为项目entity模块下的/src/mian/resources/db/migration(如果不是的话，需要在entity模块下的build.gradle里面flyway下的locations配置路径) </w:t>
      </w:r>
    </w:p>
    <w:p w:rsidR="0047194B" w:rsidRDefault="0047194B" w:rsidP="006B48A2">
      <w:pPr>
        <w:widowControl/>
        <w:numPr>
          <w:ilvl w:val="0"/>
          <w:numId w:val="14"/>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b/>
          <w:bCs/>
          <w:kern w:val="0"/>
          <w:sz w:val="24"/>
          <w:szCs w:val="24"/>
        </w:rPr>
        <w:t>Automatic archive</w:t>
      </w:r>
      <w:r w:rsidRPr="0047194B">
        <w:rPr>
          <w:rFonts w:ascii="宋体" w:eastAsia="宋体" w:hAnsi="宋体" w:cs="宋体"/>
          <w:kern w:val="0"/>
          <w:sz w:val="24"/>
          <w:szCs w:val="24"/>
        </w:rPr>
        <w:t xml:space="preserve"> ：自动归档当前的数据模型 </w:t>
      </w:r>
    </w:p>
    <w:p w:rsidR="0047194B" w:rsidRDefault="0047194B" w:rsidP="006E35D8">
      <w:pPr>
        <w:pStyle w:val="2"/>
      </w:pPr>
      <w:bookmarkStart w:id="1208" w:name="_Toc528832467"/>
      <w:r>
        <w:rPr>
          <w:rFonts w:hint="eastAsia"/>
        </w:rPr>
        <w:t>归档数据模型</w:t>
      </w:r>
      <w:bookmarkEnd w:id="1208"/>
    </w:p>
    <w:p w:rsidR="0047194B" w:rsidRPr="00EF61B4" w:rsidRDefault="0047194B" w:rsidP="0047194B">
      <w:pPr>
        <w:widowControl/>
        <w:shd w:val="clear" w:color="auto" w:fill="FFFFFF"/>
        <w:rPr>
          <w:color w:val="000000"/>
          <w:kern w:val="0"/>
          <w:sz w:val="20"/>
          <w:szCs w:val="20"/>
        </w:rPr>
      </w:pPr>
      <w:r w:rsidRPr="0047194B">
        <w:rPr>
          <w:rFonts w:ascii="宋体" w:eastAsia="宋体" w:hAnsi="宋体" w:hint="eastAsia"/>
          <w:color w:val="000000"/>
          <w:kern w:val="0"/>
          <w:sz w:val="24"/>
        </w:rPr>
        <w:t>导出脚本完成后，会弹出保存数据模型的按钮，</w:t>
      </w:r>
      <w:r w:rsidRPr="0047194B">
        <w:rPr>
          <w:rFonts w:ascii="宋体" w:eastAsia="宋体" w:hAnsi="宋体" w:hint="eastAsia"/>
          <w:kern w:val="0"/>
          <w:sz w:val="24"/>
        </w:rPr>
        <w:t>保存目录与名称与导出的脚本名称一致</w:t>
      </w:r>
      <w:r w:rsidRPr="00612FCE">
        <w:rPr>
          <w:rFonts w:ascii="宋体" w:hAnsi="宋体" w:hint="eastAsia"/>
          <w:kern w:val="0"/>
          <w:sz w:val="24"/>
        </w:rPr>
        <w:t>。</w:t>
      </w:r>
    </w:p>
    <w:p w:rsidR="0047194B" w:rsidRDefault="0047194B" w:rsidP="0047194B">
      <w:pPr>
        <w:rPr>
          <w:kern w:val="0"/>
        </w:rPr>
      </w:pPr>
      <w:r w:rsidRPr="00EF61B4">
        <w:rPr>
          <w:kern w:val="0"/>
        </w:rPr>
        <w:lastRenderedPageBreak/>
        <w:fldChar w:fldCharType="begin"/>
      </w:r>
      <w:r>
        <w:rPr>
          <w:kern w:val="0"/>
        </w:rPr>
        <w:instrText xml:space="preserve"> INCLUDEPICTURE "C:\\Users\\yvdedu.com\\Documents\\Tencent Files\\AppData\\Local\\Temp\\1f2c3101.tmp\\img12064.PNG" \* MERGEFORMAT </w:instrText>
      </w:r>
      <w:r w:rsidRPr="00EF61B4">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Pr>
          <w:kern w:val="0"/>
        </w:rPr>
        <w:fldChar w:fldCharType="begin"/>
      </w:r>
      <w:r>
        <w:rPr>
          <w:kern w:val="0"/>
        </w:rPr>
        <w:instrText xml:space="preserve"> INCLUDEPICTURE  "C:\\Users\\yvdedu.com\\Desktop\\Documents\\Tencent Files\\AppData\\Local\\Temp\\1f2c3101.tmp\\img12064.PNG" \* MERGEFORMATINET </w:instrText>
      </w:r>
      <w:r>
        <w:rPr>
          <w:kern w:val="0"/>
        </w:rPr>
        <w:fldChar w:fldCharType="separate"/>
      </w:r>
      <w:r w:rsidR="00190F59">
        <w:rPr>
          <w:kern w:val="0"/>
        </w:rPr>
        <w:fldChar w:fldCharType="begin"/>
      </w:r>
      <w:r w:rsidR="00190F59">
        <w:rPr>
          <w:kern w:val="0"/>
        </w:rPr>
        <w:instrText xml:space="preserve"> INCLUDEPICTURE  "C:\\Users\\yvdedu.com\\Desktop\\Documents\\Tencent Files\\AppData\\Local\\Temp\\1f2c3101.tmp\\img12064.PNG" \* MERGEFORMATINET </w:instrText>
      </w:r>
      <w:r w:rsidR="00190F59">
        <w:rPr>
          <w:kern w:val="0"/>
        </w:rPr>
        <w:fldChar w:fldCharType="separate"/>
      </w:r>
      <w:r w:rsidR="00AA3CBE">
        <w:rPr>
          <w:kern w:val="0"/>
        </w:rPr>
        <w:fldChar w:fldCharType="begin"/>
      </w:r>
      <w:r w:rsidR="00AA3CBE">
        <w:rPr>
          <w:kern w:val="0"/>
        </w:rPr>
        <w:instrText xml:space="preserve"> INCLUDEPICTURE  "C:\\Users\\yvdedu.com\\Desktop\\Documents\\Tencent Files\\AppData\\Local\\Temp\\1f2c3101.tmp\\img12064.PNG" \* MERGEFORMATINET </w:instrText>
      </w:r>
      <w:r w:rsidR="00AA3CBE">
        <w:rPr>
          <w:kern w:val="0"/>
        </w:rPr>
        <w:fldChar w:fldCharType="separate"/>
      </w:r>
      <w:r w:rsidR="00E656A1">
        <w:rPr>
          <w:kern w:val="0"/>
        </w:rPr>
        <w:fldChar w:fldCharType="begin"/>
      </w:r>
      <w:r w:rsidR="00E656A1">
        <w:rPr>
          <w:kern w:val="0"/>
        </w:rPr>
        <w:instrText xml:space="preserve"> INCLUDEPICTURE  "C:\\Users\\yvdedu.com\\Desktop\\Documents\\Tencent Files\\AppData\\Local\\Temp\\1f2c3101.tmp\\img12064.PNG" \* MERGEFORMATINET </w:instrText>
      </w:r>
      <w:r w:rsidR="00E656A1">
        <w:rPr>
          <w:kern w:val="0"/>
        </w:rPr>
        <w:fldChar w:fldCharType="separate"/>
      </w:r>
      <w:r w:rsidR="006C3EF9">
        <w:rPr>
          <w:kern w:val="0"/>
        </w:rPr>
        <w:fldChar w:fldCharType="begin"/>
      </w:r>
      <w:r w:rsidR="006C3EF9">
        <w:rPr>
          <w:kern w:val="0"/>
        </w:rPr>
        <w:instrText xml:space="preserve"> INCLUDEPICTURE  "C:\\Users\\yvdedu.com\\Desktop\\Documents\\Tencent Files\\AppData\\Local\\Temp\\1f2c3101.tmp\\img12064.PNG" \* MERGEFORMATINET </w:instrText>
      </w:r>
      <w:r w:rsidR="006C3EF9">
        <w:rPr>
          <w:kern w:val="0"/>
        </w:rPr>
        <w:fldChar w:fldCharType="separate"/>
      </w:r>
      <w:r w:rsidR="002959A5">
        <w:rPr>
          <w:kern w:val="0"/>
        </w:rPr>
        <w:fldChar w:fldCharType="begin"/>
      </w:r>
      <w:r w:rsidR="002959A5">
        <w:rPr>
          <w:kern w:val="0"/>
        </w:rPr>
        <w:instrText xml:space="preserve"> INCLUDEPICTURE  "C:\\Users\\yvdedu.com\\Desktop\\ECMP二次开发培训\\Documents\\Tencent Files\\AppData\\Local\\Temp\\1f2c3101.tmp\\img12064.PNG" \* MERGEFORMATINET </w:instrText>
      </w:r>
      <w:r w:rsidR="002959A5">
        <w:rPr>
          <w:kern w:val="0"/>
        </w:rPr>
        <w:fldChar w:fldCharType="separate"/>
      </w:r>
      <w:r w:rsidR="00F77120">
        <w:rPr>
          <w:kern w:val="0"/>
        </w:rPr>
        <w:fldChar w:fldCharType="begin"/>
      </w:r>
      <w:r w:rsidR="00F77120">
        <w:rPr>
          <w:kern w:val="0"/>
        </w:rPr>
        <w:instrText xml:space="preserve"> INCLUDEPICTURE  "C:\\Users\\yvdedu.com\\Desktop\\ECMP二次开发培训\\Documents\\Tencent Files\\AppData\\Local\\Temp\\1f2c3101.tmp\\img12064.PNG" \* MERGEFORMATINET </w:instrText>
      </w:r>
      <w:r w:rsidR="00F77120">
        <w:rPr>
          <w:kern w:val="0"/>
        </w:rPr>
        <w:fldChar w:fldCharType="separate"/>
      </w:r>
      <w:r w:rsidR="008B0D01">
        <w:rPr>
          <w:kern w:val="0"/>
        </w:rPr>
        <w:fldChar w:fldCharType="begin"/>
      </w:r>
      <w:r w:rsidR="008B0D01">
        <w:rPr>
          <w:kern w:val="0"/>
        </w:rPr>
        <w:instrText xml:space="preserve"> INCLUDEPICTURE  "C:\\Users\\yvdedu.com\\Desktop\\ECMP二次开发培训\\Documents\\Tencent Files\\AppData\\Local\\Temp\\1f2c3101.tmp\\img12064.PNG" \* MERGEFORMATINET </w:instrText>
      </w:r>
      <w:r w:rsidR="008B0D01">
        <w:rPr>
          <w:kern w:val="0"/>
        </w:rPr>
        <w:fldChar w:fldCharType="separate"/>
      </w:r>
      <w:r w:rsidR="00313507">
        <w:rPr>
          <w:kern w:val="0"/>
        </w:rPr>
        <w:fldChar w:fldCharType="begin"/>
      </w:r>
      <w:r w:rsidR="00313507">
        <w:rPr>
          <w:kern w:val="0"/>
        </w:rPr>
        <w:instrText xml:space="preserve"> INCLUDEPICTURE  "C:\\Users\\yvdedu.com\\Desktop\\ECMP二次开发培训\\Documents\\Tencent Files\\AppData\\Local\\Temp\\1f2c3101.tmp\\img12064.PNG" \* MERGEFORMATINET </w:instrText>
      </w:r>
      <w:r w:rsidR="00313507">
        <w:rPr>
          <w:kern w:val="0"/>
        </w:rPr>
        <w:fldChar w:fldCharType="separate"/>
      </w:r>
      <w:r w:rsidR="00222664">
        <w:rPr>
          <w:kern w:val="0"/>
        </w:rPr>
        <w:fldChar w:fldCharType="begin"/>
      </w:r>
      <w:r w:rsidR="00222664">
        <w:rPr>
          <w:kern w:val="0"/>
        </w:rPr>
        <w:instrText xml:space="preserve"> INCLUDEPICTURE  "C:\\Users\\yvdedu.com\\Desktop\\ECMP二次开发培训\\Documents\\Tencent Files\\AppData\\Local\\Temp\\1f2c3101.tmp\\img12064.PNG" \* MERGEFORMATINET </w:instrText>
      </w:r>
      <w:r w:rsidR="00222664">
        <w:rPr>
          <w:kern w:val="0"/>
        </w:rPr>
        <w:fldChar w:fldCharType="separate"/>
      </w:r>
      <w:r w:rsidR="00AF5000">
        <w:rPr>
          <w:kern w:val="0"/>
        </w:rPr>
        <w:fldChar w:fldCharType="begin"/>
      </w:r>
      <w:r w:rsidR="00AF5000">
        <w:rPr>
          <w:kern w:val="0"/>
        </w:rPr>
        <w:instrText xml:space="preserve"> INCLUDEPICTURE  "C:\\Users\\yvdedu.com\\Desktop\\ECMP二次开发培训\\Documents\\Tencent Files\\AppData\\Local\\Temp\\1f2c3101.tmp\\img12064.PNG" \* MERGEFORMATINET </w:instrText>
      </w:r>
      <w:r w:rsidR="00AF5000">
        <w:rPr>
          <w:kern w:val="0"/>
        </w:rPr>
        <w:fldChar w:fldCharType="separate"/>
      </w:r>
      <w:r w:rsidR="00C00499">
        <w:rPr>
          <w:kern w:val="0"/>
        </w:rPr>
        <w:fldChar w:fldCharType="begin"/>
      </w:r>
      <w:r w:rsidR="00C00499">
        <w:rPr>
          <w:kern w:val="0"/>
        </w:rPr>
        <w:instrText xml:space="preserve"> INCLUDEPICTURE  "E:\\company\\rcsit\\04_基础平台与产品研发部\\01_产品管理\\产品培训\\20171115-ECMP二次开发基础培训\\产品介绍资料\\Documents\\Tencent Files\\AppData\\Local\\Temp\\1f2c3101.tmp\\img12064.PNG" \* MERGEFORMATINET </w:instrText>
      </w:r>
      <w:r w:rsidR="00C00499">
        <w:rPr>
          <w:kern w:val="0"/>
        </w:rPr>
        <w:fldChar w:fldCharType="separate"/>
      </w:r>
      <w:r w:rsidR="00C40821">
        <w:rPr>
          <w:kern w:val="0"/>
        </w:rPr>
        <w:fldChar w:fldCharType="begin"/>
      </w:r>
      <w:r w:rsidR="00C40821">
        <w:rPr>
          <w:kern w:val="0"/>
        </w:rPr>
        <w:instrText xml:space="preserve"> INCLUDEPICTURE  "E:\\company\\rcsit\\04_基础平台与产品研发部\\01_产品管理\\产品培训\\20171115-ECMP二次开发基础培训\\产品介绍资料\\预备知识\\Documents\\Tencent Files\\AppData\\Local\\Temp\\1f2c3101.tmp\\img12064.PNG" \* MERGEFORMATINET </w:instrText>
      </w:r>
      <w:r w:rsidR="00C40821">
        <w:rPr>
          <w:kern w:val="0"/>
        </w:rPr>
        <w:fldChar w:fldCharType="separate"/>
      </w:r>
      <w:r w:rsidR="00B62556">
        <w:rPr>
          <w:kern w:val="0"/>
        </w:rPr>
        <w:fldChar w:fldCharType="begin"/>
      </w:r>
      <w:r w:rsidR="00B62556">
        <w:rPr>
          <w:kern w:val="0"/>
        </w:rPr>
        <w:instrText xml:space="preserve"> INCLUDEPICTURE  "E:\\company\\rcsit\\04_基础平台与产品研发部\\01_产品管理\\产品培训\\20171115-ECMP二次开发基础培训\\产品介绍资料\\预备知识\\Documents\\Tencent Files\\AppData\\Local\\Temp\\1f2c3101.tmp\\img12064.PNG" \* MERGEFORMATINET </w:instrText>
      </w:r>
      <w:r w:rsidR="00B62556">
        <w:rPr>
          <w:kern w:val="0"/>
        </w:rPr>
        <w:fldChar w:fldCharType="separate"/>
      </w:r>
      <w:r w:rsidR="00181B2F">
        <w:rPr>
          <w:kern w:val="0"/>
        </w:rPr>
        <w:fldChar w:fldCharType="begin"/>
      </w:r>
      <w:r w:rsidR="00181B2F">
        <w:rPr>
          <w:kern w:val="0"/>
        </w:rPr>
        <w:instrText xml:space="preserve"> INCLUDEPICTURE  "C:\\Users\\yvdedu.com\\Desktop\\ECMP二次开发培训\\Documents\\Tencent Files\\AppData\\Local\\Temp\\1f2c3101.tmp\\img12064.PNG" \* MERGEFORMATINET </w:instrText>
      </w:r>
      <w:r w:rsidR="00181B2F">
        <w:rPr>
          <w:kern w:val="0"/>
        </w:rPr>
        <w:fldChar w:fldCharType="separate"/>
      </w:r>
      <w:r w:rsidR="009A6525">
        <w:rPr>
          <w:kern w:val="0"/>
        </w:rPr>
        <w:fldChar w:fldCharType="begin"/>
      </w:r>
      <w:r w:rsidR="009A6525">
        <w:rPr>
          <w:kern w:val="0"/>
        </w:rPr>
        <w:instrText xml:space="preserve"> INCLUDEPICTURE  "C:\\Users\\yvdedu.com\\Desktop\\ECMP二次开发培训\\Documents\\Tencent Files\\AppData\\Local\\Temp\\1f2c3101.tmp\\img12064.PNG" \* MERGEFORMATINET </w:instrText>
      </w:r>
      <w:r w:rsidR="009A6525">
        <w:rPr>
          <w:kern w:val="0"/>
        </w:rPr>
        <w:fldChar w:fldCharType="separate"/>
      </w:r>
      <w:r w:rsidR="0083624B">
        <w:rPr>
          <w:kern w:val="0"/>
        </w:rPr>
        <w:fldChar w:fldCharType="begin"/>
      </w:r>
      <w:r w:rsidR="0083624B">
        <w:rPr>
          <w:kern w:val="0"/>
        </w:rPr>
        <w:instrText xml:space="preserve"> INCLUDEPICTURE  "C:\\Users\\yvdedu.com\\Desktop\\ECMP二次开发培训\\Documents\\Tencent Files\\AppData\\Local\\Temp\\1f2c3101.tmp\\img12064.PNG" \* MERGEFORMATINET </w:instrText>
      </w:r>
      <w:r w:rsidR="0083624B">
        <w:rPr>
          <w:kern w:val="0"/>
        </w:rPr>
        <w:fldChar w:fldCharType="separate"/>
      </w:r>
      <w:r w:rsidR="00A17000">
        <w:rPr>
          <w:kern w:val="0"/>
        </w:rPr>
        <w:fldChar w:fldCharType="begin"/>
      </w:r>
      <w:r w:rsidR="00A17000">
        <w:rPr>
          <w:kern w:val="0"/>
        </w:rPr>
        <w:instrText xml:space="preserve"> INCLUDEPICTURE  "C:\\Users\\yvdedu.com\\Desktop\\企智云ECMP平台培训视频及PPT课件\\企智云ECMP2.0二次开发基础培训\\Documents\\Tencent Files\\AppData\\Local\\Temp\\1f2c3101.tmp\\img12064.PNG" \* MERGEFORMATINET </w:instrText>
      </w:r>
      <w:r w:rsidR="00A17000">
        <w:rPr>
          <w:kern w:val="0"/>
        </w:rPr>
        <w:fldChar w:fldCharType="separate"/>
      </w:r>
      <w:r w:rsidR="0048470A">
        <w:rPr>
          <w:kern w:val="0"/>
        </w:rPr>
        <w:fldChar w:fldCharType="begin"/>
      </w:r>
      <w:r w:rsidR="0048470A">
        <w:rPr>
          <w:kern w:val="0"/>
        </w:rPr>
        <w:instrText xml:space="preserve"> INCLUDEPICTURE  "C:\\Users\\jonson\\Desktop\\企智云ECMP平台培训PPT和Word文档\\企智云ECMP平台培训PPT和Word文档\\企智云ECMP2.0平台培训课件及手册\\企智云ECMP平台-手册规范\\Documents\\Tencent Files\\AppData\\Local\\Temp\\1f2c3101.tmp\\img12064.PNG" \* MERGEFORMATINET </w:instrText>
      </w:r>
      <w:r w:rsidR="0048470A">
        <w:rPr>
          <w:kern w:val="0"/>
        </w:rPr>
        <w:fldChar w:fldCharType="separate"/>
      </w:r>
      <w:r w:rsidR="00A22751">
        <w:rPr>
          <w:kern w:val="0"/>
        </w:rPr>
        <w:fldChar w:fldCharType="begin"/>
      </w:r>
      <w:r w:rsidR="00A22751">
        <w:rPr>
          <w:kern w:val="0"/>
        </w:rPr>
        <w:instrText xml:space="preserve"> INCLUDEPICTURE  "C:\\Users\\jonson\\Desktop\\企智云ECMP平台培训PPT和Word文档\\企智云ECMP平台培训PPT和Word文档\\企智云ECMP2.0平台培训课件及手册\\企智云ECMP平台-手册规范\\Documents\\Tencent Files\\AppData\\Local\\Temp\\1f2c3101.tmp\\img12064.PNG" \* MERGEFORMATINET </w:instrText>
      </w:r>
      <w:r w:rsidR="00A22751">
        <w:rPr>
          <w:kern w:val="0"/>
        </w:rPr>
        <w:fldChar w:fldCharType="separate"/>
      </w:r>
      <w:r w:rsidR="00723081">
        <w:rPr>
          <w:kern w:val="0"/>
        </w:rPr>
        <w:fldChar w:fldCharType="begin"/>
      </w:r>
      <w:r w:rsidR="00723081">
        <w:rPr>
          <w:kern w:val="0"/>
        </w:rPr>
        <w:instrText xml:space="preserve"> INCLUDEPICTURE  "C:\\Users\\yvdedu.com\\Desktop\\企智云ECMP平台-手册规范\\Documents\\Tencent Files\\AppData\\Local\\Temp\\1f2c3101.tmp\\img12064.PNG" \* MERGEFORMATINET </w:instrText>
      </w:r>
      <w:r w:rsidR="00723081">
        <w:rPr>
          <w:kern w:val="0"/>
        </w:rPr>
        <w:fldChar w:fldCharType="separate"/>
      </w:r>
      <w:r w:rsidR="00A43143">
        <w:rPr>
          <w:kern w:val="0"/>
        </w:rPr>
        <w:fldChar w:fldCharType="begin"/>
      </w:r>
      <w:r w:rsidR="00A43143">
        <w:rPr>
          <w:kern w:val="0"/>
        </w:rPr>
        <w:instrText xml:space="preserve"> INCLUDEPICTURE  "F:\\project-doc\\ECMP\\Documents\\Tencent Files\\AppData\\Local\\Temp\\1f2c3101.tmp\\img12064.PNG" \* MERGEFORMATINET </w:instrText>
      </w:r>
      <w:r w:rsidR="00A43143">
        <w:rPr>
          <w:kern w:val="0"/>
        </w:rPr>
        <w:fldChar w:fldCharType="separate"/>
      </w:r>
      <w:r w:rsidR="00BA5C7B">
        <w:rPr>
          <w:kern w:val="0"/>
        </w:rPr>
        <w:pict>
          <v:shape id="_x0000_i1031" type="#_x0000_t75" alt="" style="width:416.35pt;height:324.95pt">
            <v:imagedata r:id="rId40" r:href="rId41"/>
          </v:shape>
        </w:pict>
      </w:r>
      <w:r w:rsidR="00A43143">
        <w:rPr>
          <w:kern w:val="0"/>
        </w:rPr>
        <w:fldChar w:fldCharType="end"/>
      </w:r>
      <w:r w:rsidR="00723081">
        <w:rPr>
          <w:kern w:val="0"/>
        </w:rPr>
        <w:fldChar w:fldCharType="end"/>
      </w:r>
      <w:r w:rsidR="00A22751">
        <w:rPr>
          <w:kern w:val="0"/>
        </w:rPr>
        <w:fldChar w:fldCharType="end"/>
      </w:r>
      <w:r w:rsidR="0048470A">
        <w:rPr>
          <w:kern w:val="0"/>
        </w:rPr>
        <w:fldChar w:fldCharType="end"/>
      </w:r>
      <w:r w:rsidR="00A17000">
        <w:rPr>
          <w:kern w:val="0"/>
        </w:rPr>
        <w:fldChar w:fldCharType="end"/>
      </w:r>
      <w:r w:rsidR="0083624B">
        <w:rPr>
          <w:kern w:val="0"/>
        </w:rPr>
        <w:fldChar w:fldCharType="end"/>
      </w:r>
      <w:r w:rsidR="009A6525">
        <w:rPr>
          <w:kern w:val="0"/>
        </w:rPr>
        <w:fldChar w:fldCharType="end"/>
      </w:r>
      <w:r w:rsidR="00181B2F">
        <w:rPr>
          <w:kern w:val="0"/>
        </w:rPr>
        <w:fldChar w:fldCharType="end"/>
      </w:r>
      <w:r w:rsidR="00B62556">
        <w:rPr>
          <w:kern w:val="0"/>
        </w:rPr>
        <w:fldChar w:fldCharType="end"/>
      </w:r>
      <w:r w:rsidR="00C40821">
        <w:rPr>
          <w:kern w:val="0"/>
        </w:rPr>
        <w:fldChar w:fldCharType="end"/>
      </w:r>
      <w:r w:rsidR="00C00499">
        <w:rPr>
          <w:kern w:val="0"/>
        </w:rPr>
        <w:fldChar w:fldCharType="end"/>
      </w:r>
      <w:r w:rsidR="00AF5000">
        <w:rPr>
          <w:kern w:val="0"/>
        </w:rPr>
        <w:fldChar w:fldCharType="end"/>
      </w:r>
      <w:r w:rsidR="00222664">
        <w:rPr>
          <w:kern w:val="0"/>
        </w:rPr>
        <w:fldChar w:fldCharType="end"/>
      </w:r>
      <w:r w:rsidR="00313507">
        <w:rPr>
          <w:kern w:val="0"/>
        </w:rPr>
        <w:fldChar w:fldCharType="end"/>
      </w:r>
      <w:r w:rsidR="008B0D01">
        <w:rPr>
          <w:kern w:val="0"/>
        </w:rPr>
        <w:fldChar w:fldCharType="end"/>
      </w:r>
      <w:r w:rsidR="00F77120">
        <w:rPr>
          <w:kern w:val="0"/>
        </w:rPr>
        <w:fldChar w:fldCharType="end"/>
      </w:r>
      <w:r w:rsidR="002959A5">
        <w:rPr>
          <w:kern w:val="0"/>
        </w:rPr>
        <w:fldChar w:fldCharType="end"/>
      </w:r>
      <w:r w:rsidR="006C3EF9">
        <w:rPr>
          <w:kern w:val="0"/>
        </w:rPr>
        <w:fldChar w:fldCharType="end"/>
      </w:r>
      <w:r w:rsidR="00E656A1">
        <w:rPr>
          <w:kern w:val="0"/>
        </w:rPr>
        <w:fldChar w:fldCharType="end"/>
      </w:r>
      <w:r w:rsidR="00AA3CBE">
        <w:rPr>
          <w:kern w:val="0"/>
        </w:rPr>
        <w:fldChar w:fldCharType="end"/>
      </w:r>
      <w:r w:rsidR="00190F59">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Pr>
          <w:kern w:val="0"/>
        </w:rPr>
        <w:fldChar w:fldCharType="end"/>
      </w:r>
      <w:r w:rsidRPr="00EF61B4">
        <w:rPr>
          <w:kern w:val="0"/>
        </w:rPr>
        <w:fldChar w:fldCharType="end"/>
      </w:r>
    </w:p>
    <w:p w:rsidR="0047194B" w:rsidRPr="0047194B" w:rsidRDefault="0047194B" w:rsidP="0047194B">
      <w:pPr>
        <w:widowControl/>
        <w:spacing w:before="100" w:beforeAutospacing="1" w:after="100" w:afterAutospacing="1"/>
        <w:jc w:val="left"/>
        <w:rPr>
          <w:rFonts w:ascii="宋体" w:eastAsia="宋体" w:hAnsi="宋体" w:cs="宋体"/>
          <w:kern w:val="0"/>
          <w:sz w:val="24"/>
          <w:szCs w:val="24"/>
        </w:rPr>
      </w:pPr>
    </w:p>
    <w:p w:rsidR="00F77625" w:rsidRDefault="00F77625" w:rsidP="006E35D8">
      <w:pPr>
        <w:pStyle w:val="2"/>
      </w:pPr>
      <w:bookmarkStart w:id="1209" w:name="_Toc528832468"/>
      <w:r>
        <w:rPr>
          <w:rFonts w:hint="eastAsia"/>
        </w:rPr>
        <w:t>更新数据库并更新脚本</w:t>
      </w:r>
      <w:bookmarkEnd w:id="1209"/>
    </w:p>
    <w:p w:rsidR="0047194B" w:rsidRPr="0047194B" w:rsidRDefault="0047194B" w:rsidP="0047194B">
      <w:pPr>
        <w:widowControl/>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首次生成数据库脚本之后，修改数据库结构后需要使用如下步骤修改并生成更新脚本: </w:t>
      </w:r>
    </w:p>
    <w:p w:rsidR="0047194B" w:rsidRPr="0047194B" w:rsidRDefault="0047194B" w:rsidP="006B48A2">
      <w:pPr>
        <w:widowControl/>
        <w:numPr>
          <w:ilvl w:val="0"/>
          <w:numId w:val="15"/>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获取Git上最新模型文件，利用PowerDesigne直接打开最新（版本号最大）的模型文件进行修改 </w:t>
      </w:r>
    </w:p>
    <w:p w:rsidR="0047194B" w:rsidRPr="0047194B" w:rsidRDefault="0047194B" w:rsidP="006B48A2">
      <w:pPr>
        <w:widowControl/>
        <w:numPr>
          <w:ilvl w:val="0"/>
          <w:numId w:val="15"/>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修改完成后点击[Database]下的[Apply Model Changes to Database]生成数据库更新脚本 </w:t>
      </w:r>
    </w:p>
    <w:p w:rsidR="00F77625" w:rsidRPr="0047194B" w:rsidRDefault="0047194B" w:rsidP="006B48A2">
      <w:pPr>
        <w:widowControl/>
        <w:numPr>
          <w:ilvl w:val="0"/>
          <w:numId w:val="15"/>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选择Using an archive model、Backup tables和Automatic archive </w:t>
      </w:r>
    </w:p>
    <w:p w:rsidR="00F77625" w:rsidRDefault="00F77625" w:rsidP="00F77625">
      <w:pPr>
        <w:shd w:val="clear" w:color="auto" w:fill="FFFFFF"/>
      </w:pPr>
      <w:r w:rsidRPr="00612FCE">
        <w:rPr>
          <w:rFonts w:ascii="宋体" w:hAnsi="宋体"/>
          <w:sz w:val="24"/>
        </w:rPr>
        <w:lastRenderedPageBreak/>
        <w:fldChar w:fldCharType="begin"/>
      </w:r>
      <w:r>
        <w:rPr>
          <w:rFonts w:ascii="宋体" w:hAnsi="宋体"/>
          <w:sz w:val="24"/>
        </w:rPr>
        <w:instrText xml:space="preserve"> INCLUDEPICTURE "C:\\Users\\yvdedu.com\\Documents\\Tencent Files\\AppData\\Local\\Temp\\1f2c32ad.tmp\\img30241.PNG" \* MERGEFORMAT </w:instrText>
      </w:r>
      <w:r w:rsidRPr="00612FCE">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Files\\AppData\\Local\\Temp\\1f2c32ad.tmp\\img30241.PNG" \* MERGEFORMATINET </w:instrText>
      </w:r>
      <w:r>
        <w:rPr>
          <w:rFonts w:ascii="宋体" w:hAnsi="宋体"/>
          <w:sz w:val="24"/>
        </w:rPr>
        <w:fldChar w:fldCharType="separate"/>
      </w:r>
      <w:r w:rsidR="00714054">
        <w:rPr>
          <w:rFonts w:ascii="宋体" w:hAnsi="宋体"/>
          <w:sz w:val="24"/>
        </w:rPr>
        <w:fldChar w:fldCharType="begin"/>
      </w:r>
      <w:r w:rsidR="00714054">
        <w:rPr>
          <w:rFonts w:ascii="宋体" w:hAnsi="宋体"/>
          <w:sz w:val="24"/>
        </w:rPr>
        <w:instrText xml:space="preserve"> INCLUDEPICTURE  "C:\\Users\\yvdedu.com\\Desktop\\Documents\\Tencent Files\\AppData\\Local\\Temp\\1f2c32ad.tmp\\img30241.PNG" \* MERGEFORMATINET </w:instrText>
      </w:r>
      <w:r w:rsidR="00714054">
        <w:rPr>
          <w:rFonts w:ascii="宋体" w:hAnsi="宋体"/>
          <w:sz w:val="24"/>
        </w:rPr>
        <w:fldChar w:fldCharType="separate"/>
      </w:r>
      <w:r w:rsidR="0047194B">
        <w:rPr>
          <w:rFonts w:ascii="宋体" w:hAnsi="宋体"/>
          <w:sz w:val="24"/>
        </w:rPr>
        <w:fldChar w:fldCharType="begin"/>
      </w:r>
      <w:r w:rsidR="0047194B">
        <w:rPr>
          <w:rFonts w:ascii="宋体" w:hAnsi="宋体"/>
          <w:sz w:val="24"/>
        </w:rPr>
        <w:instrText xml:space="preserve"> INCLUDEPICTURE  "C:\\Users\\yvdedu.com\\Desktop\\Documents\\Tencent Files\\AppData\\Local\\Temp\\1f2c32ad.tmp\\img30241.PNG" \* MERGEFORMATINET </w:instrText>
      </w:r>
      <w:r w:rsidR="0047194B">
        <w:rPr>
          <w:rFonts w:ascii="宋体" w:hAnsi="宋体"/>
          <w:sz w:val="24"/>
        </w:rPr>
        <w:fldChar w:fldCharType="separate"/>
      </w:r>
      <w:r w:rsidR="00190F59">
        <w:rPr>
          <w:rFonts w:ascii="宋体" w:hAnsi="宋体"/>
          <w:sz w:val="24"/>
        </w:rPr>
        <w:fldChar w:fldCharType="begin"/>
      </w:r>
      <w:r w:rsidR="00190F59">
        <w:rPr>
          <w:rFonts w:ascii="宋体" w:hAnsi="宋体"/>
          <w:sz w:val="24"/>
        </w:rPr>
        <w:instrText xml:space="preserve"> INCLUDEPICTURE  "C:\\Users\\yvdedu.com\\Desktop\\Documents\\Tencent Files\\AppData\\Local\\Temp\\1f2c32ad.tmp\\img30241.PNG" \* MERGEFORMATINET </w:instrText>
      </w:r>
      <w:r w:rsidR="00190F59">
        <w:rPr>
          <w:rFonts w:ascii="宋体" w:hAnsi="宋体"/>
          <w:sz w:val="24"/>
        </w:rPr>
        <w:fldChar w:fldCharType="separate"/>
      </w:r>
      <w:r w:rsidR="00AA3CBE">
        <w:rPr>
          <w:rFonts w:ascii="宋体" w:hAnsi="宋体"/>
          <w:sz w:val="24"/>
        </w:rPr>
        <w:fldChar w:fldCharType="begin"/>
      </w:r>
      <w:r w:rsidR="00AA3CBE">
        <w:rPr>
          <w:rFonts w:ascii="宋体" w:hAnsi="宋体"/>
          <w:sz w:val="24"/>
        </w:rPr>
        <w:instrText xml:space="preserve"> INCLUDEPICTURE  "C:\\Users\\yvdedu.com\\Desktop\\Documents\\Tencent Files\\AppData\\Local\\Temp\\1f2c32ad.tmp\\img30241.PNG" \* MERGEFORMATINET </w:instrText>
      </w:r>
      <w:r w:rsidR="00AA3CBE">
        <w:rPr>
          <w:rFonts w:ascii="宋体" w:hAnsi="宋体"/>
          <w:sz w:val="24"/>
        </w:rPr>
        <w:fldChar w:fldCharType="separate"/>
      </w:r>
      <w:r w:rsidR="00E656A1">
        <w:rPr>
          <w:rFonts w:ascii="宋体" w:hAnsi="宋体"/>
          <w:sz w:val="24"/>
        </w:rPr>
        <w:fldChar w:fldCharType="begin"/>
      </w:r>
      <w:r w:rsidR="00E656A1">
        <w:rPr>
          <w:rFonts w:ascii="宋体" w:hAnsi="宋体"/>
          <w:sz w:val="24"/>
        </w:rPr>
        <w:instrText xml:space="preserve"> INCLUDEPICTURE  "C:\\Users\\yvdedu.com\\Desktop\\Documents\\Tencent Files\\AppData\\Local\\Temp\\1f2c32ad.tmp\\img30241.PNG" \* MERGEFORMATINET </w:instrText>
      </w:r>
      <w:r w:rsidR="00E656A1">
        <w:rPr>
          <w:rFonts w:ascii="宋体" w:hAnsi="宋体"/>
          <w:sz w:val="24"/>
        </w:rPr>
        <w:fldChar w:fldCharType="separate"/>
      </w:r>
      <w:r w:rsidR="006C3EF9">
        <w:rPr>
          <w:rFonts w:ascii="宋体" w:hAnsi="宋体"/>
          <w:sz w:val="24"/>
        </w:rPr>
        <w:fldChar w:fldCharType="begin"/>
      </w:r>
      <w:r w:rsidR="006C3EF9">
        <w:rPr>
          <w:rFonts w:ascii="宋体" w:hAnsi="宋体"/>
          <w:sz w:val="24"/>
        </w:rPr>
        <w:instrText xml:space="preserve"> INCLUDEPICTURE  "C:\\Users\\yvdedu.com\\Desktop\\Documents\\Tencent Files\\AppData\\Local\\Temp\\1f2c32ad.tmp\\img30241.PNG" \* MERGEFORMATINET </w:instrText>
      </w:r>
      <w:r w:rsidR="006C3EF9">
        <w:rPr>
          <w:rFonts w:ascii="宋体" w:hAnsi="宋体"/>
          <w:sz w:val="24"/>
        </w:rPr>
        <w:fldChar w:fldCharType="separate"/>
      </w:r>
      <w:r w:rsidR="002959A5">
        <w:rPr>
          <w:rFonts w:ascii="宋体" w:hAnsi="宋体"/>
          <w:sz w:val="24"/>
        </w:rPr>
        <w:fldChar w:fldCharType="begin"/>
      </w:r>
      <w:r w:rsidR="002959A5">
        <w:rPr>
          <w:rFonts w:ascii="宋体" w:hAnsi="宋体"/>
          <w:sz w:val="24"/>
        </w:rPr>
        <w:instrText xml:space="preserve"> INCLUDEPICTURE  "C:\\Users\\yvdedu.com\\Desktop\\ECMP</w:instrText>
      </w:r>
      <w:r w:rsidR="002959A5">
        <w:rPr>
          <w:rFonts w:ascii="宋体" w:hAnsi="宋体"/>
          <w:sz w:val="24"/>
        </w:rPr>
        <w:instrText>二次开发培训</w:instrText>
      </w:r>
      <w:r w:rsidR="002959A5">
        <w:rPr>
          <w:rFonts w:ascii="宋体" w:hAnsi="宋体"/>
          <w:sz w:val="24"/>
        </w:rPr>
        <w:instrText xml:space="preserve">\\Documents\\Tencent Files\\AppData\\Local\\Temp\\1f2c32ad.tmp\\img30241.PNG" \* MERGEFORMATINET </w:instrText>
      </w:r>
      <w:r w:rsidR="002959A5">
        <w:rPr>
          <w:rFonts w:ascii="宋体" w:hAnsi="宋体"/>
          <w:sz w:val="24"/>
        </w:rPr>
        <w:fldChar w:fldCharType="separate"/>
      </w:r>
      <w:r w:rsidR="00F77120">
        <w:rPr>
          <w:rFonts w:ascii="宋体" w:hAnsi="宋体"/>
          <w:sz w:val="24"/>
        </w:rPr>
        <w:fldChar w:fldCharType="begin"/>
      </w:r>
      <w:r w:rsidR="00F77120">
        <w:rPr>
          <w:rFonts w:ascii="宋体" w:hAnsi="宋体"/>
          <w:sz w:val="24"/>
        </w:rPr>
        <w:instrText xml:space="preserve"> INCLUDEPICTURE  "C:\\Users\\yvdedu.com\\Desktop\\ECMP</w:instrText>
      </w:r>
      <w:r w:rsidR="00F77120">
        <w:rPr>
          <w:rFonts w:ascii="宋体" w:hAnsi="宋体"/>
          <w:sz w:val="24"/>
        </w:rPr>
        <w:instrText>二次开发培训</w:instrText>
      </w:r>
      <w:r w:rsidR="00F77120">
        <w:rPr>
          <w:rFonts w:ascii="宋体" w:hAnsi="宋体"/>
          <w:sz w:val="24"/>
        </w:rPr>
        <w:instrText xml:space="preserve">\\Documents\\Tencent Files\\AppData\\Local\\Temp\\1f2c32ad.tmp\\img30241.PNG" \* MERGEFORMATINET </w:instrText>
      </w:r>
      <w:r w:rsidR="00F77120">
        <w:rPr>
          <w:rFonts w:ascii="宋体" w:hAnsi="宋体"/>
          <w:sz w:val="24"/>
        </w:rPr>
        <w:fldChar w:fldCharType="separate"/>
      </w:r>
      <w:r w:rsidR="008B0D01">
        <w:rPr>
          <w:rFonts w:ascii="宋体" w:hAnsi="宋体"/>
          <w:sz w:val="24"/>
        </w:rPr>
        <w:fldChar w:fldCharType="begin"/>
      </w:r>
      <w:r w:rsidR="008B0D01">
        <w:rPr>
          <w:rFonts w:ascii="宋体" w:hAnsi="宋体"/>
          <w:sz w:val="24"/>
        </w:rPr>
        <w:instrText xml:space="preserve"> INCLUDEPICTURE  "C:\\Users\\yvdedu.com\\Desktop\\ECMP</w:instrText>
      </w:r>
      <w:r w:rsidR="008B0D01">
        <w:rPr>
          <w:rFonts w:ascii="宋体" w:hAnsi="宋体"/>
          <w:sz w:val="24"/>
        </w:rPr>
        <w:instrText>二次开发培训</w:instrText>
      </w:r>
      <w:r w:rsidR="008B0D01">
        <w:rPr>
          <w:rFonts w:ascii="宋体" w:hAnsi="宋体"/>
          <w:sz w:val="24"/>
        </w:rPr>
        <w:instrText xml:space="preserve">\\Documents\\Tencent Files\\AppData\\Local\\Temp\\1f2c32ad.tmp\\img30241.PNG" \* MERGEFORMATINET </w:instrText>
      </w:r>
      <w:r w:rsidR="008B0D01">
        <w:rPr>
          <w:rFonts w:ascii="宋体" w:hAnsi="宋体"/>
          <w:sz w:val="24"/>
        </w:rPr>
        <w:fldChar w:fldCharType="separate"/>
      </w:r>
      <w:r w:rsidR="00313507">
        <w:rPr>
          <w:rFonts w:ascii="宋体" w:hAnsi="宋体"/>
          <w:sz w:val="24"/>
        </w:rPr>
        <w:fldChar w:fldCharType="begin"/>
      </w:r>
      <w:r w:rsidR="00313507">
        <w:rPr>
          <w:rFonts w:ascii="宋体" w:hAnsi="宋体"/>
          <w:sz w:val="24"/>
        </w:rPr>
        <w:instrText xml:space="preserve"> INCLUDEPICTURE  "C:\\Users\\yvdedu.com\\Desktop\\ECMP</w:instrText>
      </w:r>
      <w:r w:rsidR="00313507">
        <w:rPr>
          <w:rFonts w:ascii="宋体" w:hAnsi="宋体"/>
          <w:sz w:val="24"/>
        </w:rPr>
        <w:instrText>二次开发培训</w:instrText>
      </w:r>
      <w:r w:rsidR="00313507">
        <w:rPr>
          <w:rFonts w:ascii="宋体" w:hAnsi="宋体"/>
          <w:sz w:val="24"/>
        </w:rPr>
        <w:instrText xml:space="preserve">\\Documents\\Tencent Files\\AppData\\Local\\Temp\\1f2c32ad.tmp\\img30241.PNG" \* MERGEFORMATINET </w:instrText>
      </w:r>
      <w:r w:rsidR="00313507">
        <w:rPr>
          <w:rFonts w:ascii="宋体" w:hAnsi="宋体"/>
          <w:sz w:val="24"/>
        </w:rPr>
        <w:fldChar w:fldCharType="separate"/>
      </w:r>
      <w:r w:rsidR="00222664">
        <w:rPr>
          <w:rFonts w:ascii="宋体" w:hAnsi="宋体"/>
          <w:sz w:val="24"/>
        </w:rPr>
        <w:fldChar w:fldCharType="begin"/>
      </w:r>
      <w:r w:rsidR="00222664">
        <w:rPr>
          <w:rFonts w:ascii="宋体" w:hAnsi="宋体"/>
          <w:sz w:val="24"/>
        </w:rPr>
        <w:instrText xml:space="preserve"> INCLUDEPICTURE  "C:\\Users\\yvdedu.com\\Desktop\\ECMP</w:instrText>
      </w:r>
      <w:r w:rsidR="00222664">
        <w:rPr>
          <w:rFonts w:ascii="宋体" w:hAnsi="宋体"/>
          <w:sz w:val="24"/>
        </w:rPr>
        <w:instrText>二次开发培训</w:instrText>
      </w:r>
      <w:r w:rsidR="00222664">
        <w:rPr>
          <w:rFonts w:ascii="宋体" w:hAnsi="宋体"/>
          <w:sz w:val="24"/>
        </w:rPr>
        <w:instrText xml:space="preserve">\\Documents\\Tencent Files\\AppData\\Local\\Temp\\1f2c32ad.tmp\\img30241.PNG" \* MERGEFORMATINET </w:instrText>
      </w:r>
      <w:r w:rsidR="00222664">
        <w:rPr>
          <w:rFonts w:ascii="宋体" w:hAnsi="宋体"/>
          <w:sz w:val="24"/>
        </w:rPr>
        <w:fldChar w:fldCharType="separate"/>
      </w:r>
      <w:r w:rsidR="00AF5000">
        <w:rPr>
          <w:rFonts w:ascii="宋体" w:hAnsi="宋体"/>
          <w:sz w:val="24"/>
        </w:rPr>
        <w:fldChar w:fldCharType="begin"/>
      </w:r>
      <w:r w:rsidR="00AF5000">
        <w:rPr>
          <w:rFonts w:ascii="宋体" w:hAnsi="宋体"/>
          <w:sz w:val="24"/>
        </w:rPr>
        <w:instrText xml:space="preserve"> INCLUDEPICTURE  "C:\\Users\\yvdedu.com\\Desktop\\ECMP</w:instrText>
      </w:r>
      <w:r w:rsidR="00AF5000">
        <w:rPr>
          <w:rFonts w:ascii="宋体" w:hAnsi="宋体"/>
          <w:sz w:val="24"/>
        </w:rPr>
        <w:instrText>二次开发培训</w:instrText>
      </w:r>
      <w:r w:rsidR="00AF5000">
        <w:rPr>
          <w:rFonts w:ascii="宋体" w:hAnsi="宋体"/>
          <w:sz w:val="24"/>
        </w:rPr>
        <w:instrText xml:space="preserve">\\Documents\\Tencent Files\\AppData\\Local\\Temp\\1f2c32ad.tmp\\img30241.PNG" \* MERGEFORMATINET </w:instrText>
      </w:r>
      <w:r w:rsidR="00AF5000">
        <w:rPr>
          <w:rFonts w:ascii="宋体" w:hAnsi="宋体"/>
          <w:sz w:val="24"/>
        </w:rPr>
        <w:fldChar w:fldCharType="separate"/>
      </w:r>
      <w:r w:rsidR="00C00499">
        <w:rPr>
          <w:rFonts w:ascii="宋体" w:hAnsi="宋体"/>
          <w:sz w:val="24"/>
        </w:rPr>
        <w:fldChar w:fldCharType="begin"/>
      </w:r>
      <w:r w:rsidR="00C00499">
        <w:rPr>
          <w:rFonts w:ascii="宋体" w:hAnsi="宋体"/>
          <w:sz w:val="24"/>
        </w:rPr>
        <w:instrText xml:space="preserve"> INCLUDEPICTURE  "E:\\company\\rcsit\\04_</w:instrText>
      </w:r>
      <w:r w:rsidR="00C00499">
        <w:rPr>
          <w:rFonts w:ascii="宋体" w:hAnsi="宋体"/>
          <w:sz w:val="24"/>
        </w:rPr>
        <w:instrText>基础平台与产品研发部</w:instrText>
      </w:r>
      <w:r w:rsidR="00C00499">
        <w:rPr>
          <w:rFonts w:ascii="宋体" w:hAnsi="宋体"/>
          <w:sz w:val="24"/>
        </w:rPr>
        <w:instrText>\\01_</w:instrText>
      </w:r>
      <w:r w:rsidR="00C00499">
        <w:rPr>
          <w:rFonts w:ascii="宋体" w:hAnsi="宋体"/>
          <w:sz w:val="24"/>
        </w:rPr>
        <w:instrText>产品管理</w:instrText>
      </w:r>
      <w:r w:rsidR="00C00499">
        <w:rPr>
          <w:rFonts w:ascii="宋体" w:hAnsi="宋体"/>
          <w:sz w:val="24"/>
        </w:rPr>
        <w:instrText>\\</w:instrText>
      </w:r>
      <w:r w:rsidR="00C00499">
        <w:rPr>
          <w:rFonts w:ascii="宋体" w:hAnsi="宋体"/>
          <w:sz w:val="24"/>
        </w:rPr>
        <w:instrText>产品培训</w:instrText>
      </w:r>
      <w:r w:rsidR="00C00499">
        <w:rPr>
          <w:rFonts w:ascii="宋体" w:hAnsi="宋体"/>
          <w:sz w:val="24"/>
        </w:rPr>
        <w:instrText>\\20171115-ECMP</w:instrText>
      </w:r>
      <w:r w:rsidR="00C00499">
        <w:rPr>
          <w:rFonts w:ascii="宋体" w:hAnsi="宋体"/>
          <w:sz w:val="24"/>
        </w:rPr>
        <w:instrText>二次开发基础培训</w:instrText>
      </w:r>
      <w:r w:rsidR="00C00499">
        <w:rPr>
          <w:rFonts w:ascii="宋体" w:hAnsi="宋体"/>
          <w:sz w:val="24"/>
        </w:rPr>
        <w:instrText>\\</w:instrText>
      </w:r>
      <w:r w:rsidR="00C00499">
        <w:rPr>
          <w:rFonts w:ascii="宋体" w:hAnsi="宋体"/>
          <w:sz w:val="24"/>
        </w:rPr>
        <w:instrText>产品介绍资料</w:instrText>
      </w:r>
      <w:r w:rsidR="00C00499">
        <w:rPr>
          <w:rFonts w:ascii="宋体" w:hAnsi="宋体"/>
          <w:sz w:val="24"/>
        </w:rPr>
        <w:instrText xml:space="preserve">\\Documents\\Tencent Files\\AppData\\Local\\Temp\\1f2c32ad.tmp\\img30241.PNG" \* MERGEFORMATINET </w:instrText>
      </w:r>
      <w:r w:rsidR="00C00499">
        <w:rPr>
          <w:rFonts w:ascii="宋体" w:hAnsi="宋体"/>
          <w:sz w:val="24"/>
        </w:rPr>
        <w:fldChar w:fldCharType="separate"/>
      </w:r>
      <w:r w:rsidR="00C40821">
        <w:rPr>
          <w:rFonts w:ascii="宋体" w:hAnsi="宋体"/>
          <w:sz w:val="24"/>
        </w:rPr>
        <w:fldChar w:fldCharType="begin"/>
      </w:r>
      <w:r w:rsidR="00C40821">
        <w:rPr>
          <w:rFonts w:ascii="宋体" w:hAnsi="宋体"/>
          <w:sz w:val="24"/>
        </w:rPr>
        <w:instrText xml:space="preserve"> INCLUDEPICTURE  "E:\\company\\rcsit\\04_</w:instrText>
      </w:r>
      <w:r w:rsidR="00C40821">
        <w:rPr>
          <w:rFonts w:ascii="宋体" w:hAnsi="宋体"/>
          <w:sz w:val="24"/>
        </w:rPr>
        <w:instrText>基础平台与产品研发部</w:instrText>
      </w:r>
      <w:r w:rsidR="00C40821">
        <w:rPr>
          <w:rFonts w:ascii="宋体" w:hAnsi="宋体"/>
          <w:sz w:val="24"/>
        </w:rPr>
        <w:instrText>\\01_</w:instrText>
      </w:r>
      <w:r w:rsidR="00C40821">
        <w:rPr>
          <w:rFonts w:ascii="宋体" w:hAnsi="宋体"/>
          <w:sz w:val="24"/>
        </w:rPr>
        <w:instrText>产品管理</w:instrText>
      </w:r>
      <w:r w:rsidR="00C40821">
        <w:rPr>
          <w:rFonts w:ascii="宋体" w:hAnsi="宋体"/>
          <w:sz w:val="24"/>
        </w:rPr>
        <w:instrText>\\</w:instrText>
      </w:r>
      <w:r w:rsidR="00C40821">
        <w:rPr>
          <w:rFonts w:ascii="宋体" w:hAnsi="宋体"/>
          <w:sz w:val="24"/>
        </w:rPr>
        <w:instrText>产品培训</w:instrText>
      </w:r>
      <w:r w:rsidR="00C40821">
        <w:rPr>
          <w:rFonts w:ascii="宋体" w:hAnsi="宋体"/>
          <w:sz w:val="24"/>
        </w:rPr>
        <w:instrText>\\20171115-ECMP</w:instrText>
      </w:r>
      <w:r w:rsidR="00C40821">
        <w:rPr>
          <w:rFonts w:ascii="宋体" w:hAnsi="宋体"/>
          <w:sz w:val="24"/>
        </w:rPr>
        <w:instrText>二次开发基础培训</w:instrText>
      </w:r>
      <w:r w:rsidR="00C40821">
        <w:rPr>
          <w:rFonts w:ascii="宋体" w:hAnsi="宋体"/>
          <w:sz w:val="24"/>
        </w:rPr>
        <w:instrText>\\</w:instrText>
      </w:r>
      <w:r w:rsidR="00C40821">
        <w:rPr>
          <w:rFonts w:ascii="宋体" w:hAnsi="宋体"/>
          <w:sz w:val="24"/>
        </w:rPr>
        <w:instrText>产品介绍资料</w:instrText>
      </w:r>
      <w:r w:rsidR="00C40821">
        <w:rPr>
          <w:rFonts w:ascii="宋体" w:hAnsi="宋体"/>
          <w:sz w:val="24"/>
        </w:rPr>
        <w:instrText>\\</w:instrText>
      </w:r>
      <w:r w:rsidR="00C40821">
        <w:rPr>
          <w:rFonts w:ascii="宋体" w:hAnsi="宋体"/>
          <w:sz w:val="24"/>
        </w:rPr>
        <w:instrText>预备知识</w:instrText>
      </w:r>
      <w:r w:rsidR="00C40821">
        <w:rPr>
          <w:rFonts w:ascii="宋体" w:hAnsi="宋体"/>
          <w:sz w:val="24"/>
        </w:rPr>
        <w:instrText xml:space="preserve">\\Documents\\Tencent Files\\AppData\\Local\\Temp\\1f2c32ad.tmp\\img30241.PNG" \* MERGEFORMATINET </w:instrText>
      </w:r>
      <w:r w:rsidR="00C40821">
        <w:rPr>
          <w:rFonts w:ascii="宋体" w:hAnsi="宋体"/>
          <w:sz w:val="24"/>
        </w:rPr>
        <w:fldChar w:fldCharType="separate"/>
      </w:r>
      <w:r w:rsidR="00B62556">
        <w:rPr>
          <w:rFonts w:ascii="宋体" w:hAnsi="宋体"/>
          <w:sz w:val="24"/>
        </w:rPr>
        <w:fldChar w:fldCharType="begin"/>
      </w:r>
      <w:r w:rsidR="00B62556">
        <w:rPr>
          <w:rFonts w:ascii="宋体" w:hAnsi="宋体"/>
          <w:sz w:val="24"/>
        </w:rPr>
        <w:instrText xml:space="preserve"> INCLUDEPICTURE  "E:\\company\\rcsit\\04_</w:instrText>
      </w:r>
      <w:r w:rsidR="00B62556">
        <w:rPr>
          <w:rFonts w:ascii="宋体" w:hAnsi="宋体"/>
          <w:sz w:val="24"/>
        </w:rPr>
        <w:instrText>基础平台与产品研发部</w:instrText>
      </w:r>
      <w:r w:rsidR="00B62556">
        <w:rPr>
          <w:rFonts w:ascii="宋体" w:hAnsi="宋体"/>
          <w:sz w:val="24"/>
        </w:rPr>
        <w:instrText>\\01_</w:instrText>
      </w:r>
      <w:r w:rsidR="00B62556">
        <w:rPr>
          <w:rFonts w:ascii="宋体" w:hAnsi="宋体"/>
          <w:sz w:val="24"/>
        </w:rPr>
        <w:instrText>产品管理</w:instrText>
      </w:r>
      <w:r w:rsidR="00B62556">
        <w:rPr>
          <w:rFonts w:ascii="宋体" w:hAnsi="宋体"/>
          <w:sz w:val="24"/>
        </w:rPr>
        <w:instrText>\\</w:instrText>
      </w:r>
      <w:r w:rsidR="00B62556">
        <w:rPr>
          <w:rFonts w:ascii="宋体" w:hAnsi="宋体"/>
          <w:sz w:val="24"/>
        </w:rPr>
        <w:instrText>产品培训</w:instrText>
      </w:r>
      <w:r w:rsidR="00B62556">
        <w:rPr>
          <w:rFonts w:ascii="宋体" w:hAnsi="宋体"/>
          <w:sz w:val="24"/>
        </w:rPr>
        <w:instrText>\\20171115-ECMP</w:instrText>
      </w:r>
      <w:r w:rsidR="00B62556">
        <w:rPr>
          <w:rFonts w:ascii="宋体" w:hAnsi="宋体"/>
          <w:sz w:val="24"/>
        </w:rPr>
        <w:instrText>二次开发基础培训</w:instrText>
      </w:r>
      <w:r w:rsidR="00B62556">
        <w:rPr>
          <w:rFonts w:ascii="宋体" w:hAnsi="宋体"/>
          <w:sz w:val="24"/>
        </w:rPr>
        <w:instrText>\\</w:instrText>
      </w:r>
      <w:r w:rsidR="00B62556">
        <w:rPr>
          <w:rFonts w:ascii="宋体" w:hAnsi="宋体"/>
          <w:sz w:val="24"/>
        </w:rPr>
        <w:instrText>产品介绍资料</w:instrText>
      </w:r>
      <w:r w:rsidR="00B62556">
        <w:rPr>
          <w:rFonts w:ascii="宋体" w:hAnsi="宋体"/>
          <w:sz w:val="24"/>
        </w:rPr>
        <w:instrText>\\</w:instrText>
      </w:r>
      <w:r w:rsidR="00B62556">
        <w:rPr>
          <w:rFonts w:ascii="宋体" w:hAnsi="宋体"/>
          <w:sz w:val="24"/>
        </w:rPr>
        <w:instrText>预备知识</w:instrText>
      </w:r>
      <w:r w:rsidR="00B62556">
        <w:rPr>
          <w:rFonts w:ascii="宋体" w:hAnsi="宋体"/>
          <w:sz w:val="24"/>
        </w:rPr>
        <w:instrText xml:space="preserve">\\Documents\\Tencent Files\\AppData\\Local\\Temp\\1f2c32ad.tmp\\img30241.PNG" \* MERGEFORMATINET </w:instrText>
      </w:r>
      <w:r w:rsidR="00B62556">
        <w:rPr>
          <w:rFonts w:ascii="宋体" w:hAnsi="宋体"/>
          <w:sz w:val="24"/>
        </w:rPr>
        <w:fldChar w:fldCharType="separate"/>
      </w:r>
      <w:r w:rsidR="00181B2F">
        <w:rPr>
          <w:rFonts w:ascii="宋体" w:hAnsi="宋体"/>
          <w:sz w:val="24"/>
        </w:rPr>
        <w:fldChar w:fldCharType="begin"/>
      </w:r>
      <w:r w:rsidR="00181B2F">
        <w:rPr>
          <w:rFonts w:ascii="宋体" w:hAnsi="宋体"/>
          <w:sz w:val="24"/>
        </w:rPr>
        <w:instrText xml:space="preserve"> INCLUDEPICTURE  "C:\\Users\\yvdedu.com\\Desktop\\ECMP</w:instrText>
      </w:r>
      <w:r w:rsidR="00181B2F">
        <w:rPr>
          <w:rFonts w:ascii="宋体" w:hAnsi="宋体"/>
          <w:sz w:val="24"/>
        </w:rPr>
        <w:instrText>二次开发培训</w:instrText>
      </w:r>
      <w:r w:rsidR="00181B2F">
        <w:rPr>
          <w:rFonts w:ascii="宋体" w:hAnsi="宋体"/>
          <w:sz w:val="24"/>
        </w:rPr>
        <w:instrText xml:space="preserve">\\Documents\\Tencent Files\\AppData\\Local\\Temp\\1f2c32ad.tmp\\img30241.PNG" \* MERGEFORMATINET </w:instrText>
      </w:r>
      <w:r w:rsidR="00181B2F">
        <w:rPr>
          <w:rFonts w:ascii="宋体" w:hAnsi="宋体"/>
          <w:sz w:val="24"/>
        </w:rPr>
        <w:fldChar w:fldCharType="separate"/>
      </w:r>
      <w:r w:rsidR="009A6525">
        <w:rPr>
          <w:rFonts w:ascii="宋体" w:hAnsi="宋体"/>
          <w:sz w:val="24"/>
        </w:rPr>
        <w:fldChar w:fldCharType="begin"/>
      </w:r>
      <w:r w:rsidR="009A6525">
        <w:rPr>
          <w:rFonts w:ascii="宋体" w:hAnsi="宋体"/>
          <w:sz w:val="24"/>
        </w:rPr>
        <w:instrText xml:space="preserve"> INCLUDEPICTURE  "C:\\Users\\yvdedu.com\\Desktop\\ECMP</w:instrText>
      </w:r>
      <w:r w:rsidR="009A6525">
        <w:rPr>
          <w:rFonts w:ascii="宋体" w:hAnsi="宋体"/>
          <w:sz w:val="24"/>
        </w:rPr>
        <w:instrText>二次开发培训</w:instrText>
      </w:r>
      <w:r w:rsidR="009A6525">
        <w:rPr>
          <w:rFonts w:ascii="宋体" w:hAnsi="宋体"/>
          <w:sz w:val="24"/>
        </w:rPr>
        <w:instrText xml:space="preserve">\\Documents\\Tencent Files\\AppData\\Local\\Temp\\1f2c32ad.tmp\\img30241.PNG" \* MERGEFORMATINET </w:instrText>
      </w:r>
      <w:r w:rsidR="009A6525">
        <w:rPr>
          <w:rFonts w:ascii="宋体" w:hAnsi="宋体"/>
          <w:sz w:val="24"/>
        </w:rPr>
        <w:fldChar w:fldCharType="separate"/>
      </w:r>
      <w:r w:rsidR="0083624B">
        <w:rPr>
          <w:rFonts w:ascii="宋体" w:hAnsi="宋体"/>
          <w:sz w:val="24"/>
        </w:rPr>
        <w:fldChar w:fldCharType="begin"/>
      </w:r>
      <w:r w:rsidR="0083624B">
        <w:rPr>
          <w:rFonts w:ascii="宋体" w:hAnsi="宋体"/>
          <w:sz w:val="24"/>
        </w:rPr>
        <w:instrText xml:space="preserve"> INCLUDEPICTURE  "C:\\Users\\yvdedu.com\\Desktop\\ECMP</w:instrText>
      </w:r>
      <w:r w:rsidR="0083624B">
        <w:rPr>
          <w:rFonts w:ascii="宋体" w:hAnsi="宋体"/>
          <w:sz w:val="24"/>
        </w:rPr>
        <w:instrText>二次开发培训</w:instrText>
      </w:r>
      <w:r w:rsidR="0083624B">
        <w:rPr>
          <w:rFonts w:ascii="宋体" w:hAnsi="宋体"/>
          <w:sz w:val="24"/>
        </w:rPr>
        <w:instrText xml:space="preserve">\\Documents\\Tencent Files\\AppData\\Local\\Temp\\1f2c32ad.tmp\\img30241.PNG" \* MERGEFORMATINET </w:instrText>
      </w:r>
      <w:r w:rsidR="0083624B">
        <w:rPr>
          <w:rFonts w:ascii="宋体" w:hAnsi="宋体"/>
          <w:sz w:val="24"/>
        </w:rPr>
        <w:fldChar w:fldCharType="separate"/>
      </w:r>
      <w:r w:rsidR="00A17000">
        <w:rPr>
          <w:rFonts w:ascii="宋体" w:hAnsi="宋体"/>
          <w:sz w:val="24"/>
        </w:rPr>
        <w:fldChar w:fldCharType="begin"/>
      </w:r>
      <w:r w:rsidR="00A17000">
        <w:rPr>
          <w:rFonts w:ascii="宋体" w:hAnsi="宋体"/>
          <w:sz w:val="24"/>
        </w:rPr>
        <w:instrText xml:space="preserve"> INCLUDEPICTURE  "C:\\Users\\yvdedu.com\\Desktop\\</w:instrText>
      </w:r>
      <w:r w:rsidR="00A17000">
        <w:rPr>
          <w:rFonts w:ascii="宋体" w:hAnsi="宋体"/>
          <w:sz w:val="24"/>
        </w:rPr>
        <w:instrText>企智云</w:instrText>
      </w:r>
      <w:r w:rsidR="00A17000">
        <w:rPr>
          <w:rFonts w:ascii="宋体" w:hAnsi="宋体"/>
          <w:sz w:val="24"/>
        </w:rPr>
        <w:instrText>ECMP</w:instrText>
      </w:r>
      <w:r w:rsidR="00A17000">
        <w:rPr>
          <w:rFonts w:ascii="宋体" w:hAnsi="宋体"/>
          <w:sz w:val="24"/>
        </w:rPr>
        <w:instrText>平台培训视频及</w:instrText>
      </w:r>
      <w:r w:rsidR="00A17000">
        <w:rPr>
          <w:rFonts w:ascii="宋体" w:hAnsi="宋体"/>
          <w:sz w:val="24"/>
        </w:rPr>
        <w:instrText>PPT</w:instrText>
      </w:r>
      <w:r w:rsidR="00A17000">
        <w:rPr>
          <w:rFonts w:ascii="宋体" w:hAnsi="宋体"/>
          <w:sz w:val="24"/>
        </w:rPr>
        <w:instrText>课件</w:instrText>
      </w:r>
      <w:r w:rsidR="00A17000">
        <w:rPr>
          <w:rFonts w:ascii="宋体" w:hAnsi="宋体"/>
          <w:sz w:val="24"/>
        </w:rPr>
        <w:instrText>\\</w:instrText>
      </w:r>
      <w:r w:rsidR="00A17000">
        <w:rPr>
          <w:rFonts w:ascii="宋体" w:hAnsi="宋体"/>
          <w:sz w:val="24"/>
        </w:rPr>
        <w:instrText>企智云</w:instrText>
      </w:r>
      <w:r w:rsidR="00A17000">
        <w:rPr>
          <w:rFonts w:ascii="宋体" w:hAnsi="宋体"/>
          <w:sz w:val="24"/>
        </w:rPr>
        <w:instrText>ECMP2.0</w:instrText>
      </w:r>
      <w:r w:rsidR="00A17000">
        <w:rPr>
          <w:rFonts w:ascii="宋体" w:hAnsi="宋体"/>
          <w:sz w:val="24"/>
        </w:rPr>
        <w:instrText>二次开发基础培训</w:instrText>
      </w:r>
      <w:r w:rsidR="00A17000">
        <w:rPr>
          <w:rFonts w:ascii="宋体" w:hAnsi="宋体"/>
          <w:sz w:val="24"/>
        </w:rPr>
        <w:instrText xml:space="preserve">\\Documents\\Tencent Files\\AppData\\Local\\Temp\\1f2c32ad.tmp\\img30241.PNG" \* MERGEFORMATINET </w:instrText>
      </w:r>
      <w:r w:rsidR="00A17000">
        <w:rPr>
          <w:rFonts w:ascii="宋体" w:hAnsi="宋体"/>
          <w:sz w:val="24"/>
        </w:rPr>
        <w:fldChar w:fldCharType="separate"/>
      </w:r>
      <w:r w:rsidR="0048470A">
        <w:rPr>
          <w:rFonts w:ascii="宋体" w:hAnsi="宋体"/>
          <w:sz w:val="24"/>
        </w:rPr>
        <w:fldChar w:fldCharType="begin"/>
      </w:r>
      <w:r w:rsidR="0048470A">
        <w:rPr>
          <w:rFonts w:ascii="宋体" w:hAnsi="宋体"/>
          <w:sz w:val="24"/>
        </w:rPr>
        <w:instrText xml:space="preserve"> INCLUDEPICTURE  "C:\\Users\\jonson\\Desktop\\</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ECMP2.0</w:instrText>
      </w:r>
      <w:r w:rsidR="0048470A">
        <w:rPr>
          <w:rFonts w:ascii="宋体" w:hAnsi="宋体"/>
          <w:sz w:val="24"/>
        </w:rPr>
        <w:instrText>平台培训课件及手册</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w:instrText>
      </w:r>
      <w:r w:rsidR="0048470A">
        <w:rPr>
          <w:rFonts w:ascii="宋体" w:hAnsi="宋体"/>
          <w:sz w:val="24"/>
        </w:rPr>
        <w:instrText>-</w:instrText>
      </w:r>
      <w:r w:rsidR="0048470A">
        <w:rPr>
          <w:rFonts w:ascii="宋体" w:hAnsi="宋体"/>
          <w:sz w:val="24"/>
        </w:rPr>
        <w:instrText>手册规范</w:instrText>
      </w:r>
      <w:r w:rsidR="0048470A">
        <w:rPr>
          <w:rFonts w:ascii="宋体" w:hAnsi="宋体"/>
          <w:sz w:val="24"/>
        </w:rPr>
        <w:instrText xml:space="preserve">\\Documents\\Tencent Files\\AppData\\Local\\Temp\\1f2c32ad.tmp\\img30241.PNG" \* MERGEFORMATINET </w:instrText>
      </w:r>
      <w:r w:rsidR="0048470A">
        <w:rPr>
          <w:rFonts w:ascii="宋体" w:hAnsi="宋体"/>
          <w:sz w:val="24"/>
        </w:rPr>
        <w:fldChar w:fldCharType="separate"/>
      </w:r>
      <w:r w:rsidR="00A22751">
        <w:rPr>
          <w:rFonts w:ascii="宋体" w:hAnsi="宋体"/>
          <w:sz w:val="24"/>
        </w:rPr>
        <w:fldChar w:fldCharType="begin"/>
      </w:r>
      <w:r w:rsidR="00A22751">
        <w:rPr>
          <w:rFonts w:ascii="宋体" w:hAnsi="宋体"/>
          <w:sz w:val="24"/>
        </w:rPr>
        <w:instrText xml:space="preserve"> INCLUDEPICTURE  "C:\\Users\\jonson\\Desktop\\</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ECMP2.0</w:instrText>
      </w:r>
      <w:r w:rsidR="00A22751">
        <w:rPr>
          <w:rFonts w:ascii="宋体" w:hAnsi="宋体"/>
          <w:sz w:val="24"/>
        </w:rPr>
        <w:instrText>平台培训课件及手册</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w:instrText>
      </w:r>
      <w:r w:rsidR="00A22751">
        <w:rPr>
          <w:rFonts w:ascii="宋体" w:hAnsi="宋体"/>
          <w:sz w:val="24"/>
        </w:rPr>
        <w:instrText>-</w:instrText>
      </w:r>
      <w:r w:rsidR="00A22751">
        <w:rPr>
          <w:rFonts w:ascii="宋体" w:hAnsi="宋体"/>
          <w:sz w:val="24"/>
        </w:rPr>
        <w:instrText>手册规范</w:instrText>
      </w:r>
      <w:r w:rsidR="00A22751">
        <w:rPr>
          <w:rFonts w:ascii="宋体" w:hAnsi="宋体"/>
          <w:sz w:val="24"/>
        </w:rPr>
        <w:instrText xml:space="preserve">\\Documents\\Tencent Files\\AppData\\Local\\Temp\\1f2c32ad.tmp\\img30241.PNG" \* MERGEFORMATINET </w:instrText>
      </w:r>
      <w:r w:rsidR="00A22751">
        <w:rPr>
          <w:rFonts w:ascii="宋体" w:hAnsi="宋体"/>
          <w:sz w:val="24"/>
        </w:rPr>
        <w:fldChar w:fldCharType="separate"/>
      </w:r>
      <w:r w:rsidR="00723081">
        <w:rPr>
          <w:rFonts w:ascii="宋体" w:hAnsi="宋体"/>
          <w:sz w:val="24"/>
        </w:rPr>
        <w:fldChar w:fldCharType="begin"/>
      </w:r>
      <w:r w:rsidR="00723081">
        <w:rPr>
          <w:rFonts w:ascii="宋体" w:hAnsi="宋体"/>
          <w:sz w:val="24"/>
        </w:rPr>
        <w:instrText xml:space="preserve"> INCLUDEPICTURE  "C:\\Users\\yvdedu.com\\Desktop\\</w:instrText>
      </w:r>
      <w:r w:rsidR="00723081">
        <w:rPr>
          <w:rFonts w:ascii="宋体" w:hAnsi="宋体"/>
          <w:sz w:val="24"/>
        </w:rPr>
        <w:instrText>企智云</w:instrText>
      </w:r>
      <w:r w:rsidR="00723081">
        <w:rPr>
          <w:rFonts w:ascii="宋体" w:hAnsi="宋体"/>
          <w:sz w:val="24"/>
        </w:rPr>
        <w:instrText>ECMP</w:instrText>
      </w:r>
      <w:r w:rsidR="00723081">
        <w:rPr>
          <w:rFonts w:ascii="宋体" w:hAnsi="宋体"/>
          <w:sz w:val="24"/>
        </w:rPr>
        <w:instrText>平台</w:instrText>
      </w:r>
      <w:r w:rsidR="00723081">
        <w:rPr>
          <w:rFonts w:ascii="宋体" w:hAnsi="宋体"/>
          <w:sz w:val="24"/>
        </w:rPr>
        <w:instrText>-</w:instrText>
      </w:r>
      <w:r w:rsidR="00723081">
        <w:rPr>
          <w:rFonts w:ascii="宋体" w:hAnsi="宋体"/>
          <w:sz w:val="24"/>
        </w:rPr>
        <w:instrText>手册规范</w:instrText>
      </w:r>
      <w:r w:rsidR="00723081">
        <w:rPr>
          <w:rFonts w:ascii="宋体" w:hAnsi="宋体"/>
          <w:sz w:val="24"/>
        </w:rPr>
        <w:instrText xml:space="preserve">\\Documents\\Tencent Files\\AppData\\Local\\Temp\\1f2c32ad.tmp\\img30241.PNG" \* MERGEFORMATINET </w:instrText>
      </w:r>
      <w:r w:rsidR="00723081">
        <w:rPr>
          <w:rFonts w:ascii="宋体" w:hAnsi="宋体"/>
          <w:sz w:val="24"/>
        </w:rPr>
        <w:fldChar w:fldCharType="separate"/>
      </w:r>
      <w:r w:rsidR="00A43143">
        <w:rPr>
          <w:rFonts w:ascii="宋体" w:hAnsi="宋体"/>
          <w:sz w:val="24"/>
        </w:rPr>
        <w:fldChar w:fldCharType="begin"/>
      </w:r>
      <w:r w:rsidR="00A43143">
        <w:rPr>
          <w:rFonts w:ascii="宋体" w:hAnsi="宋体"/>
          <w:sz w:val="24"/>
        </w:rPr>
        <w:instrText xml:space="preserve"> INCLUDEPICTURE  "F:\\project-doc\\ECMP\\Documents\\Tencent Files\\AppData\\Local\\Temp\\1f2c32ad.tmp\\img30241.PNG" \* MERGEFORMATINET </w:instrText>
      </w:r>
      <w:r w:rsidR="00A43143">
        <w:rPr>
          <w:rFonts w:ascii="宋体" w:hAnsi="宋体"/>
          <w:sz w:val="24"/>
        </w:rPr>
        <w:fldChar w:fldCharType="separate"/>
      </w:r>
      <w:r w:rsidR="00BA5C7B">
        <w:rPr>
          <w:rFonts w:ascii="宋体" w:hAnsi="宋体"/>
          <w:sz w:val="24"/>
        </w:rPr>
        <w:pict>
          <v:shape id="_x0000_i1032" type="#_x0000_t75" alt="" style="width:443.25pt;height:425.1pt">
            <v:imagedata r:id="rId42" r:href="rId43"/>
          </v:shape>
        </w:pict>
      </w:r>
      <w:r w:rsidR="00A43143">
        <w:rPr>
          <w:rFonts w:ascii="宋体" w:hAnsi="宋体"/>
          <w:sz w:val="24"/>
        </w:rPr>
        <w:fldChar w:fldCharType="end"/>
      </w:r>
      <w:r w:rsidR="00723081">
        <w:rPr>
          <w:rFonts w:ascii="宋体" w:hAnsi="宋体"/>
          <w:sz w:val="24"/>
        </w:rPr>
        <w:fldChar w:fldCharType="end"/>
      </w:r>
      <w:r w:rsidR="00A22751">
        <w:rPr>
          <w:rFonts w:ascii="宋体" w:hAnsi="宋体"/>
          <w:sz w:val="24"/>
        </w:rPr>
        <w:fldChar w:fldCharType="end"/>
      </w:r>
      <w:r w:rsidR="0048470A">
        <w:rPr>
          <w:rFonts w:ascii="宋体" w:hAnsi="宋体"/>
          <w:sz w:val="24"/>
        </w:rPr>
        <w:fldChar w:fldCharType="end"/>
      </w:r>
      <w:r w:rsidR="00A17000">
        <w:rPr>
          <w:rFonts w:ascii="宋体" w:hAnsi="宋体"/>
          <w:sz w:val="24"/>
        </w:rPr>
        <w:fldChar w:fldCharType="end"/>
      </w:r>
      <w:r w:rsidR="0083624B">
        <w:rPr>
          <w:rFonts w:ascii="宋体" w:hAnsi="宋体"/>
          <w:sz w:val="24"/>
        </w:rPr>
        <w:fldChar w:fldCharType="end"/>
      </w:r>
      <w:r w:rsidR="009A6525">
        <w:rPr>
          <w:rFonts w:ascii="宋体" w:hAnsi="宋体"/>
          <w:sz w:val="24"/>
        </w:rPr>
        <w:fldChar w:fldCharType="end"/>
      </w:r>
      <w:r w:rsidR="00181B2F">
        <w:rPr>
          <w:rFonts w:ascii="宋体" w:hAnsi="宋体"/>
          <w:sz w:val="24"/>
        </w:rPr>
        <w:fldChar w:fldCharType="end"/>
      </w:r>
      <w:r w:rsidR="00B62556">
        <w:rPr>
          <w:rFonts w:ascii="宋体" w:hAnsi="宋体"/>
          <w:sz w:val="24"/>
        </w:rPr>
        <w:fldChar w:fldCharType="end"/>
      </w:r>
      <w:r w:rsidR="00C40821">
        <w:rPr>
          <w:rFonts w:ascii="宋体" w:hAnsi="宋体"/>
          <w:sz w:val="24"/>
        </w:rPr>
        <w:fldChar w:fldCharType="end"/>
      </w:r>
      <w:r w:rsidR="00C00499">
        <w:rPr>
          <w:rFonts w:ascii="宋体" w:hAnsi="宋体"/>
          <w:sz w:val="24"/>
        </w:rPr>
        <w:fldChar w:fldCharType="end"/>
      </w:r>
      <w:r w:rsidR="00AF5000">
        <w:rPr>
          <w:rFonts w:ascii="宋体" w:hAnsi="宋体"/>
          <w:sz w:val="24"/>
        </w:rPr>
        <w:fldChar w:fldCharType="end"/>
      </w:r>
      <w:r w:rsidR="00222664">
        <w:rPr>
          <w:rFonts w:ascii="宋体" w:hAnsi="宋体"/>
          <w:sz w:val="24"/>
        </w:rPr>
        <w:fldChar w:fldCharType="end"/>
      </w:r>
      <w:r w:rsidR="00313507">
        <w:rPr>
          <w:rFonts w:ascii="宋体" w:hAnsi="宋体"/>
          <w:sz w:val="24"/>
        </w:rPr>
        <w:fldChar w:fldCharType="end"/>
      </w:r>
      <w:r w:rsidR="008B0D01">
        <w:rPr>
          <w:rFonts w:ascii="宋体" w:hAnsi="宋体"/>
          <w:sz w:val="24"/>
        </w:rPr>
        <w:fldChar w:fldCharType="end"/>
      </w:r>
      <w:r w:rsidR="00F77120">
        <w:rPr>
          <w:rFonts w:ascii="宋体" w:hAnsi="宋体"/>
          <w:sz w:val="24"/>
        </w:rPr>
        <w:fldChar w:fldCharType="end"/>
      </w:r>
      <w:r w:rsidR="002959A5">
        <w:rPr>
          <w:rFonts w:ascii="宋体" w:hAnsi="宋体"/>
          <w:sz w:val="24"/>
        </w:rPr>
        <w:fldChar w:fldCharType="end"/>
      </w:r>
      <w:r w:rsidR="006C3EF9">
        <w:rPr>
          <w:rFonts w:ascii="宋体" w:hAnsi="宋体"/>
          <w:sz w:val="24"/>
        </w:rPr>
        <w:fldChar w:fldCharType="end"/>
      </w:r>
      <w:r w:rsidR="00E656A1">
        <w:rPr>
          <w:rFonts w:ascii="宋体" w:hAnsi="宋体"/>
          <w:sz w:val="24"/>
        </w:rPr>
        <w:fldChar w:fldCharType="end"/>
      </w:r>
      <w:r w:rsidR="00AA3CBE">
        <w:rPr>
          <w:rFonts w:ascii="宋体" w:hAnsi="宋体"/>
          <w:sz w:val="24"/>
        </w:rPr>
        <w:fldChar w:fldCharType="end"/>
      </w:r>
      <w:r w:rsidR="00190F59">
        <w:rPr>
          <w:rFonts w:ascii="宋体" w:hAnsi="宋体"/>
          <w:sz w:val="24"/>
        </w:rPr>
        <w:fldChar w:fldCharType="end"/>
      </w:r>
      <w:r w:rsidR="0047194B">
        <w:rPr>
          <w:rFonts w:ascii="宋体" w:hAnsi="宋体"/>
          <w:sz w:val="24"/>
        </w:rPr>
        <w:fldChar w:fldCharType="end"/>
      </w:r>
      <w:r w:rsidR="00714054">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sidRPr="00612FCE">
        <w:rPr>
          <w:rFonts w:ascii="宋体" w:hAnsi="宋体"/>
          <w:sz w:val="24"/>
        </w:rPr>
        <w:fldChar w:fldCharType="end"/>
      </w:r>
    </w:p>
    <w:p w:rsidR="00F77625" w:rsidRDefault="00F77625" w:rsidP="00F77625">
      <w:pPr>
        <w:shd w:val="clear" w:color="auto" w:fill="FFFFFF"/>
      </w:pPr>
      <w:r>
        <w:rPr>
          <w:rFonts w:ascii="宋体" w:hAnsi="宋体" w:hint="eastAsia"/>
          <w:sz w:val="24"/>
        </w:rPr>
        <w:t> </w:t>
      </w:r>
    </w:p>
    <w:p w:rsidR="0047194B" w:rsidRPr="0047194B" w:rsidRDefault="0047194B" w:rsidP="006B48A2">
      <w:pPr>
        <w:widowControl/>
        <w:numPr>
          <w:ilvl w:val="0"/>
          <w:numId w:val="16"/>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Using an archive model：已归档的最新模型文件（修改时打开的模型文件），主要作用是与修改后的数据模型进行对比，增量的生成数据库更新脚本 </w:t>
      </w:r>
    </w:p>
    <w:p w:rsidR="0047194B" w:rsidRPr="0047194B" w:rsidRDefault="0047194B" w:rsidP="006B48A2">
      <w:pPr>
        <w:widowControl/>
        <w:numPr>
          <w:ilvl w:val="0"/>
          <w:numId w:val="16"/>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Backup tables：如果不选中的话会重新创建表，并且丢失原有数据 </w:t>
      </w:r>
    </w:p>
    <w:p w:rsidR="0047194B" w:rsidRPr="0047194B" w:rsidRDefault="0047194B" w:rsidP="006B48A2">
      <w:pPr>
        <w:widowControl/>
        <w:numPr>
          <w:ilvl w:val="0"/>
          <w:numId w:val="16"/>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其他同“3</w:t>
      </w:r>
      <w:r w:rsidR="00CD5480">
        <w:rPr>
          <w:rFonts w:ascii="宋体" w:eastAsia="宋体" w:hAnsi="宋体" w:cs="宋体" w:hint="eastAsia"/>
          <w:kern w:val="0"/>
          <w:sz w:val="24"/>
          <w:szCs w:val="24"/>
        </w:rPr>
        <w:t>.</w:t>
      </w:r>
      <w:r w:rsidR="00526B82">
        <w:rPr>
          <w:rFonts w:ascii="宋体" w:eastAsia="宋体" w:hAnsi="宋体" w:cs="宋体" w:hint="eastAsia"/>
          <w:kern w:val="0"/>
          <w:sz w:val="24"/>
          <w:szCs w:val="24"/>
        </w:rPr>
        <w:t>3</w:t>
      </w:r>
      <w:r w:rsidRPr="0047194B">
        <w:rPr>
          <w:rFonts w:ascii="宋体" w:eastAsia="宋体" w:hAnsi="宋体" w:cs="宋体"/>
          <w:kern w:val="0"/>
          <w:sz w:val="24"/>
          <w:szCs w:val="24"/>
        </w:rPr>
        <w:t xml:space="preserve"> 导出脚本” </w:t>
      </w:r>
    </w:p>
    <w:p w:rsidR="00F77625" w:rsidRPr="003400C1" w:rsidRDefault="00F77625" w:rsidP="00F77625">
      <w:pPr>
        <w:widowControl/>
        <w:shd w:val="clear" w:color="auto" w:fill="FFFFFF"/>
        <w:rPr>
          <w:color w:val="000000"/>
          <w:kern w:val="0"/>
          <w:sz w:val="20"/>
          <w:szCs w:val="20"/>
        </w:rPr>
      </w:pPr>
      <w:r w:rsidRPr="003400C1">
        <w:rPr>
          <w:rFonts w:ascii="宋体" w:hAnsi="宋体"/>
          <w:color w:val="000000"/>
          <w:kern w:val="0"/>
          <w:sz w:val="24"/>
        </w:rPr>
        <w:lastRenderedPageBreak/>
        <w:fldChar w:fldCharType="begin"/>
      </w:r>
      <w:r>
        <w:rPr>
          <w:rFonts w:ascii="宋体" w:hAnsi="宋体"/>
          <w:color w:val="000000"/>
          <w:kern w:val="0"/>
          <w:sz w:val="24"/>
        </w:rPr>
        <w:instrText xml:space="preserve"> INCLUDEPICTURE "C:\\Users\\yvdedu.com\\Documents\\Tencent Files\\AppData\\Local\\Temp\\1f2c35af.tmp\\img10961.PNG" \* MERGEFORMAT </w:instrText>
      </w:r>
      <w:r w:rsidRPr="003400C1">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Pr>
          <w:rFonts w:ascii="宋体" w:hAnsi="宋体"/>
          <w:color w:val="000000"/>
          <w:kern w:val="0"/>
          <w:sz w:val="24"/>
        </w:rPr>
        <w:fldChar w:fldCharType="begin"/>
      </w:r>
      <w:r>
        <w:rPr>
          <w:rFonts w:ascii="宋体" w:hAnsi="宋体"/>
          <w:color w:val="000000"/>
          <w:kern w:val="0"/>
          <w:sz w:val="24"/>
        </w:rPr>
        <w:instrText xml:space="preserve"> INCLUDEPICTURE  "C:\\Users\\yvdedu.com\\Desktop\\Documents\\Tencent Files\\AppData\\Local\\Temp\\1f2c35af.tmp\\img10961.PNG" \* MERGEFORMATINET </w:instrText>
      </w:r>
      <w:r>
        <w:rPr>
          <w:rFonts w:ascii="宋体" w:hAnsi="宋体"/>
          <w:color w:val="000000"/>
          <w:kern w:val="0"/>
          <w:sz w:val="24"/>
        </w:rPr>
        <w:fldChar w:fldCharType="separate"/>
      </w:r>
      <w:r w:rsidR="00714054">
        <w:rPr>
          <w:rFonts w:ascii="宋体" w:hAnsi="宋体"/>
          <w:color w:val="000000"/>
          <w:kern w:val="0"/>
          <w:sz w:val="24"/>
        </w:rPr>
        <w:fldChar w:fldCharType="begin"/>
      </w:r>
      <w:r w:rsidR="00714054">
        <w:rPr>
          <w:rFonts w:ascii="宋体" w:hAnsi="宋体"/>
          <w:color w:val="000000"/>
          <w:kern w:val="0"/>
          <w:sz w:val="24"/>
        </w:rPr>
        <w:instrText xml:space="preserve"> INCLUDEPICTURE  "C:\\Users\\yvdedu.com\\Desktop\\Documents\\Tencent Files\\AppData\\Local\\Temp\\1f2c35af.tmp\\img10961.PNG" \* MERGEFORMATINET </w:instrText>
      </w:r>
      <w:r w:rsidR="00714054">
        <w:rPr>
          <w:rFonts w:ascii="宋体" w:hAnsi="宋体"/>
          <w:color w:val="000000"/>
          <w:kern w:val="0"/>
          <w:sz w:val="24"/>
        </w:rPr>
        <w:fldChar w:fldCharType="separate"/>
      </w:r>
      <w:r w:rsidR="0047194B">
        <w:rPr>
          <w:rFonts w:ascii="宋体" w:hAnsi="宋体"/>
          <w:color w:val="000000"/>
          <w:kern w:val="0"/>
          <w:sz w:val="24"/>
        </w:rPr>
        <w:fldChar w:fldCharType="begin"/>
      </w:r>
      <w:r w:rsidR="0047194B">
        <w:rPr>
          <w:rFonts w:ascii="宋体" w:hAnsi="宋体"/>
          <w:color w:val="000000"/>
          <w:kern w:val="0"/>
          <w:sz w:val="24"/>
        </w:rPr>
        <w:instrText xml:space="preserve"> INCLUDEPICTURE  "C:\\Users\\yvdedu.com\\Desktop\\Documents\\Tencent Files\\AppData\\Local\\Temp\\1f2c35af.tmp\\img10961.PNG" \* MERGEFORMATINET </w:instrText>
      </w:r>
      <w:r w:rsidR="0047194B">
        <w:rPr>
          <w:rFonts w:ascii="宋体" w:hAnsi="宋体"/>
          <w:color w:val="000000"/>
          <w:kern w:val="0"/>
          <w:sz w:val="24"/>
        </w:rPr>
        <w:fldChar w:fldCharType="separate"/>
      </w:r>
      <w:r w:rsidR="00190F59">
        <w:rPr>
          <w:rFonts w:ascii="宋体" w:hAnsi="宋体"/>
          <w:color w:val="000000"/>
          <w:kern w:val="0"/>
          <w:sz w:val="24"/>
        </w:rPr>
        <w:fldChar w:fldCharType="begin"/>
      </w:r>
      <w:r w:rsidR="00190F59">
        <w:rPr>
          <w:rFonts w:ascii="宋体" w:hAnsi="宋体"/>
          <w:color w:val="000000"/>
          <w:kern w:val="0"/>
          <w:sz w:val="24"/>
        </w:rPr>
        <w:instrText xml:space="preserve"> INCLUDEPICTURE  "C:\\Users\\yvdedu.com\\Desktop\\Documents\\Tencent Files\\AppData\\Local\\Temp\\1f2c35af.tmp\\img10961.PNG" \* MERGEFORMATINET </w:instrText>
      </w:r>
      <w:r w:rsidR="00190F59">
        <w:rPr>
          <w:rFonts w:ascii="宋体" w:hAnsi="宋体"/>
          <w:color w:val="000000"/>
          <w:kern w:val="0"/>
          <w:sz w:val="24"/>
        </w:rPr>
        <w:fldChar w:fldCharType="separate"/>
      </w:r>
      <w:r w:rsidR="00AA3CBE">
        <w:rPr>
          <w:rFonts w:ascii="宋体" w:hAnsi="宋体"/>
          <w:color w:val="000000"/>
          <w:kern w:val="0"/>
          <w:sz w:val="24"/>
        </w:rPr>
        <w:fldChar w:fldCharType="begin"/>
      </w:r>
      <w:r w:rsidR="00AA3CBE">
        <w:rPr>
          <w:rFonts w:ascii="宋体" w:hAnsi="宋体"/>
          <w:color w:val="000000"/>
          <w:kern w:val="0"/>
          <w:sz w:val="24"/>
        </w:rPr>
        <w:instrText xml:space="preserve"> INCLUDEPICTURE  "C:\\Users\\yvdedu.com\\Desktop\\Documents\\Tencent Files\\AppData\\Local\\Temp\\1f2c35af.tmp\\img10961.PNG" \* MERGEFORMATINET </w:instrText>
      </w:r>
      <w:r w:rsidR="00AA3CBE">
        <w:rPr>
          <w:rFonts w:ascii="宋体" w:hAnsi="宋体"/>
          <w:color w:val="000000"/>
          <w:kern w:val="0"/>
          <w:sz w:val="24"/>
        </w:rPr>
        <w:fldChar w:fldCharType="separate"/>
      </w:r>
      <w:r w:rsidR="00E656A1">
        <w:rPr>
          <w:rFonts w:ascii="宋体" w:hAnsi="宋体"/>
          <w:color w:val="000000"/>
          <w:kern w:val="0"/>
          <w:sz w:val="24"/>
        </w:rPr>
        <w:fldChar w:fldCharType="begin"/>
      </w:r>
      <w:r w:rsidR="00E656A1">
        <w:rPr>
          <w:rFonts w:ascii="宋体" w:hAnsi="宋体"/>
          <w:color w:val="000000"/>
          <w:kern w:val="0"/>
          <w:sz w:val="24"/>
        </w:rPr>
        <w:instrText xml:space="preserve"> INCLUDEPICTURE  "C:\\Users\\yvdedu.com\\Desktop\\Documents\\Tencent Files\\AppData\\Local\\Temp\\1f2c35af.tmp\\img10961.PNG" \* MERGEFORMATINET </w:instrText>
      </w:r>
      <w:r w:rsidR="00E656A1">
        <w:rPr>
          <w:rFonts w:ascii="宋体" w:hAnsi="宋体"/>
          <w:color w:val="000000"/>
          <w:kern w:val="0"/>
          <w:sz w:val="24"/>
        </w:rPr>
        <w:fldChar w:fldCharType="separate"/>
      </w:r>
      <w:r w:rsidR="006C3EF9">
        <w:rPr>
          <w:rFonts w:ascii="宋体" w:hAnsi="宋体"/>
          <w:color w:val="000000"/>
          <w:kern w:val="0"/>
          <w:sz w:val="24"/>
        </w:rPr>
        <w:fldChar w:fldCharType="begin"/>
      </w:r>
      <w:r w:rsidR="006C3EF9">
        <w:rPr>
          <w:rFonts w:ascii="宋体" w:hAnsi="宋体"/>
          <w:color w:val="000000"/>
          <w:kern w:val="0"/>
          <w:sz w:val="24"/>
        </w:rPr>
        <w:instrText xml:space="preserve"> INCLUDEPICTURE  "C:\\Users\\yvdedu.com\\Desktop\\Documents\\Tencent Files\\AppData\\Local\\Temp\\1f2c35af.tmp\\img10961.PNG" \* MERGEFORMATINET </w:instrText>
      </w:r>
      <w:r w:rsidR="006C3EF9">
        <w:rPr>
          <w:rFonts w:ascii="宋体" w:hAnsi="宋体"/>
          <w:color w:val="000000"/>
          <w:kern w:val="0"/>
          <w:sz w:val="24"/>
        </w:rPr>
        <w:fldChar w:fldCharType="separate"/>
      </w:r>
      <w:r w:rsidR="002959A5">
        <w:rPr>
          <w:rFonts w:ascii="宋体" w:hAnsi="宋体"/>
          <w:color w:val="000000"/>
          <w:kern w:val="0"/>
          <w:sz w:val="24"/>
        </w:rPr>
        <w:fldChar w:fldCharType="begin"/>
      </w:r>
      <w:r w:rsidR="002959A5">
        <w:rPr>
          <w:rFonts w:ascii="宋体" w:hAnsi="宋体"/>
          <w:color w:val="000000"/>
          <w:kern w:val="0"/>
          <w:sz w:val="24"/>
        </w:rPr>
        <w:instrText xml:space="preserve"> INCLUDEPICTURE  "C:\\Users\\yvdedu.com\\Desktop\\ECMP</w:instrText>
      </w:r>
      <w:r w:rsidR="002959A5">
        <w:rPr>
          <w:rFonts w:ascii="宋体" w:hAnsi="宋体"/>
          <w:color w:val="000000"/>
          <w:kern w:val="0"/>
          <w:sz w:val="24"/>
        </w:rPr>
        <w:instrText>二次开发培训</w:instrText>
      </w:r>
      <w:r w:rsidR="002959A5">
        <w:rPr>
          <w:rFonts w:ascii="宋体" w:hAnsi="宋体"/>
          <w:color w:val="000000"/>
          <w:kern w:val="0"/>
          <w:sz w:val="24"/>
        </w:rPr>
        <w:instrText xml:space="preserve">\\Documents\\Tencent Files\\AppData\\Local\\Temp\\1f2c35af.tmp\\img10961.PNG" \* MERGEFORMATINET </w:instrText>
      </w:r>
      <w:r w:rsidR="002959A5">
        <w:rPr>
          <w:rFonts w:ascii="宋体" w:hAnsi="宋体"/>
          <w:color w:val="000000"/>
          <w:kern w:val="0"/>
          <w:sz w:val="24"/>
        </w:rPr>
        <w:fldChar w:fldCharType="separate"/>
      </w:r>
      <w:r w:rsidR="00F77120">
        <w:rPr>
          <w:rFonts w:ascii="宋体" w:hAnsi="宋体"/>
          <w:color w:val="000000"/>
          <w:kern w:val="0"/>
          <w:sz w:val="24"/>
        </w:rPr>
        <w:fldChar w:fldCharType="begin"/>
      </w:r>
      <w:r w:rsidR="00F77120">
        <w:rPr>
          <w:rFonts w:ascii="宋体" w:hAnsi="宋体"/>
          <w:color w:val="000000"/>
          <w:kern w:val="0"/>
          <w:sz w:val="24"/>
        </w:rPr>
        <w:instrText xml:space="preserve"> INCLUDEPICTURE  "C:\\Users\\yvdedu.com\\Desktop\\ECMP</w:instrText>
      </w:r>
      <w:r w:rsidR="00F77120">
        <w:rPr>
          <w:rFonts w:ascii="宋体" w:hAnsi="宋体"/>
          <w:color w:val="000000"/>
          <w:kern w:val="0"/>
          <w:sz w:val="24"/>
        </w:rPr>
        <w:instrText>二次开发培训</w:instrText>
      </w:r>
      <w:r w:rsidR="00F77120">
        <w:rPr>
          <w:rFonts w:ascii="宋体" w:hAnsi="宋体"/>
          <w:color w:val="000000"/>
          <w:kern w:val="0"/>
          <w:sz w:val="24"/>
        </w:rPr>
        <w:instrText xml:space="preserve">\\Documents\\Tencent Files\\AppData\\Local\\Temp\\1f2c35af.tmp\\img10961.PNG" \* MERGEFORMATINET </w:instrText>
      </w:r>
      <w:r w:rsidR="00F77120">
        <w:rPr>
          <w:rFonts w:ascii="宋体" w:hAnsi="宋体"/>
          <w:color w:val="000000"/>
          <w:kern w:val="0"/>
          <w:sz w:val="24"/>
        </w:rPr>
        <w:fldChar w:fldCharType="separate"/>
      </w:r>
      <w:r w:rsidR="008B0D01">
        <w:rPr>
          <w:rFonts w:ascii="宋体" w:hAnsi="宋体"/>
          <w:color w:val="000000"/>
          <w:kern w:val="0"/>
          <w:sz w:val="24"/>
        </w:rPr>
        <w:fldChar w:fldCharType="begin"/>
      </w:r>
      <w:r w:rsidR="008B0D01">
        <w:rPr>
          <w:rFonts w:ascii="宋体" w:hAnsi="宋体"/>
          <w:color w:val="000000"/>
          <w:kern w:val="0"/>
          <w:sz w:val="24"/>
        </w:rPr>
        <w:instrText xml:space="preserve"> INCLUDEPICTURE  "C:\\Users\\yvdedu.com\\Desktop\\ECMP</w:instrText>
      </w:r>
      <w:r w:rsidR="008B0D01">
        <w:rPr>
          <w:rFonts w:ascii="宋体" w:hAnsi="宋体"/>
          <w:color w:val="000000"/>
          <w:kern w:val="0"/>
          <w:sz w:val="24"/>
        </w:rPr>
        <w:instrText>二次开发培训</w:instrText>
      </w:r>
      <w:r w:rsidR="008B0D01">
        <w:rPr>
          <w:rFonts w:ascii="宋体" w:hAnsi="宋体"/>
          <w:color w:val="000000"/>
          <w:kern w:val="0"/>
          <w:sz w:val="24"/>
        </w:rPr>
        <w:instrText xml:space="preserve">\\Documents\\Tencent Files\\AppData\\Local\\Temp\\1f2c35af.tmp\\img10961.PNG" \* MERGEFORMATINET </w:instrText>
      </w:r>
      <w:r w:rsidR="008B0D01">
        <w:rPr>
          <w:rFonts w:ascii="宋体" w:hAnsi="宋体"/>
          <w:color w:val="000000"/>
          <w:kern w:val="0"/>
          <w:sz w:val="24"/>
        </w:rPr>
        <w:fldChar w:fldCharType="separate"/>
      </w:r>
      <w:r w:rsidR="00313507">
        <w:rPr>
          <w:rFonts w:ascii="宋体" w:hAnsi="宋体"/>
          <w:color w:val="000000"/>
          <w:kern w:val="0"/>
          <w:sz w:val="24"/>
        </w:rPr>
        <w:fldChar w:fldCharType="begin"/>
      </w:r>
      <w:r w:rsidR="00313507">
        <w:rPr>
          <w:rFonts w:ascii="宋体" w:hAnsi="宋体"/>
          <w:color w:val="000000"/>
          <w:kern w:val="0"/>
          <w:sz w:val="24"/>
        </w:rPr>
        <w:instrText xml:space="preserve"> INCLUDEPICTURE  "C:\\Users\\yvdedu.com\\Desktop\\ECMP</w:instrText>
      </w:r>
      <w:r w:rsidR="00313507">
        <w:rPr>
          <w:rFonts w:ascii="宋体" w:hAnsi="宋体"/>
          <w:color w:val="000000"/>
          <w:kern w:val="0"/>
          <w:sz w:val="24"/>
        </w:rPr>
        <w:instrText>二次开发培训</w:instrText>
      </w:r>
      <w:r w:rsidR="00313507">
        <w:rPr>
          <w:rFonts w:ascii="宋体" w:hAnsi="宋体"/>
          <w:color w:val="000000"/>
          <w:kern w:val="0"/>
          <w:sz w:val="24"/>
        </w:rPr>
        <w:instrText xml:space="preserve">\\Documents\\Tencent Files\\AppData\\Local\\Temp\\1f2c35af.tmp\\img10961.PNG" \* MERGEFORMATINET </w:instrText>
      </w:r>
      <w:r w:rsidR="00313507">
        <w:rPr>
          <w:rFonts w:ascii="宋体" w:hAnsi="宋体"/>
          <w:color w:val="000000"/>
          <w:kern w:val="0"/>
          <w:sz w:val="24"/>
        </w:rPr>
        <w:fldChar w:fldCharType="separate"/>
      </w:r>
      <w:r w:rsidR="00222664">
        <w:rPr>
          <w:rFonts w:ascii="宋体" w:hAnsi="宋体"/>
          <w:color w:val="000000"/>
          <w:kern w:val="0"/>
          <w:sz w:val="24"/>
        </w:rPr>
        <w:fldChar w:fldCharType="begin"/>
      </w:r>
      <w:r w:rsidR="00222664">
        <w:rPr>
          <w:rFonts w:ascii="宋体" w:hAnsi="宋体"/>
          <w:color w:val="000000"/>
          <w:kern w:val="0"/>
          <w:sz w:val="24"/>
        </w:rPr>
        <w:instrText xml:space="preserve"> INCLUDEPICTURE  "C:\\Users\\yvdedu.com\\Desktop\\ECMP</w:instrText>
      </w:r>
      <w:r w:rsidR="00222664">
        <w:rPr>
          <w:rFonts w:ascii="宋体" w:hAnsi="宋体"/>
          <w:color w:val="000000"/>
          <w:kern w:val="0"/>
          <w:sz w:val="24"/>
        </w:rPr>
        <w:instrText>二次开发培训</w:instrText>
      </w:r>
      <w:r w:rsidR="00222664">
        <w:rPr>
          <w:rFonts w:ascii="宋体" w:hAnsi="宋体"/>
          <w:color w:val="000000"/>
          <w:kern w:val="0"/>
          <w:sz w:val="24"/>
        </w:rPr>
        <w:instrText xml:space="preserve">\\Documents\\Tencent Files\\AppData\\Local\\Temp\\1f2c35af.tmp\\img10961.PNG" \* MERGEFORMATINET </w:instrText>
      </w:r>
      <w:r w:rsidR="00222664">
        <w:rPr>
          <w:rFonts w:ascii="宋体" w:hAnsi="宋体"/>
          <w:color w:val="000000"/>
          <w:kern w:val="0"/>
          <w:sz w:val="24"/>
        </w:rPr>
        <w:fldChar w:fldCharType="separate"/>
      </w:r>
      <w:r w:rsidR="00AF5000">
        <w:rPr>
          <w:rFonts w:ascii="宋体" w:hAnsi="宋体"/>
          <w:color w:val="000000"/>
          <w:kern w:val="0"/>
          <w:sz w:val="24"/>
        </w:rPr>
        <w:fldChar w:fldCharType="begin"/>
      </w:r>
      <w:r w:rsidR="00AF5000">
        <w:rPr>
          <w:rFonts w:ascii="宋体" w:hAnsi="宋体"/>
          <w:color w:val="000000"/>
          <w:kern w:val="0"/>
          <w:sz w:val="24"/>
        </w:rPr>
        <w:instrText xml:space="preserve"> INCLUDEPICTURE  "C:\\Users\\yvdedu.com\\Desktop\\ECMP</w:instrText>
      </w:r>
      <w:r w:rsidR="00AF5000">
        <w:rPr>
          <w:rFonts w:ascii="宋体" w:hAnsi="宋体"/>
          <w:color w:val="000000"/>
          <w:kern w:val="0"/>
          <w:sz w:val="24"/>
        </w:rPr>
        <w:instrText>二次开发培训</w:instrText>
      </w:r>
      <w:r w:rsidR="00AF5000">
        <w:rPr>
          <w:rFonts w:ascii="宋体" w:hAnsi="宋体"/>
          <w:color w:val="000000"/>
          <w:kern w:val="0"/>
          <w:sz w:val="24"/>
        </w:rPr>
        <w:instrText xml:space="preserve">\\Documents\\Tencent Files\\AppData\\Local\\Temp\\1f2c35af.tmp\\img10961.PNG" \* MERGEFORMATINET </w:instrText>
      </w:r>
      <w:r w:rsidR="00AF5000">
        <w:rPr>
          <w:rFonts w:ascii="宋体" w:hAnsi="宋体"/>
          <w:color w:val="000000"/>
          <w:kern w:val="0"/>
          <w:sz w:val="24"/>
        </w:rPr>
        <w:fldChar w:fldCharType="separate"/>
      </w:r>
      <w:r w:rsidR="00C00499">
        <w:rPr>
          <w:rFonts w:ascii="宋体" w:hAnsi="宋体"/>
          <w:color w:val="000000"/>
          <w:kern w:val="0"/>
          <w:sz w:val="24"/>
        </w:rPr>
        <w:fldChar w:fldCharType="begin"/>
      </w:r>
      <w:r w:rsidR="00C00499">
        <w:rPr>
          <w:rFonts w:ascii="宋体" w:hAnsi="宋体"/>
          <w:color w:val="000000"/>
          <w:kern w:val="0"/>
          <w:sz w:val="24"/>
        </w:rPr>
        <w:instrText xml:space="preserve"> INCLUDEPICTURE  "E:\\company\\rcsit\\04_</w:instrText>
      </w:r>
      <w:r w:rsidR="00C00499">
        <w:rPr>
          <w:rFonts w:ascii="宋体" w:hAnsi="宋体"/>
          <w:color w:val="000000"/>
          <w:kern w:val="0"/>
          <w:sz w:val="24"/>
        </w:rPr>
        <w:instrText>基础平台与产品研发部</w:instrText>
      </w:r>
      <w:r w:rsidR="00C00499">
        <w:rPr>
          <w:rFonts w:ascii="宋体" w:hAnsi="宋体"/>
          <w:color w:val="000000"/>
          <w:kern w:val="0"/>
          <w:sz w:val="24"/>
        </w:rPr>
        <w:instrText>\\01_</w:instrText>
      </w:r>
      <w:r w:rsidR="00C00499">
        <w:rPr>
          <w:rFonts w:ascii="宋体" w:hAnsi="宋体"/>
          <w:color w:val="000000"/>
          <w:kern w:val="0"/>
          <w:sz w:val="24"/>
        </w:rPr>
        <w:instrText>产品管理</w:instrText>
      </w:r>
      <w:r w:rsidR="00C00499">
        <w:rPr>
          <w:rFonts w:ascii="宋体" w:hAnsi="宋体"/>
          <w:color w:val="000000"/>
          <w:kern w:val="0"/>
          <w:sz w:val="24"/>
        </w:rPr>
        <w:instrText>\\</w:instrText>
      </w:r>
      <w:r w:rsidR="00C00499">
        <w:rPr>
          <w:rFonts w:ascii="宋体" w:hAnsi="宋体"/>
          <w:color w:val="000000"/>
          <w:kern w:val="0"/>
          <w:sz w:val="24"/>
        </w:rPr>
        <w:instrText>产品培训</w:instrText>
      </w:r>
      <w:r w:rsidR="00C00499">
        <w:rPr>
          <w:rFonts w:ascii="宋体" w:hAnsi="宋体"/>
          <w:color w:val="000000"/>
          <w:kern w:val="0"/>
          <w:sz w:val="24"/>
        </w:rPr>
        <w:instrText>\\20171115-ECMP</w:instrText>
      </w:r>
      <w:r w:rsidR="00C00499">
        <w:rPr>
          <w:rFonts w:ascii="宋体" w:hAnsi="宋体"/>
          <w:color w:val="000000"/>
          <w:kern w:val="0"/>
          <w:sz w:val="24"/>
        </w:rPr>
        <w:instrText>二次开发基础培训</w:instrText>
      </w:r>
      <w:r w:rsidR="00C00499">
        <w:rPr>
          <w:rFonts w:ascii="宋体" w:hAnsi="宋体"/>
          <w:color w:val="000000"/>
          <w:kern w:val="0"/>
          <w:sz w:val="24"/>
        </w:rPr>
        <w:instrText>\\</w:instrText>
      </w:r>
      <w:r w:rsidR="00C00499">
        <w:rPr>
          <w:rFonts w:ascii="宋体" w:hAnsi="宋体"/>
          <w:color w:val="000000"/>
          <w:kern w:val="0"/>
          <w:sz w:val="24"/>
        </w:rPr>
        <w:instrText>产品介绍资料</w:instrText>
      </w:r>
      <w:r w:rsidR="00C00499">
        <w:rPr>
          <w:rFonts w:ascii="宋体" w:hAnsi="宋体"/>
          <w:color w:val="000000"/>
          <w:kern w:val="0"/>
          <w:sz w:val="24"/>
        </w:rPr>
        <w:instrText xml:space="preserve">\\Documents\\Tencent Files\\AppData\\Local\\Temp\\1f2c35af.tmp\\img10961.PNG" \* MERGEFORMATINET </w:instrText>
      </w:r>
      <w:r w:rsidR="00C00499">
        <w:rPr>
          <w:rFonts w:ascii="宋体" w:hAnsi="宋体"/>
          <w:color w:val="000000"/>
          <w:kern w:val="0"/>
          <w:sz w:val="24"/>
        </w:rPr>
        <w:fldChar w:fldCharType="separate"/>
      </w:r>
      <w:r w:rsidR="00C40821">
        <w:rPr>
          <w:rFonts w:ascii="宋体" w:hAnsi="宋体"/>
          <w:color w:val="000000"/>
          <w:kern w:val="0"/>
          <w:sz w:val="24"/>
        </w:rPr>
        <w:fldChar w:fldCharType="begin"/>
      </w:r>
      <w:r w:rsidR="00C40821">
        <w:rPr>
          <w:rFonts w:ascii="宋体" w:hAnsi="宋体"/>
          <w:color w:val="000000"/>
          <w:kern w:val="0"/>
          <w:sz w:val="24"/>
        </w:rPr>
        <w:instrText xml:space="preserve"> INCLUDEPICTURE  "E:\\company\\rcsit\\04_</w:instrText>
      </w:r>
      <w:r w:rsidR="00C40821">
        <w:rPr>
          <w:rFonts w:ascii="宋体" w:hAnsi="宋体"/>
          <w:color w:val="000000"/>
          <w:kern w:val="0"/>
          <w:sz w:val="24"/>
        </w:rPr>
        <w:instrText>基础平台与产品研发部</w:instrText>
      </w:r>
      <w:r w:rsidR="00C40821">
        <w:rPr>
          <w:rFonts w:ascii="宋体" w:hAnsi="宋体"/>
          <w:color w:val="000000"/>
          <w:kern w:val="0"/>
          <w:sz w:val="24"/>
        </w:rPr>
        <w:instrText>\\01_</w:instrText>
      </w:r>
      <w:r w:rsidR="00C40821">
        <w:rPr>
          <w:rFonts w:ascii="宋体" w:hAnsi="宋体"/>
          <w:color w:val="000000"/>
          <w:kern w:val="0"/>
          <w:sz w:val="24"/>
        </w:rPr>
        <w:instrText>产品管理</w:instrText>
      </w:r>
      <w:r w:rsidR="00C40821">
        <w:rPr>
          <w:rFonts w:ascii="宋体" w:hAnsi="宋体"/>
          <w:color w:val="000000"/>
          <w:kern w:val="0"/>
          <w:sz w:val="24"/>
        </w:rPr>
        <w:instrText>\\</w:instrText>
      </w:r>
      <w:r w:rsidR="00C40821">
        <w:rPr>
          <w:rFonts w:ascii="宋体" w:hAnsi="宋体"/>
          <w:color w:val="000000"/>
          <w:kern w:val="0"/>
          <w:sz w:val="24"/>
        </w:rPr>
        <w:instrText>产品培训</w:instrText>
      </w:r>
      <w:r w:rsidR="00C40821">
        <w:rPr>
          <w:rFonts w:ascii="宋体" w:hAnsi="宋体"/>
          <w:color w:val="000000"/>
          <w:kern w:val="0"/>
          <w:sz w:val="24"/>
        </w:rPr>
        <w:instrText>\\20171115-ECMP</w:instrText>
      </w:r>
      <w:r w:rsidR="00C40821">
        <w:rPr>
          <w:rFonts w:ascii="宋体" w:hAnsi="宋体"/>
          <w:color w:val="000000"/>
          <w:kern w:val="0"/>
          <w:sz w:val="24"/>
        </w:rPr>
        <w:instrText>二次开发基础培训</w:instrText>
      </w:r>
      <w:r w:rsidR="00C40821">
        <w:rPr>
          <w:rFonts w:ascii="宋体" w:hAnsi="宋体"/>
          <w:color w:val="000000"/>
          <w:kern w:val="0"/>
          <w:sz w:val="24"/>
        </w:rPr>
        <w:instrText>\\</w:instrText>
      </w:r>
      <w:r w:rsidR="00C40821">
        <w:rPr>
          <w:rFonts w:ascii="宋体" w:hAnsi="宋体"/>
          <w:color w:val="000000"/>
          <w:kern w:val="0"/>
          <w:sz w:val="24"/>
        </w:rPr>
        <w:instrText>产品介绍资料</w:instrText>
      </w:r>
      <w:r w:rsidR="00C40821">
        <w:rPr>
          <w:rFonts w:ascii="宋体" w:hAnsi="宋体"/>
          <w:color w:val="000000"/>
          <w:kern w:val="0"/>
          <w:sz w:val="24"/>
        </w:rPr>
        <w:instrText>\\</w:instrText>
      </w:r>
      <w:r w:rsidR="00C40821">
        <w:rPr>
          <w:rFonts w:ascii="宋体" w:hAnsi="宋体"/>
          <w:color w:val="000000"/>
          <w:kern w:val="0"/>
          <w:sz w:val="24"/>
        </w:rPr>
        <w:instrText>预备知识</w:instrText>
      </w:r>
      <w:r w:rsidR="00C40821">
        <w:rPr>
          <w:rFonts w:ascii="宋体" w:hAnsi="宋体"/>
          <w:color w:val="000000"/>
          <w:kern w:val="0"/>
          <w:sz w:val="24"/>
        </w:rPr>
        <w:instrText xml:space="preserve">\\Documents\\Tencent Files\\AppData\\Local\\Temp\\1f2c35af.tmp\\img10961.PNG" \* MERGEFORMATINET </w:instrText>
      </w:r>
      <w:r w:rsidR="00C40821">
        <w:rPr>
          <w:rFonts w:ascii="宋体" w:hAnsi="宋体"/>
          <w:color w:val="000000"/>
          <w:kern w:val="0"/>
          <w:sz w:val="24"/>
        </w:rPr>
        <w:fldChar w:fldCharType="separate"/>
      </w:r>
      <w:r w:rsidR="00B62556">
        <w:rPr>
          <w:rFonts w:ascii="宋体" w:hAnsi="宋体"/>
          <w:color w:val="000000"/>
          <w:kern w:val="0"/>
          <w:sz w:val="24"/>
        </w:rPr>
        <w:fldChar w:fldCharType="begin"/>
      </w:r>
      <w:r w:rsidR="00B62556">
        <w:rPr>
          <w:rFonts w:ascii="宋体" w:hAnsi="宋体"/>
          <w:color w:val="000000"/>
          <w:kern w:val="0"/>
          <w:sz w:val="24"/>
        </w:rPr>
        <w:instrText xml:space="preserve"> INCLUDEPICTURE  "E:\\company\\rcsit\\04_</w:instrText>
      </w:r>
      <w:r w:rsidR="00B62556">
        <w:rPr>
          <w:rFonts w:ascii="宋体" w:hAnsi="宋体"/>
          <w:color w:val="000000"/>
          <w:kern w:val="0"/>
          <w:sz w:val="24"/>
        </w:rPr>
        <w:instrText>基础平台与产品研发部</w:instrText>
      </w:r>
      <w:r w:rsidR="00B62556">
        <w:rPr>
          <w:rFonts w:ascii="宋体" w:hAnsi="宋体"/>
          <w:color w:val="000000"/>
          <w:kern w:val="0"/>
          <w:sz w:val="24"/>
        </w:rPr>
        <w:instrText>\\01_</w:instrText>
      </w:r>
      <w:r w:rsidR="00B62556">
        <w:rPr>
          <w:rFonts w:ascii="宋体" w:hAnsi="宋体"/>
          <w:color w:val="000000"/>
          <w:kern w:val="0"/>
          <w:sz w:val="24"/>
        </w:rPr>
        <w:instrText>产品管理</w:instrText>
      </w:r>
      <w:r w:rsidR="00B62556">
        <w:rPr>
          <w:rFonts w:ascii="宋体" w:hAnsi="宋体"/>
          <w:color w:val="000000"/>
          <w:kern w:val="0"/>
          <w:sz w:val="24"/>
        </w:rPr>
        <w:instrText>\\</w:instrText>
      </w:r>
      <w:r w:rsidR="00B62556">
        <w:rPr>
          <w:rFonts w:ascii="宋体" w:hAnsi="宋体"/>
          <w:color w:val="000000"/>
          <w:kern w:val="0"/>
          <w:sz w:val="24"/>
        </w:rPr>
        <w:instrText>产品培训</w:instrText>
      </w:r>
      <w:r w:rsidR="00B62556">
        <w:rPr>
          <w:rFonts w:ascii="宋体" w:hAnsi="宋体"/>
          <w:color w:val="000000"/>
          <w:kern w:val="0"/>
          <w:sz w:val="24"/>
        </w:rPr>
        <w:instrText>\\20171115-ECMP</w:instrText>
      </w:r>
      <w:r w:rsidR="00B62556">
        <w:rPr>
          <w:rFonts w:ascii="宋体" w:hAnsi="宋体"/>
          <w:color w:val="000000"/>
          <w:kern w:val="0"/>
          <w:sz w:val="24"/>
        </w:rPr>
        <w:instrText>二次开发基础培训</w:instrText>
      </w:r>
      <w:r w:rsidR="00B62556">
        <w:rPr>
          <w:rFonts w:ascii="宋体" w:hAnsi="宋体"/>
          <w:color w:val="000000"/>
          <w:kern w:val="0"/>
          <w:sz w:val="24"/>
        </w:rPr>
        <w:instrText>\\</w:instrText>
      </w:r>
      <w:r w:rsidR="00B62556">
        <w:rPr>
          <w:rFonts w:ascii="宋体" w:hAnsi="宋体"/>
          <w:color w:val="000000"/>
          <w:kern w:val="0"/>
          <w:sz w:val="24"/>
        </w:rPr>
        <w:instrText>产品介绍资料</w:instrText>
      </w:r>
      <w:r w:rsidR="00B62556">
        <w:rPr>
          <w:rFonts w:ascii="宋体" w:hAnsi="宋体"/>
          <w:color w:val="000000"/>
          <w:kern w:val="0"/>
          <w:sz w:val="24"/>
        </w:rPr>
        <w:instrText>\\</w:instrText>
      </w:r>
      <w:r w:rsidR="00B62556">
        <w:rPr>
          <w:rFonts w:ascii="宋体" w:hAnsi="宋体"/>
          <w:color w:val="000000"/>
          <w:kern w:val="0"/>
          <w:sz w:val="24"/>
        </w:rPr>
        <w:instrText>预备知识</w:instrText>
      </w:r>
      <w:r w:rsidR="00B62556">
        <w:rPr>
          <w:rFonts w:ascii="宋体" w:hAnsi="宋体"/>
          <w:color w:val="000000"/>
          <w:kern w:val="0"/>
          <w:sz w:val="24"/>
        </w:rPr>
        <w:instrText xml:space="preserve">\\Documents\\Tencent Files\\AppData\\Local\\Temp\\1f2c35af.tmp\\img10961.PNG" \* MERGEFORMATINET </w:instrText>
      </w:r>
      <w:r w:rsidR="00B62556">
        <w:rPr>
          <w:rFonts w:ascii="宋体" w:hAnsi="宋体"/>
          <w:color w:val="000000"/>
          <w:kern w:val="0"/>
          <w:sz w:val="24"/>
        </w:rPr>
        <w:fldChar w:fldCharType="separate"/>
      </w:r>
      <w:r w:rsidR="00181B2F">
        <w:rPr>
          <w:rFonts w:ascii="宋体" w:hAnsi="宋体"/>
          <w:color w:val="000000"/>
          <w:kern w:val="0"/>
          <w:sz w:val="24"/>
        </w:rPr>
        <w:fldChar w:fldCharType="begin"/>
      </w:r>
      <w:r w:rsidR="00181B2F">
        <w:rPr>
          <w:rFonts w:ascii="宋体" w:hAnsi="宋体"/>
          <w:color w:val="000000"/>
          <w:kern w:val="0"/>
          <w:sz w:val="24"/>
        </w:rPr>
        <w:instrText xml:space="preserve"> INCLUDEPICTURE  "C:\\Users\\yvdedu.com\\Desktop\\ECMP</w:instrText>
      </w:r>
      <w:r w:rsidR="00181B2F">
        <w:rPr>
          <w:rFonts w:ascii="宋体" w:hAnsi="宋体"/>
          <w:color w:val="000000"/>
          <w:kern w:val="0"/>
          <w:sz w:val="24"/>
        </w:rPr>
        <w:instrText>二次开发培训</w:instrText>
      </w:r>
      <w:r w:rsidR="00181B2F">
        <w:rPr>
          <w:rFonts w:ascii="宋体" w:hAnsi="宋体"/>
          <w:color w:val="000000"/>
          <w:kern w:val="0"/>
          <w:sz w:val="24"/>
        </w:rPr>
        <w:instrText xml:space="preserve">\\Documents\\Tencent Files\\AppData\\Local\\Temp\\1f2c35af.tmp\\img10961.PNG" \* MERGEFORMATINET </w:instrText>
      </w:r>
      <w:r w:rsidR="00181B2F">
        <w:rPr>
          <w:rFonts w:ascii="宋体" w:hAnsi="宋体"/>
          <w:color w:val="000000"/>
          <w:kern w:val="0"/>
          <w:sz w:val="24"/>
        </w:rPr>
        <w:fldChar w:fldCharType="separate"/>
      </w:r>
      <w:r w:rsidR="009A6525">
        <w:rPr>
          <w:rFonts w:ascii="宋体" w:hAnsi="宋体"/>
          <w:color w:val="000000"/>
          <w:kern w:val="0"/>
          <w:sz w:val="24"/>
        </w:rPr>
        <w:fldChar w:fldCharType="begin"/>
      </w:r>
      <w:r w:rsidR="009A6525">
        <w:rPr>
          <w:rFonts w:ascii="宋体" w:hAnsi="宋体"/>
          <w:color w:val="000000"/>
          <w:kern w:val="0"/>
          <w:sz w:val="24"/>
        </w:rPr>
        <w:instrText xml:space="preserve"> INCLUDEPICTURE  "C:\\Users\\yvdedu.com\\Desktop\\ECMP</w:instrText>
      </w:r>
      <w:r w:rsidR="009A6525">
        <w:rPr>
          <w:rFonts w:ascii="宋体" w:hAnsi="宋体"/>
          <w:color w:val="000000"/>
          <w:kern w:val="0"/>
          <w:sz w:val="24"/>
        </w:rPr>
        <w:instrText>二次开发培训</w:instrText>
      </w:r>
      <w:r w:rsidR="009A6525">
        <w:rPr>
          <w:rFonts w:ascii="宋体" w:hAnsi="宋体"/>
          <w:color w:val="000000"/>
          <w:kern w:val="0"/>
          <w:sz w:val="24"/>
        </w:rPr>
        <w:instrText xml:space="preserve">\\Documents\\Tencent Files\\AppData\\Local\\Temp\\1f2c35af.tmp\\img10961.PNG" \* MERGEFORMATINET </w:instrText>
      </w:r>
      <w:r w:rsidR="009A6525">
        <w:rPr>
          <w:rFonts w:ascii="宋体" w:hAnsi="宋体"/>
          <w:color w:val="000000"/>
          <w:kern w:val="0"/>
          <w:sz w:val="24"/>
        </w:rPr>
        <w:fldChar w:fldCharType="separate"/>
      </w:r>
      <w:r w:rsidR="0083624B">
        <w:rPr>
          <w:rFonts w:ascii="宋体" w:hAnsi="宋体"/>
          <w:color w:val="000000"/>
          <w:kern w:val="0"/>
          <w:sz w:val="24"/>
        </w:rPr>
        <w:fldChar w:fldCharType="begin"/>
      </w:r>
      <w:r w:rsidR="0083624B">
        <w:rPr>
          <w:rFonts w:ascii="宋体" w:hAnsi="宋体"/>
          <w:color w:val="000000"/>
          <w:kern w:val="0"/>
          <w:sz w:val="24"/>
        </w:rPr>
        <w:instrText xml:space="preserve"> INCLUDEPICTURE  "C:\\Users\\yvdedu.com\\Desktop\\ECMP</w:instrText>
      </w:r>
      <w:r w:rsidR="0083624B">
        <w:rPr>
          <w:rFonts w:ascii="宋体" w:hAnsi="宋体"/>
          <w:color w:val="000000"/>
          <w:kern w:val="0"/>
          <w:sz w:val="24"/>
        </w:rPr>
        <w:instrText>二次开发培训</w:instrText>
      </w:r>
      <w:r w:rsidR="0083624B">
        <w:rPr>
          <w:rFonts w:ascii="宋体" w:hAnsi="宋体"/>
          <w:color w:val="000000"/>
          <w:kern w:val="0"/>
          <w:sz w:val="24"/>
        </w:rPr>
        <w:instrText xml:space="preserve">\\Documents\\Tencent Files\\AppData\\Local\\Temp\\1f2c35af.tmp\\img10961.PNG" \* MERGEFORMATINET </w:instrText>
      </w:r>
      <w:r w:rsidR="0083624B">
        <w:rPr>
          <w:rFonts w:ascii="宋体" w:hAnsi="宋体"/>
          <w:color w:val="000000"/>
          <w:kern w:val="0"/>
          <w:sz w:val="24"/>
        </w:rPr>
        <w:fldChar w:fldCharType="separate"/>
      </w:r>
      <w:r w:rsidR="00A17000">
        <w:rPr>
          <w:rFonts w:ascii="宋体" w:hAnsi="宋体"/>
          <w:color w:val="000000"/>
          <w:kern w:val="0"/>
          <w:sz w:val="24"/>
        </w:rPr>
        <w:fldChar w:fldCharType="begin"/>
      </w:r>
      <w:r w:rsidR="00A17000">
        <w:rPr>
          <w:rFonts w:ascii="宋体" w:hAnsi="宋体"/>
          <w:color w:val="000000"/>
          <w:kern w:val="0"/>
          <w:sz w:val="24"/>
        </w:rPr>
        <w:instrText xml:space="preserve"> INCLUDEPICTURE  "C:\\Users\\yvdedu.com\\Desktop\\</w:instrText>
      </w:r>
      <w:r w:rsidR="00A17000">
        <w:rPr>
          <w:rFonts w:ascii="宋体" w:hAnsi="宋体"/>
          <w:color w:val="000000"/>
          <w:kern w:val="0"/>
          <w:sz w:val="24"/>
        </w:rPr>
        <w:instrText>企智云</w:instrText>
      </w:r>
      <w:r w:rsidR="00A17000">
        <w:rPr>
          <w:rFonts w:ascii="宋体" w:hAnsi="宋体"/>
          <w:color w:val="000000"/>
          <w:kern w:val="0"/>
          <w:sz w:val="24"/>
        </w:rPr>
        <w:instrText>ECMP</w:instrText>
      </w:r>
      <w:r w:rsidR="00A17000">
        <w:rPr>
          <w:rFonts w:ascii="宋体" w:hAnsi="宋体"/>
          <w:color w:val="000000"/>
          <w:kern w:val="0"/>
          <w:sz w:val="24"/>
        </w:rPr>
        <w:instrText>平台培训视频及</w:instrText>
      </w:r>
      <w:r w:rsidR="00A17000">
        <w:rPr>
          <w:rFonts w:ascii="宋体" w:hAnsi="宋体"/>
          <w:color w:val="000000"/>
          <w:kern w:val="0"/>
          <w:sz w:val="24"/>
        </w:rPr>
        <w:instrText>PPT</w:instrText>
      </w:r>
      <w:r w:rsidR="00A17000">
        <w:rPr>
          <w:rFonts w:ascii="宋体" w:hAnsi="宋体"/>
          <w:color w:val="000000"/>
          <w:kern w:val="0"/>
          <w:sz w:val="24"/>
        </w:rPr>
        <w:instrText>课件</w:instrText>
      </w:r>
      <w:r w:rsidR="00A17000">
        <w:rPr>
          <w:rFonts w:ascii="宋体" w:hAnsi="宋体"/>
          <w:color w:val="000000"/>
          <w:kern w:val="0"/>
          <w:sz w:val="24"/>
        </w:rPr>
        <w:instrText>\\</w:instrText>
      </w:r>
      <w:r w:rsidR="00A17000">
        <w:rPr>
          <w:rFonts w:ascii="宋体" w:hAnsi="宋体"/>
          <w:color w:val="000000"/>
          <w:kern w:val="0"/>
          <w:sz w:val="24"/>
        </w:rPr>
        <w:instrText>企智云</w:instrText>
      </w:r>
      <w:r w:rsidR="00A17000">
        <w:rPr>
          <w:rFonts w:ascii="宋体" w:hAnsi="宋体"/>
          <w:color w:val="000000"/>
          <w:kern w:val="0"/>
          <w:sz w:val="24"/>
        </w:rPr>
        <w:instrText>ECMP2.0</w:instrText>
      </w:r>
      <w:r w:rsidR="00A17000">
        <w:rPr>
          <w:rFonts w:ascii="宋体" w:hAnsi="宋体"/>
          <w:color w:val="000000"/>
          <w:kern w:val="0"/>
          <w:sz w:val="24"/>
        </w:rPr>
        <w:instrText>二次开发基础培训</w:instrText>
      </w:r>
      <w:r w:rsidR="00A17000">
        <w:rPr>
          <w:rFonts w:ascii="宋体" w:hAnsi="宋体"/>
          <w:color w:val="000000"/>
          <w:kern w:val="0"/>
          <w:sz w:val="24"/>
        </w:rPr>
        <w:instrText xml:space="preserve">\\Documents\\Tencent Files\\AppData\\Local\\Temp\\1f2c35af.tmp\\img10961.PNG" \* MERGEFORMATINET </w:instrText>
      </w:r>
      <w:r w:rsidR="00A17000">
        <w:rPr>
          <w:rFonts w:ascii="宋体" w:hAnsi="宋体"/>
          <w:color w:val="000000"/>
          <w:kern w:val="0"/>
          <w:sz w:val="24"/>
        </w:rPr>
        <w:fldChar w:fldCharType="separate"/>
      </w:r>
      <w:r w:rsidR="0048470A">
        <w:rPr>
          <w:rFonts w:ascii="宋体" w:hAnsi="宋体"/>
          <w:color w:val="000000"/>
          <w:kern w:val="0"/>
          <w:sz w:val="24"/>
        </w:rPr>
        <w:fldChar w:fldCharType="begin"/>
      </w:r>
      <w:r w:rsidR="0048470A">
        <w:rPr>
          <w:rFonts w:ascii="宋体" w:hAnsi="宋体"/>
          <w:color w:val="000000"/>
          <w:kern w:val="0"/>
          <w:sz w:val="24"/>
        </w:rPr>
        <w:instrText xml:space="preserve"> INCLUDEPICTURE  "C:\\Users\\jonson\\Desktop\\</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平台培训</w:instrText>
      </w:r>
      <w:r w:rsidR="0048470A">
        <w:rPr>
          <w:rFonts w:ascii="宋体" w:hAnsi="宋体"/>
          <w:color w:val="000000"/>
          <w:kern w:val="0"/>
          <w:sz w:val="24"/>
        </w:rPr>
        <w:instrText>PPT</w:instrText>
      </w:r>
      <w:r w:rsidR="0048470A">
        <w:rPr>
          <w:rFonts w:ascii="宋体" w:hAnsi="宋体"/>
          <w:color w:val="000000"/>
          <w:kern w:val="0"/>
          <w:sz w:val="24"/>
        </w:rPr>
        <w:instrText>和</w:instrText>
      </w:r>
      <w:r w:rsidR="0048470A">
        <w:rPr>
          <w:rFonts w:ascii="宋体" w:hAnsi="宋体"/>
          <w:color w:val="000000"/>
          <w:kern w:val="0"/>
          <w:sz w:val="24"/>
        </w:rPr>
        <w:instrText>Word</w:instrText>
      </w:r>
      <w:r w:rsidR="0048470A">
        <w:rPr>
          <w:rFonts w:ascii="宋体" w:hAnsi="宋体"/>
          <w:color w:val="000000"/>
          <w:kern w:val="0"/>
          <w:sz w:val="24"/>
        </w:rPr>
        <w:instrText>文档</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ECMP2.0</w:instrText>
      </w:r>
      <w:r w:rsidR="0048470A">
        <w:rPr>
          <w:rFonts w:ascii="宋体" w:hAnsi="宋体"/>
          <w:color w:val="000000"/>
          <w:kern w:val="0"/>
          <w:sz w:val="24"/>
        </w:rPr>
        <w:instrText>平台培训课件及手册</w:instrText>
      </w:r>
      <w:r w:rsidR="0048470A">
        <w:rPr>
          <w:rFonts w:ascii="宋体" w:hAnsi="宋体"/>
          <w:color w:val="000000"/>
          <w:kern w:val="0"/>
          <w:sz w:val="24"/>
        </w:rPr>
        <w:instrText>\\</w:instrText>
      </w:r>
      <w:r w:rsidR="0048470A">
        <w:rPr>
          <w:rFonts w:ascii="宋体" w:hAnsi="宋体"/>
          <w:color w:val="000000"/>
          <w:kern w:val="0"/>
          <w:sz w:val="24"/>
        </w:rPr>
        <w:instrText>企智云</w:instrText>
      </w:r>
      <w:r w:rsidR="0048470A">
        <w:rPr>
          <w:rFonts w:ascii="宋体" w:hAnsi="宋体"/>
          <w:color w:val="000000"/>
          <w:kern w:val="0"/>
          <w:sz w:val="24"/>
        </w:rPr>
        <w:instrText>ECMP</w:instrText>
      </w:r>
      <w:r w:rsidR="0048470A">
        <w:rPr>
          <w:rFonts w:ascii="宋体" w:hAnsi="宋体"/>
          <w:color w:val="000000"/>
          <w:kern w:val="0"/>
          <w:sz w:val="24"/>
        </w:rPr>
        <w:instrText>平台</w:instrText>
      </w:r>
      <w:r w:rsidR="0048470A">
        <w:rPr>
          <w:rFonts w:ascii="宋体" w:hAnsi="宋体"/>
          <w:color w:val="000000"/>
          <w:kern w:val="0"/>
          <w:sz w:val="24"/>
        </w:rPr>
        <w:instrText>-</w:instrText>
      </w:r>
      <w:r w:rsidR="0048470A">
        <w:rPr>
          <w:rFonts w:ascii="宋体" w:hAnsi="宋体"/>
          <w:color w:val="000000"/>
          <w:kern w:val="0"/>
          <w:sz w:val="24"/>
        </w:rPr>
        <w:instrText>手册规范</w:instrText>
      </w:r>
      <w:r w:rsidR="0048470A">
        <w:rPr>
          <w:rFonts w:ascii="宋体" w:hAnsi="宋体"/>
          <w:color w:val="000000"/>
          <w:kern w:val="0"/>
          <w:sz w:val="24"/>
        </w:rPr>
        <w:instrText xml:space="preserve">\\Documents\\Tencent Files\\AppData\\Local\\Temp\\1f2c35af.tmp\\img10961.PNG" \* MERGEFORMATINET </w:instrText>
      </w:r>
      <w:r w:rsidR="0048470A">
        <w:rPr>
          <w:rFonts w:ascii="宋体" w:hAnsi="宋体"/>
          <w:color w:val="000000"/>
          <w:kern w:val="0"/>
          <w:sz w:val="24"/>
        </w:rPr>
        <w:fldChar w:fldCharType="separate"/>
      </w:r>
      <w:r w:rsidR="00A22751">
        <w:rPr>
          <w:rFonts w:ascii="宋体" w:hAnsi="宋体"/>
          <w:color w:val="000000"/>
          <w:kern w:val="0"/>
          <w:sz w:val="24"/>
        </w:rPr>
        <w:fldChar w:fldCharType="begin"/>
      </w:r>
      <w:r w:rsidR="00A22751">
        <w:rPr>
          <w:rFonts w:ascii="宋体" w:hAnsi="宋体"/>
          <w:color w:val="000000"/>
          <w:kern w:val="0"/>
          <w:sz w:val="24"/>
        </w:rPr>
        <w:instrText xml:space="preserve"> INCLUDEPICTURE  "C:\\Users\\jonson\\Desktop\\</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平台培训</w:instrText>
      </w:r>
      <w:r w:rsidR="00A22751">
        <w:rPr>
          <w:rFonts w:ascii="宋体" w:hAnsi="宋体"/>
          <w:color w:val="000000"/>
          <w:kern w:val="0"/>
          <w:sz w:val="24"/>
        </w:rPr>
        <w:instrText>PPT</w:instrText>
      </w:r>
      <w:r w:rsidR="00A22751">
        <w:rPr>
          <w:rFonts w:ascii="宋体" w:hAnsi="宋体"/>
          <w:color w:val="000000"/>
          <w:kern w:val="0"/>
          <w:sz w:val="24"/>
        </w:rPr>
        <w:instrText>和</w:instrText>
      </w:r>
      <w:r w:rsidR="00A22751">
        <w:rPr>
          <w:rFonts w:ascii="宋体" w:hAnsi="宋体"/>
          <w:color w:val="000000"/>
          <w:kern w:val="0"/>
          <w:sz w:val="24"/>
        </w:rPr>
        <w:instrText>Word</w:instrText>
      </w:r>
      <w:r w:rsidR="00A22751">
        <w:rPr>
          <w:rFonts w:ascii="宋体" w:hAnsi="宋体"/>
          <w:color w:val="000000"/>
          <w:kern w:val="0"/>
          <w:sz w:val="24"/>
        </w:rPr>
        <w:instrText>文档</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ECMP2.0</w:instrText>
      </w:r>
      <w:r w:rsidR="00A22751">
        <w:rPr>
          <w:rFonts w:ascii="宋体" w:hAnsi="宋体"/>
          <w:color w:val="000000"/>
          <w:kern w:val="0"/>
          <w:sz w:val="24"/>
        </w:rPr>
        <w:instrText>平台培训课件及手册</w:instrText>
      </w:r>
      <w:r w:rsidR="00A22751">
        <w:rPr>
          <w:rFonts w:ascii="宋体" w:hAnsi="宋体"/>
          <w:color w:val="000000"/>
          <w:kern w:val="0"/>
          <w:sz w:val="24"/>
        </w:rPr>
        <w:instrText>\\</w:instrText>
      </w:r>
      <w:r w:rsidR="00A22751">
        <w:rPr>
          <w:rFonts w:ascii="宋体" w:hAnsi="宋体"/>
          <w:color w:val="000000"/>
          <w:kern w:val="0"/>
          <w:sz w:val="24"/>
        </w:rPr>
        <w:instrText>企智云</w:instrText>
      </w:r>
      <w:r w:rsidR="00A22751">
        <w:rPr>
          <w:rFonts w:ascii="宋体" w:hAnsi="宋体"/>
          <w:color w:val="000000"/>
          <w:kern w:val="0"/>
          <w:sz w:val="24"/>
        </w:rPr>
        <w:instrText>ECMP</w:instrText>
      </w:r>
      <w:r w:rsidR="00A22751">
        <w:rPr>
          <w:rFonts w:ascii="宋体" w:hAnsi="宋体"/>
          <w:color w:val="000000"/>
          <w:kern w:val="0"/>
          <w:sz w:val="24"/>
        </w:rPr>
        <w:instrText>平台</w:instrText>
      </w:r>
      <w:r w:rsidR="00A22751">
        <w:rPr>
          <w:rFonts w:ascii="宋体" w:hAnsi="宋体"/>
          <w:color w:val="000000"/>
          <w:kern w:val="0"/>
          <w:sz w:val="24"/>
        </w:rPr>
        <w:instrText>-</w:instrText>
      </w:r>
      <w:r w:rsidR="00A22751">
        <w:rPr>
          <w:rFonts w:ascii="宋体" w:hAnsi="宋体"/>
          <w:color w:val="000000"/>
          <w:kern w:val="0"/>
          <w:sz w:val="24"/>
        </w:rPr>
        <w:instrText>手册规范</w:instrText>
      </w:r>
      <w:r w:rsidR="00A22751">
        <w:rPr>
          <w:rFonts w:ascii="宋体" w:hAnsi="宋体"/>
          <w:color w:val="000000"/>
          <w:kern w:val="0"/>
          <w:sz w:val="24"/>
        </w:rPr>
        <w:instrText xml:space="preserve">\\Documents\\Tencent Files\\AppData\\Local\\Temp\\1f2c35af.tmp\\img10961.PNG" \* MERGEFORMATINET </w:instrText>
      </w:r>
      <w:r w:rsidR="00A22751">
        <w:rPr>
          <w:rFonts w:ascii="宋体" w:hAnsi="宋体"/>
          <w:color w:val="000000"/>
          <w:kern w:val="0"/>
          <w:sz w:val="24"/>
        </w:rPr>
        <w:fldChar w:fldCharType="separate"/>
      </w:r>
      <w:r w:rsidR="00723081">
        <w:rPr>
          <w:rFonts w:ascii="宋体" w:hAnsi="宋体"/>
          <w:color w:val="000000"/>
          <w:kern w:val="0"/>
          <w:sz w:val="24"/>
        </w:rPr>
        <w:fldChar w:fldCharType="begin"/>
      </w:r>
      <w:r w:rsidR="00723081">
        <w:rPr>
          <w:rFonts w:ascii="宋体" w:hAnsi="宋体"/>
          <w:color w:val="000000"/>
          <w:kern w:val="0"/>
          <w:sz w:val="24"/>
        </w:rPr>
        <w:instrText xml:space="preserve"> INCLUDEPICTURE  "C:\\Users\\yvdedu.com\\Desktop\\</w:instrText>
      </w:r>
      <w:r w:rsidR="00723081">
        <w:rPr>
          <w:rFonts w:ascii="宋体" w:hAnsi="宋体"/>
          <w:color w:val="000000"/>
          <w:kern w:val="0"/>
          <w:sz w:val="24"/>
        </w:rPr>
        <w:instrText>企智云</w:instrText>
      </w:r>
      <w:r w:rsidR="00723081">
        <w:rPr>
          <w:rFonts w:ascii="宋体" w:hAnsi="宋体"/>
          <w:color w:val="000000"/>
          <w:kern w:val="0"/>
          <w:sz w:val="24"/>
        </w:rPr>
        <w:instrText>ECMP</w:instrText>
      </w:r>
      <w:r w:rsidR="00723081">
        <w:rPr>
          <w:rFonts w:ascii="宋体" w:hAnsi="宋体"/>
          <w:color w:val="000000"/>
          <w:kern w:val="0"/>
          <w:sz w:val="24"/>
        </w:rPr>
        <w:instrText>平台</w:instrText>
      </w:r>
      <w:r w:rsidR="00723081">
        <w:rPr>
          <w:rFonts w:ascii="宋体" w:hAnsi="宋体"/>
          <w:color w:val="000000"/>
          <w:kern w:val="0"/>
          <w:sz w:val="24"/>
        </w:rPr>
        <w:instrText>-</w:instrText>
      </w:r>
      <w:r w:rsidR="00723081">
        <w:rPr>
          <w:rFonts w:ascii="宋体" w:hAnsi="宋体"/>
          <w:color w:val="000000"/>
          <w:kern w:val="0"/>
          <w:sz w:val="24"/>
        </w:rPr>
        <w:instrText>手册规范</w:instrText>
      </w:r>
      <w:r w:rsidR="00723081">
        <w:rPr>
          <w:rFonts w:ascii="宋体" w:hAnsi="宋体"/>
          <w:color w:val="000000"/>
          <w:kern w:val="0"/>
          <w:sz w:val="24"/>
        </w:rPr>
        <w:instrText xml:space="preserve">\\Documents\\Tencent Files\\AppData\\Local\\Temp\\1f2c35af.tmp\\img10961.PNG" \* MERGEFORMATINET </w:instrText>
      </w:r>
      <w:r w:rsidR="00723081">
        <w:rPr>
          <w:rFonts w:ascii="宋体" w:hAnsi="宋体"/>
          <w:color w:val="000000"/>
          <w:kern w:val="0"/>
          <w:sz w:val="24"/>
        </w:rPr>
        <w:fldChar w:fldCharType="separate"/>
      </w:r>
      <w:r w:rsidR="00A43143">
        <w:rPr>
          <w:rFonts w:ascii="宋体" w:hAnsi="宋体"/>
          <w:color w:val="000000"/>
          <w:kern w:val="0"/>
          <w:sz w:val="24"/>
        </w:rPr>
        <w:fldChar w:fldCharType="begin"/>
      </w:r>
      <w:r w:rsidR="00A43143">
        <w:rPr>
          <w:rFonts w:ascii="宋体" w:hAnsi="宋体"/>
          <w:color w:val="000000"/>
          <w:kern w:val="0"/>
          <w:sz w:val="24"/>
        </w:rPr>
        <w:instrText xml:space="preserve"> INCLUDEPICTURE  "F:\\project-doc\\ECMP\\Documents\\Tencent Files\\AppData\\Local\\Temp\\1f2c35af.tmp\\img10961.PNG" \* MERGEFORMATINET </w:instrText>
      </w:r>
      <w:r w:rsidR="00A43143">
        <w:rPr>
          <w:rFonts w:ascii="宋体" w:hAnsi="宋体"/>
          <w:color w:val="000000"/>
          <w:kern w:val="0"/>
          <w:sz w:val="24"/>
        </w:rPr>
        <w:fldChar w:fldCharType="separate"/>
      </w:r>
      <w:r w:rsidR="00BA5C7B">
        <w:rPr>
          <w:rFonts w:ascii="宋体" w:hAnsi="宋体"/>
          <w:color w:val="000000"/>
          <w:kern w:val="0"/>
          <w:sz w:val="24"/>
        </w:rPr>
        <w:pict>
          <v:shape id="_x0000_i1033" type="#_x0000_t75" alt="" style="width:428.25pt;height:254.2pt">
            <v:imagedata r:id="rId44" r:href="rId45"/>
          </v:shape>
        </w:pict>
      </w:r>
      <w:r w:rsidR="00A43143">
        <w:rPr>
          <w:rFonts w:ascii="宋体" w:hAnsi="宋体"/>
          <w:color w:val="000000"/>
          <w:kern w:val="0"/>
          <w:sz w:val="24"/>
        </w:rPr>
        <w:fldChar w:fldCharType="end"/>
      </w:r>
      <w:r w:rsidR="00723081">
        <w:rPr>
          <w:rFonts w:ascii="宋体" w:hAnsi="宋体"/>
          <w:color w:val="000000"/>
          <w:kern w:val="0"/>
          <w:sz w:val="24"/>
        </w:rPr>
        <w:fldChar w:fldCharType="end"/>
      </w:r>
      <w:r w:rsidR="00A22751">
        <w:rPr>
          <w:rFonts w:ascii="宋体" w:hAnsi="宋体"/>
          <w:color w:val="000000"/>
          <w:kern w:val="0"/>
          <w:sz w:val="24"/>
        </w:rPr>
        <w:fldChar w:fldCharType="end"/>
      </w:r>
      <w:r w:rsidR="0048470A">
        <w:rPr>
          <w:rFonts w:ascii="宋体" w:hAnsi="宋体"/>
          <w:color w:val="000000"/>
          <w:kern w:val="0"/>
          <w:sz w:val="24"/>
        </w:rPr>
        <w:fldChar w:fldCharType="end"/>
      </w:r>
      <w:r w:rsidR="00A17000">
        <w:rPr>
          <w:rFonts w:ascii="宋体" w:hAnsi="宋体"/>
          <w:color w:val="000000"/>
          <w:kern w:val="0"/>
          <w:sz w:val="24"/>
        </w:rPr>
        <w:fldChar w:fldCharType="end"/>
      </w:r>
      <w:r w:rsidR="0083624B">
        <w:rPr>
          <w:rFonts w:ascii="宋体" w:hAnsi="宋体"/>
          <w:color w:val="000000"/>
          <w:kern w:val="0"/>
          <w:sz w:val="24"/>
        </w:rPr>
        <w:fldChar w:fldCharType="end"/>
      </w:r>
      <w:r w:rsidR="009A6525">
        <w:rPr>
          <w:rFonts w:ascii="宋体" w:hAnsi="宋体"/>
          <w:color w:val="000000"/>
          <w:kern w:val="0"/>
          <w:sz w:val="24"/>
        </w:rPr>
        <w:fldChar w:fldCharType="end"/>
      </w:r>
      <w:r w:rsidR="00181B2F">
        <w:rPr>
          <w:rFonts w:ascii="宋体" w:hAnsi="宋体"/>
          <w:color w:val="000000"/>
          <w:kern w:val="0"/>
          <w:sz w:val="24"/>
        </w:rPr>
        <w:fldChar w:fldCharType="end"/>
      </w:r>
      <w:r w:rsidR="00B62556">
        <w:rPr>
          <w:rFonts w:ascii="宋体" w:hAnsi="宋体"/>
          <w:color w:val="000000"/>
          <w:kern w:val="0"/>
          <w:sz w:val="24"/>
        </w:rPr>
        <w:fldChar w:fldCharType="end"/>
      </w:r>
      <w:r w:rsidR="00C40821">
        <w:rPr>
          <w:rFonts w:ascii="宋体" w:hAnsi="宋体"/>
          <w:color w:val="000000"/>
          <w:kern w:val="0"/>
          <w:sz w:val="24"/>
        </w:rPr>
        <w:fldChar w:fldCharType="end"/>
      </w:r>
      <w:r w:rsidR="00C00499">
        <w:rPr>
          <w:rFonts w:ascii="宋体" w:hAnsi="宋体"/>
          <w:color w:val="000000"/>
          <w:kern w:val="0"/>
          <w:sz w:val="24"/>
        </w:rPr>
        <w:fldChar w:fldCharType="end"/>
      </w:r>
      <w:r w:rsidR="00AF5000">
        <w:rPr>
          <w:rFonts w:ascii="宋体" w:hAnsi="宋体"/>
          <w:color w:val="000000"/>
          <w:kern w:val="0"/>
          <w:sz w:val="24"/>
        </w:rPr>
        <w:fldChar w:fldCharType="end"/>
      </w:r>
      <w:r w:rsidR="00222664">
        <w:rPr>
          <w:rFonts w:ascii="宋体" w:hAnsi="宋体"/>
          <w:color w:val="000000"/>
          <w:kern w:val="0"/>
          <w:sz w:val="24"/>
        </w:rPr>
        <w:fldChar w:fldCharType="end"/>
      </w:r>
      <w:r w:rsidR="00313507">
        <w:rPr>
          <w:rFonts w:ascii="宋体" w:hAnsi="宋体"/>
          <w:color w:val="000000"/>
          <w:kern w:val="0"/>
          <w:sz w:val="24"/>
        </w:rPr>
        <w:fldChar w:fldCharType="end"/>
      </w:r>
      <w:r w:rsidR="008B0D01">
        <w:rPr>
          <w:rFonts w:ascii="宋体" w:hAnsi="宋体"/>
          <w:color w:val="000000"/>
          <w:kern w:val="0"/>
          <w:sz w:val="24"/>
        </w:rPr>
        <w:fldChar w:fldCharType="end"/>
      </w:r>
      <w:r w:rsidR="00F77120">
        <w:rPr>
          <w:rFonts w:ascii="宋体" w:hAnsi="宋体"/>
          <w:color w:val="000000"/>
          <w:kern w:val="0"/>
          <w:sz w:val="24"/>
        </w:rPr>
        <w:fldChar w:fldCharType="end"/>
      </w:r>
      <w:r w:rsidR="002959A5">
        <w:rPr>
          <w:rFonts w:ascii="宋体" w:hAnsi="宋体"/>
          <w:color w:val="000000"/>
          <w:kern w:val="0"/>
          <w:sz w:val="24"/>
        </w:rPr>
        <w:fldChar w:fldCharType="end"/>
      </w:r>
      <w:r w:rsidR="006C3EF9">
        <w:rPr>
          <w:rFonts w:ascii="宋体" w:hAnsi="宋体"/>
          <w:color w:val="000000"/>
          <w:kern w:val="0"/>
          <w:sz w:val="24"/>
        </w:rPr>
        <w:fldChar w:fldCharType="end"/>
      </w:r>
      <w:r w:rsidR="00E656A1">
        <w:rPr>
          <w:rFonts w:ascii="宋体" w:hAnsi="宋体"/>
          <w:color w:val="000000"/>
          <w:kern w:val="0"/>
          <w:sz w:val="24"/>
        </w:rPr>
        <w:fldChar w:fldCharType="end"/>
      </w:r>
      <w:r w:rsidR="00AA3CBE">
        <w:rPr>
          <w:rFonts w:ascii="宋体" w:hAnsi="宋体"/>
          <w:color w:val="000000"/>
          <w:kern w:val="0"/>
          <w:sz w:val="24"/>
        </w:rPr>
        <w:fldChar w:fldCharType="end"/>
      </w:r>
      <w:r w:rsidR="00190F59">
        <w:rPr>
          <w:rFonts w:ascii="宋体" w:hAnsi="宋体"/>
          <w:color w:val="000000"/>
          <w:kern w:val="0"/>
          <w:sz w:val="24"/>
        </w:rPr>
        <w:fldChar w:fldCharType="end"/>
      </w:r>
      <w:r w:rsidR="0047194B">
        <w:rPr>
          <w:rFonts w:ascii="宋体" w:hAnsi="宋体"/>
          <w:color w:val="000000"/>
          <w:kern w:val="0"/>
          <w:sz w:val="24"/>
        </w:rPr>
        <w:fldChar w:fldCharType="end"/>
      </w:r>
      <w:r w:rsidR="00714054">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Pr>
          <w:rFonts w:ascii="宋体" w:hAnsi="宋体"/>
          <w:color w:val="000000"/>
          <w:kern w:val="0"/>
          <w:sz w:val="24"/>
        </w:rPr>
        <w:fldChar w:fldCharType="end"/>
      </w:r>
      <w:r w:rsidRPr="003400C1">
        <w:rPr>
          <w:rFonts w:ascii="宋体" w:hAnsi="宋体"/>
          <w:color w:val="000000"/>
          <w:kern w:val="0"/>
          <w:sz w:val="24"/>
        </w:rPr>
        <w:fldChar w:fldCharType="end"/>
      </w:r>
    </w:p>
    <w:p w:rsidR="00F77625" w:rsidRPr="003400C1" w:rsidRDefault="00F77625" w:rsidP="00F77625">
      <w:pPr>
        <w:widowControl/>
        <w:shd w:val="clear" w:color="auto" w:fill="FFFFFF"/>
        <w:rPr>
          <w:color w:val="000000"/>
          <w:kern w:val="0"/>
          <w:sz w:val="20"/>
          <w:szCs w:val="20"/>
        </w:rPr>
      </w:pPr>
      <w:r w:rsidRPr="003400C1">
        <w:rPr>
          <w:rFonts w:ascii="宋体" w:hAnsi="宋体" w:hint="eastAsia"/>
          <w:color w:val="000000"/>
          <w:kern w:val="0"/>
          <w:sz w:val="24"/>
        </w:rPr>
        <w:t> </w:t>
      </w:r>
    </w:p>
    <w:p w:rsidR="0047194B" w:rsidRPr="0047194B" w:rsidRDefault="0047194B" w:rsidP="0047194B">
      <w:pPr>
        <w:widowControl/>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确定之后会出现对比差异页面，确认没有问题后点击OK生成最终的升级脚本，生成升级脚本之后参考“</w:t>
      </w:r>
      <w:r w:rsidR="00F478C6">
        <w:rPr>
          <w:rFonts w:ascii="宋体" w:eastAsia="宋体" w:hAnsi="宋体" w:cs="宋体"/>
          <w:kern w:val="0"/>
          <w:sz w:val="24"/>
          <w:szCs w:val="24"/>
        </w:rPr>
        <w:t>3.</w:t>
      </w:r>
      <w:r w:rsidR="00C641C2">
        <w:rPr>
          <w:rFonts w:ascii="宋体" w:eastAsia="宋体" w:hAnsi="宋体" w:cs="宋体"/>
          <w:kern w:val="0"/>
          <w:sz w:val="24"/>
          <w:szCs w:val="24"/>
        </w:rPr>
        <w:t>4</w:t>
      </w:r>
      <w:r w:rsidRPr="0047194B">
        <w:rPr>
          <w:rFonts w:ascii="宋体" w:eastAsia="宋体" w:hAnsi="宋体" w:cs="宋体"/>
          <w:kern w:val="0"/>
          <w:sz w:val="24"/>
          <w:szCs w:val="24"/>
        </w:rPr>
        <w:t xml:space="preserve"> 归档数据模型”对数据模型进行归档 </w:t>
      </w:r>
    </w:p>
    <w:p w:rsidR="0047194B" w:rsidRPr="0047194B" w:rsidRDefault="0047194B" w:rsidP="0047194B">
      <w:pPr>
        <w:widowControl/>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b/>
          <w:bCs/>
          <w:kern w:val="0"/>
          <w:sz w:val="24"/>
          <w:szCs w:val="24"/>
        </w:rPr>
        <w:t>注意</w:t>
      </w:r>
      <w:r w:rsidRPr="0047194B">
        <w:rPr>
          <w:rFonts w:ascii="宋体" w:eastAsia="宋体" w:hAnsi="宋体" w:cs="宋体"/>
          <w:kern w:val="0"/>
          <w:sz w:val="24"/>
          <w:szCs w:val="24"/>
        </w:rPr>
        <w:t xml:space="preserve"> ： </w:t>
      </w:r>
    </w:p>
    <w:p w:rsidR="0047194B" w:rsidRPr="0047194B" w:rsidRDefault="0047194B" w:rsidP="006B48A2">
      <w:pPr>
        <w:widowControl/>
        <w:numPr>
          <w:ilvl w:val="0"/>
          <w:numId w:val="17"/>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 xml:space="preserve">用powerdesigner导出脚本的时候，存在WARNING的一定要处理掉，才能执行flywayMigrate </w:t>
      </w:r>
    </w:p>
    <w:p w:rsidR="00F77625" w:rsidRPr="006E4CE7" w:rsidRDefault="0047194B" w:rsidP="006B48A2">
      <w:pPr>
        <w:widowControl/>
        <w:numPr>
          <w:ilvl w:val="0"/>
          <w:numId w:val="17"/>
        </w:numPr>
        <w:spacing w:before="100" w:beforeAutospacing="1" w:after="100" w:afterAutospacing="1"/>
        <w:jc w:val="left"/>
        <w:rPr>
          <w:rFonts w:ascii="宋体" w:eastAsia="宋体" w:hAnsi="宋体" w:cs="宋体"/>
          <w:kern w:val="0"/>
          <w:sz w:val="24"/>
          <w:szCs w:val="24"/>
        </w:rPr>
      </w:pPr>
      <w:r w:rsidRPr="0047194B">
        <w:rPr>
          <w:rFonts w:ascii="宋体" w:eastAsia="宋体" w:hAnsi="宋体" w:cs="宋体"/>
          <w:kern w:val="0"/>
          <w:sz w:val="24"/>
          <w:szCs w:val="24"/>
        </w:rPr>
        <w:t>生成的脚本包含rename table语句的，一定要检查当前数据库中对应的表（rename table后面跟的表名）是否存在外键，若存在，一定要在脚本最前面添加删除对应外键的语句（alter table 表名 drop FOREIGN KEY 外键名; ）</w:t>
      </w:r>
    </w:p>
    <w:p w:rsidR="00F77625" w:rsidRDefault="00F77625" w:rsidP="006E35D8">
      <w:pPr>
        <w:pStyle w:val="2"/>
      </w:pPr>
      <w:bookmarkStart w:id="1210" w:name="_Toc528832469"/>
      <w:r>
        <w:t>F</w:t>
      </w:r>
      <w:r>
        <w:rPr>
          <w:rFonts w:hint="eastAsia"/>
        </w:rPr>
        <w:t>lyway</w:t>
      </w:r>
      <w:bookmarkEnd w:id="1210"/>
    </w:p>
    <w:p w:rsidR="00F77625" w:rsidRDefault="00F77625" w:rsidP="006E35D8">
      <w:pPr>
        <w:pStyle w:val="3"/>
      </w:pPr>
      <w:bookmarkStart w:id="1211" w:name="_Toc528832470"/>
      <w:r>
        <w:rPr>
          <w:rFonts w:hint="eastAsia"/>
        </w:rPr>
        <w:t>通过flyway执行脚本</w:t>
      </w:r>
      <w:bookmarkEnd w:id="1211"/>
    </w:p>
    <w:p w:rsidR="00F77625" w:rsidRPr="006E4CE7" w:rsidRDefault="00F77625" w:rsidP="00F77625">
      <w:pPr>
        <w:shd w:val="clear" w:color="auto" w:fill="FFFFFF"/>
        <w:rPr>
          <w:rFonts w:ascii="宋体" w:eastAsia="宋体" w:hAnsi="宋体"/>
        </w:rPr>
      </w:pPr>
      <w:r w:rsidRPr="006E4CE7">
        <w:rPr>
          <w:rFonts w:ascii="宋体" w:eastAsia="宋体" w:hAnsi="宋体" w:hint="eastAsia"/>
          <w:sz w:val="24"/>
        </w:rPr>
        <w:t>修改gradle.properties中flyway相关配置。</w:t>
      </w:r>
    </w:p>
    <w:p w:rsidR="00F77625" w:rsidRPr="006E4CE7" w:rsidRDefault="00F77625" w:rsidP="00F77625">
      <w:pPr>
        <w:shd w:val="clear" w:color="auto" w:fill="FFFFFF"/>
        <w:rPr>
          <w:rFonts w:ascii="宋体" w:eastAsia="宋体" w:hAnsi="宋体"/>
        </w:rPr>
      </w:pPr>
      <w:r w:rsidRPr="006E4CE7">
        <w:rPr>
          <w:rFonts w:ascii="宋体" w:eastAsia="宋体" w:hAnsi="宋体" w:hint="eastAsia"/>
          <w:i/>
          <w:iCs/>
          <w:color w:val="808080"/>
          <w:sz w:val="24"/>
        </w:rPr>
        <w:t># ####################### flyway ##############################</w:t>
      </w:r>
      <w:r w:rsidRPr="006E4CE7">
        <w:rPr>
          <w:rFonts w:ascii="宋体" w:eastAsia="宋体" w:hAnsi="宋体" w:hint="eastAsia"/>
          <w:i/>
          <w:iCs/>
          <w:color w:val="808080"/>
          <w:sz w:val="24"/>
        </w:rPr>
        <w:br/>
      </w:r>
      <w:r w:rsidRPr="006E4CE7">
        <w:rPr>
          <w:rFonts w:ascii="宋体" w:eastAsia="宋体" w:hAnsi="宋体" w:hint="eastAsia"/>
          <w:b/>
          <w:bCs/>
          <w:color w:val="000080"/>
          <w:sz w:val="24"/>
        </w:rPr>
        <w:t>flyway_driver </w:t>
      </w:r>
      <w:r w:rsidRPr="006E4CE7">
        <w:rPr>
          <w:rFonts w:ascii="宋体" w:eastAsia="宋体" w:hAnsi="宋体" w:hint="eastAsia"/>
          <w:sz w:val="24"/>
        </w:rPr>
        <w:t>= </w:t>
      </w:r>
      <w:r w:rsidRPr="006E4CE7">
        <w:rPr>
          <w:rFonts w:ascii="宋体" w:eastAsia="宋体" w:hAnsi="宋体" w:hint="eastAsia"/>
          <w:b/>
          <w:bCs/>
          <w:color w:val="008000"/>
          <w:sz w:val="24"/>
        </w:rPr>
        <w:t>com.mysql.jdbc.Driver</w:t>
      </w:r>
      <w:r w:rsidRPr="006E4CE7">
        <w:rPr>
          <w:rFonts w:ascii="宋体" w:eastAsia="宋体" w:hAnsi="宋体" w:hint="eastAsia"/>
          <w:b/>
          <w:bCs/>
          <w:color w:val="008000"/>
          <w:sz w:val="24"/>
        </w:rPr>
        <w:br/>
      </w:r>
      <w:r w:rsidRPr="006E4CE7">
        <w:rPr>
          <w:rFonts w:ascii="宋体" w:eastAsia="宋体" w:hAnsi="宋体" w:hint="eastAsia"/>
          <w:i/>
          <w:iCs/>
          <w:color w:val="808080"/>
          <w:sz w:val="24"/>
        </w:rPr>
        <w:t>#数据库连接地址与名称（ecmp_demo）</w:t>
      </w:r>
      <w:r w:rsidRPr="006E4CE7">
        <w:rPr>
          <w:rFonts w:ascii="宋体" w:eastAsia="宋体" w:hAnsi="宋体" w:hint="eastAsia"/>
          <w:i/>
          <w:iCs/>
          <w:color w:val="808080"/>
          <w:sz w:val="24"/>
        </w:rPr>
        <w:br/>
      </w:r>
      <w:r w:rsidRPr="006E4CE7">
        <w:rPr>
          <w:rFonts w:ascii="宋体" w:eastAsia="宋体" w:hAnsi="宋体" w:hint="eastAsia"/>
          <w:b/>
          <w:bCs/>
          <w:color w:val="000080"/>
          <w:sz w:val="24"/>
        </w:rPr>
        <w:t>flyway_url </w:t>
      </w:r>
      <w:r w:rsidRPr="006E4CE7">
        <w:rPr>
          <w:rFonts w:ascii="宋体" w:eastAsia="宋体" w:hAnsi="宋体" w:hint="eastAsia"/>
          <w:sz w:val="24"/>
        </w:rPr>
        <w:t>= </w:t>
      </w:r>
      <w:r w:rsidRPr="006E4CE7">
        <w:rPr>
          <w:rFonts w:ascii="宋体" w:eastAsia="宋体" w:hAnsi="宋体" w:hint="eastAsia"/>
          <w:b/>
          <w:bCs/>
          <w:color w:val="008000"/>
          <w:sz w:val="24"/>
        </w:rPr>
        <w:t>jdbc:mysql://</w:t>
      </w:r>
      <w:r w:rsidR="00CD6C95">
        <w:rPr>
          <w:rFonts w:ascii="宋体" w:eastAsia="宋体" w:hAnsi="宋体" w:hint="eastAsia"/>
          <w:b/>
          <w:bCs/>
          <w:color w:val="008000"/>
          <w:sz w:val="24"/>
        </w:rPr>
        <w:t>地址</w:t>
      </w:r>
      <w:r w:rsidRPr="006E4CE7">
        <w:rPr>
          <w:rFonts w:ascii="宋体" w:eastAsia="宋体" w:hAnsi="宋体" w:hint="eastAsia"/>
          <w:b/>
          <w:bCs/>
          <w:color w:val="008000"/>
          <w:sz w:val="24"/>
        </w:rPr>
        <w:t>:</w:t>
      </w:r>
      <w:r w:rsidR="00CD6C95">
        <w:rPr>
          <w:rFonts w:ascii="宋体" w:eastAsia="宋体" w:hAnsi="宋体" w:hint="eastAsia"/>
          <w:b/>
          <w:bCs/>
          <w:color w:val="008000"/>
          <w:sz w:val="24"/>
        </w:rPr>
        <w:t>端口</w:t>
      </w:r>
      <w:r w:rsidRPr="006E4CE7">
        <w:rPr>
          <w:rFonts w:ascii="宋体" w:eastAsia="宋体" w:hAnsi="宋体" w:hint="eastAsia"/>
          <w:b/>
          <w:bCs/>
          <w:color w:val="008000"/>
          <w:sz w:val="24"/>
        </w:rPr>
        <w:t>/ecmp_demo?characterEncoding=utf8</w:t>
      </w:r>
      <w:r w:rsidRPr="006E4CE7">
        <w:rPr>
          <w:rFonts w:ascii="宋体" w:eastAsia="宋体" w:hAnsi="宋体" w:hint="eastAsia"/>
          <w:b/>
          <w:bCs/>
          <w:color w:val="008000"/>
          <w:sz w:val="24"/>
        </w:rPr>
        <w:br/>
      </w:r>
      <w:r w:rsidRPr="006E4CE7">
        <w:rPr>
          <w:rFonts w:ascii="宋体" w:eastAsia="宋体" w:hAnsi="宋体" w:hint="eastAsia"/>
          <w:i/>
          <w:iCs/>
          <w:color w:val="808080"/>
          <w:sz w:val="24"/>
        </w:rPr>
        <w:t>#数据库用户、密码</w:t>
      </w:r>
      <w:r w:rsidRPr="006E4CE7">
        <w:rPr>
          <w:rFonts w:ascii="宋体" w:eastAsia="宋体" w:hAnsi="宋体" w:hint="eastAsia"/>
          <w:i/>
          <w:iCs/>
          <w:color w:val="808080"/>
          <w:sz w:val="24"/>
        </w:rPr>
        <w:br/>
      </w:r>
      <w:r w:rsidRPr="006E4CE7">
        <w:rPr>
          <w:rFonts w:ascii="宋体" w:eastAsia="宋体" w:hAnsi="宋体" w:hint="eastAsia"/>
          <w:b/>
          <w:bCs/>
          <w:color w:val="000080"/>
          <w:sz w:val="24"/>
        </w:rPr>
        <w:t>flyway_user </w:t>
      </w:r>
      <w:r w:rsidRPr="006E4CE7">
        <w:rPr>
          <w:rFonts w:ascii="宋体" w:eastAsia="宋体" w:hAnsi="宋体" w:hint="eastAsia"/>
          <w:sz w:val="24"/>
        </w:rPr>
        <w:t>= </w:t>
      </w:r>
      <w:r w:rsidR="00CD6C95">
        <w:rPr>
          <w:rFonts w:ascii="宋体" w:eastAsia="宋体" w:hAnsi="宋体"/>
          <w:b/>
          <w:bCs/>
          <w:color w:val="008000"/>
          <w:sz w:val="24"/>
        </w:rPr>
        <w:t>xx</w:t>
      </w:r>
      <w:r w:rsidRPr="006E4CE7">
        <w:rPr>
          <w:rFonts w:ascii="宋体" w:eastAsia="宋体" w:hAnsi="宋体" w:hint="eastAsia"/>
          <w:b/>
          <w:bCs/>
          <w:color w:val="008000"/>
          <w:sz w:val="24"/>
        </w:rPr>
        <w:br/>
      </w:r>
      <w:r w:rsidRPr="006E4CE7">
        <w:rPr>
          <w:rFonts w:ascii="宋体" w:eastAsia="宋体" w:hAnsi="宋体" w:hint="eastAsia"/>
          <w:b/>
          <w:bCs/>
          <w:color w:val="000080"/>
          <w:sz w:val="24"/>
        </w:rPr>
        <w:t>flyway_password </w:t>
      </w:r>
      <w:r w:rsidRPr="006E4CE7">
        <w:rPr>
          <w:rFonts w:ascii="宋体" w:eastAsia="宋体" w:hAnsi="宋体" w:hint="eastAsia"/>
          <w:sz w:val="24"/>
        </w:rPr>
        <w:t>= </w:t>
      </w:r>
      <w:r w:rsidR="00CD6C95">
        <w:rPr>
          <w:rFonts w:ascii="宋体" w:eastAsia="宋体" w:hAnsi="宋体" w:hint="eastAsia"/>
          <w:sz w:val="24"/>
        </w:rPr>
        <w:t>xxx</w:t>
      </w:r>
    </w:p>
    <w:p w:rsidR="00F77625" w:rsidRDefault="00F77625" w:rsidP="00F77625">
      <w:pPr>
        <w:shd w:val="clear" w:color="auto" w:fill="FFFFFF"/>
      </w:pPr>
      <w:r>
        <w:rPr>
          <w:rFonts w:ascii="宋体" w:hAnsi="宋体" w:hint="eastAsia"/>
          <w:sz w:val="24"/>
        </w:rPr>
        <w:t> </w:t>
      </w:r>
    </w:p>
    <w:p w:rsidR="00193470" w:rsidRDefault="00193470" w:rsidP="00193470">
      <w:pPr>
        <w:pStyle w:val="a9"/>
      </w:pPr>
      <w:r>
        <w:lastRenderedPageBreak/>
        <w:t xml:space="preserve">首次通过脚本更新数据库时，需要执行flywayBaseline创建基线。执行完成后，在数据库中会生成元数据表(flyway </w:t>
      </w:r>
      <w:r w:rsidRPr="00193470">
        <w:rPr>
          <w:rStyle w:val="ac"/>
          <w:i w:val="0"/>
        </w:rPr>
        <w:t>version</w:t>
      </w:r>
      <w:r>
        <w:rPr>
          <w:rStyle w:val="ac"/>
        </w:rPr>
        <w:t>)</w:t>
      </w:r>
      <w:r w:rsidRPr="00193470">
        <w:rPr>
          <w:rStyle w:val="ac"/>
          <w:i w:val="0"/>
        </w:rPr>
        <w:t>并插入一条基线记录（version为1，其实被flyway默认为v1</w:t>
      </w:r>
      <w:r w:rsidRPr="00193470">
        <w:rPr>
          <w:i/>
        </w:rPr>
        <w:t xml:space="preserve"> </w:t>
      </w:r>
      <w:r>
        <w:t xml:space="preserve">0 </w:t>
      </w:r>
      <w:r w:rsidRPr="00193470">
        <w:rPr>
          <w:rStyle w:val="ac"/>
          <w:i w:val="0"/>
        </w:rPr>
        <w:t>0</w:t>
      </w:r>
      <w:r>
        <w:t xml:space="preserve"> 0版本了） </w:t>
      </w:r>
    </w:p>
    <w:p w:rsidR="00F77625" w:rsidRDefault="00193470" w:rsidP="00193470">
      <w:pPr>
        <w:pStyle w:val="a9"/>
      </w:pPr>
      <w:r>
        <w:rPr>
          <w:rStyle w:val="aa"/>
        </w:rPr>
        <w:t>注：基线的设置只需要第一次初始化数据库时执行一次就好了，以后都不需要再执行</w:t>
      </w:r>
      <w:r>
        <w:t xml:space="preserve"> </w:t>
      </w:r>
    </w:p>
    <w:p w:rsidR="00F77625" w:rsidRDefault="00F77625" w:rsidP="00F77625">
      <w:pPr>
        <w:shd w:val="clear" w:color="auto" w:fill="FFFFFF"/>
      </w:pP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Files\\AppData\\Local\\Temp\\1f2c36ef.tmp\\img15729.PNG" \* MERGEFORMATINET </w:instrText>
      </w:r>
      <w:r>
        <w:rPr>
          <w:rFonts w:ascii="宋体" w:hAnsi="宋体"/>
          <w:sz w:val="24"/>
        </w:rPr>
        <w:fldChar w:fldCharType="separate"/>
      </w:r>
      <w:r w:rsidR="00714054">
        <w:rPr>
          <w:rFonts w:ascii="宋体" w:hAnsi="宋体"/>
          <w:sz w:val="24"/>
        </w:rPr>
        <w:fldChar w:fldCharType="begin"/>
      </w:r>
      <w:r w:rsidR="00714054">
        <w:rPr>
          <w:rFonts w:ascii="宋体" w:hAnsi="宋体"/>
          <w:sz w:val="24"/>
        </w:rPr>
        <w:instrText xml:space="preserve"> INCLUDEPICTURE  "C:\\Users\\yvdedu.com\\Desktop\\Documents\\Tencent Files\\AppData\\Local\\Temp\\1f2c36ef.tmp\\img15729.PNG" \* MERGEFORMATINET </w:instrText>
      </w:r>
      <w:r w:rsidR="00714054">
        <w:rPr>
          <w:rFonts w:ascii="宋体" w:hAnsi="宋体"/>
          <w:sz w:val="24"/>
        </w:rPr>
        <w:fldChar w:fldCharType="separate"/>
      </w:r>
      <w:r w:rsidR="0047194B">
        <w:rPr>
          <w:rFonts w:ascii="宋体" w:hAnsi="宋体"/>
          <w:sz w:val="24"/>
        </w:rPr>
        <w:fldChar w:fldCharType="begin"/>
      </w:r>
      <w:r w:rsidR="0047194B">
        <w:rPr>
          <w:rFonts w:ascii="宋体" w:hAnsi="宋体"/>
          <w:sz w:val="24"/>
        </w:rPr>
        <w:instrText xml:space="preserve"> INCLUDEPICTURE  "C:\\Users\\yvdedu.com\\Desktop\\Documents\\Tencent Files\\AppData\\Local\\Temp\\1f2c36ef.tmp\\img15729.PNG" \* MERGEFORMATINET </w:instrText>
      </w:r>
      <w:r w:rsidR="0047194B">
        <w:rPr>
          <w:rFonts w:ascii="宋体" w:hAnsi="宋体"/>
          <w:sz w:val="24"/>
        </w:rPr>
        <w:fldChar w:fldCharType="separate"/>
      </w:r>
      <w:r w:rsidR="00190F59">
        <w:rPr>
          <w:rFonts w:ascii="宋体" w:hAnsi="宋体"/>
          <w:sz w:val="24"/>
        </w:rPr>
        <w:fldChar w:fldCharType="begin"/>
      </w:r>
      <w:r w:rsidR="00190F59">
        <w:rPr>
          <w:rFonts w:ascii="宋体" w:hAnsi="宋体"/>
          <w:sz w:val="24"/>
        </w:rPr>
        <w:instrText xml:space="preserve"> INCLUDEPICTURE  "C:\\Users\\yvdedu.com\\Desktop\\Documents\\Tencent Files\\AppData\\Local\\Temp\\1f2c36ef.tmp\\img15729.PNG" \* MERGEFORMATINET </w:instrText>
      </w:r>
      <w:r w:rsidR="00190F59">
        <w:rPr>
          <w:rFonts w:ascii="宋体" w:hAnsi="宋体"/>
          <w:sz w:val="24"/>
        </w:rPr>
        <w:fldChar w:fldCharType="separate"/>
      </w:r>
      <w:r w:rsidR="00AA3CBE">
        <w:rPr>
          <w:rFonts w:ascii="宋体" w:hAnsi="宋体"/>
          <w:sz w:val="24"/>
        </w:rPr>
        <w:fldChar w:fldCharType="begin"/>
      </w:r>
      <w:r w:rsidR="00AA3CBE">
        <w:rPr>
          <w:rFonts w:ascii="宋体" w:hAnsi="宋体"/>
          <w:sz w:val="24"/>
        </w:rPr>
        <w:instrText xml:space="preserve"> INCLUDEPICTURE  "C:\\Users\\yvdedu.com\\Desktop\\Documents\\Tencent Files\\AppData\\Local\\Temp\\1f2c36ef.tmp\\img15729.PNG" \* MERGEFORMATINET </w:instrText>
      </w:r>
      <w:r w:rsidR="00AA3CBE">
        <w:rPr>
          <w:rFonts w:ascii="宋体" w:hAnsi="宋体"/>
          <w:sz w:val="24"/>
        </w:rPr>
        <w:fldChar w:fldCharType="separate"/>
      </w:r>
      <w:r w:rsidR="00E656A1">
        <w:rPr>
          <w:rFonts w:ascii="宋体" w:hAnsi="宋体"/>
          <w:sz w:val="24"/>
        </w:rPr>
        <w:fldChar w:fldCharType="begin"/>
      </w:r>
      <w:r w:rsidR="00E656A1">
        <w:rPr>
          <w:rFonts w:ascii="宋体" w:hAnsi="宋体"/>
          <w:sz w:val="24"/>
        </w:rPr>
        <w:instrText xml:space="preserve"> INCLUDEPICTURE  "C:\\Users\\yvdedu.com\\Desktop\\Documents\\Tencent Files\\AppData\\Local\\Temp\\1f2c36ef.tmp\\img15729.PNG" \* MERGEFORMATINET </w:instrText>
      </w:r>
      <w:r w:rsidR="00E656A1">
        <w:rPr>
          <w:rFonts w:ascii="宋体" w:hAnsi="宋体"/>
          <w:sz w:val="24"/>
        </w:rPr>
        <w:fldChar w:fldCharType="separate"/>
      </w:r>
      <w:r w:rsidR="006C3EF9">
        <w:rPr>
          <w:rFonts w:ascii="宋体" w:hAnsi="宋体"/>
          <w:sz w:val="24"/>
        </w:rPr>
        <w:fldChar w:fldCharType="begin"/>
      </w:r>
      <w:r w:rsidR="006C3EF9">
        <w:rPr>
          <w:rFonts w:ascii="宋体" w:hAnsi="宋体"/>
          <w:sz w:val="24"/>
        </w:rPr>
        <w:instrText xml:space="preserve"> INCLUDEPICTURE  "C:\\Users\\yvdedu.com\\Desktop\\Documents\\Tencent Files\\AppData\\Local\\Temp\\1f2c36ef.tmp\\img15729.PNG" \* MERGEFORMATINET </w:instrText>
      </w:r>
      <w:r w:rsidR="006C3EF9">
        <w:rPr>
          <w:rFonts w:ascii="宋体" w:hAnsi="宋体"/>
          <w:sz w:val="24"/>
        </w:rPr>
        <w:fldChar w:fldCharType="separate"/>
      </w:r>
      <w:r w:rsidR="002959A5">
        <w:rPr>
          <w:rFonts w:ascii="宋体" w:hAnsi="宋体"/>
          <w:sz w:val="24"/>
        </w:rPr>
        <w:fldChar w:fldCharType="begin"/>
      </w:r>
      <w:r w:rsidR="002959A5">
        <w:rPr>
          <w:rFonts w:ascii="宋体" w:hAnsi="宋体"/>
          <w:sz w:val="24"/>
        </w:rPr>
        <w:instrText xml:space="preserve"> INCLUDEPICTURE  "C:\\Users\\yvdedu.com\\Desktop\\ECMP</w:instrText>
      </w:r>
      <w:r w:rsidR="002959A5">
        <w:rPr>
          <w:rFonts w:ascii="宋体" w:hAnsi="宋体"/>
          <w:sz w:val="24"/>
        </w:rPr>
        <w:instrText>二次开发培训</w:instrText>
      </w:r>
      <w:r w:rsidR="002959A5">
        <w:rPr>
          <w:rFonts w:ascii="宋体" w:hAnsi="宋体"/>
          <w:sz w:val="24"/>
        </w:rPr>
        <w:instrText xml:space="preserve">\\Documents\\Tencent Files\\AppData\\Local\\Temp\\1f2c36ef.tmp\\img15729.PNG" \* MERGEFORMATINET </w:instrText>
      </w:r>
      <w:r w:rsidR="002959A5">
        <w:rPr>
          <w:rFonts w:ascii="宋体" w:hAnsi="宋体"/>
          <w:sz w:val="24"/>
        </w:rPr>
        <w:fldChar w:fldCharType="separate"/>
      </w:r>
      <w:r w:rsidR="00F77120">
        <w:rPr>
          <w:rFonts w:ascii="宋体" w:hAnsi="宋体"/>
          <w:sz w:val="24"/>
        </w:rPr>
        <w:fldChar w:fldCharType="begin"/>
      </w:r>
      <w:r w:rsidR="00F77120">
        <w:rPr>
          <w:rFonts w:ascii="宋体" w:hAnsi="宋体"/>
          <w:sz w:val="24"/>
        </w:rPr>
        <w:instrText xml:space="preserve"> INCLUDEPICTURE  "C:\\Users\\yvdedu.com\\Desktop\\ECMP</w:instrText>
      </w:r>
      <w:r w:rsidR="00F77120">
        <w:rPr>
          <w:rFonts w:ascii="宋体" w:hAnsi="宋体"/>
          <w:sz w:val="24"/>
        </w:rPr>
        <w:instrText>二次开发培训</w:instrText>
      </w:r>
      <w:r w:rsidR="00F77120">
        <w:rPr>
          <w:rFonts w:ascii="宋体" w:hAnsi="宋体"/>
          <w:sz w:val="24"/>
        </w:rPr>
        <w:instrText xml:space="preserve">\\Documents\\Tencent Files\\AppData\\Local\\Temp\\1f2c36ef.tmp\\img15729.PNG" \* MERGEFORMATINET </w:instrText>
      </w:r>
      <w:r w:rsidR="00F77120">
        <w:rPr>
          <w:rFonts w:ascii="宋体" w:hAnsi="宋体"/>
          <w:sz w:val="24"/>
        </w:rPr>
        <w:fldChar w:fldCharType="separate"/>
      </w:r>
      <w:r w:rsidR="008B0D01">
        <w:rPr>
          <w:rFonts w:ascii="宋体" w:hAnsi="宋体"/>
          <w:sz w:val="24"/>
        </w:rPr>
        <w:fldChar w:fldCharType="begin"/>
      </w:r>
      <w:r w:rsidR="008B0D01">
        <w:rPr>
          <w:rFonts w:ascii="宋体" w:hAnsi="宋体"/>
          <w:sz w:val="24"/>
        </w:rPr>
        <w:instrText xml:space="preserve"> INCLUDEPICTURE  "C:\\Users\\yvdedu.com\\Desktop\\ECMP</w:instrText>
      </w:r>
      <w:r w:rsidR="008B0D01">
        <w:rPr>
          <w:rFonts w:ascii="宋体" w:hAnsi="宋体"/>
          <w:sz w:val="24"/>
        </w:rPr>
        <w:instrText>二次开发培训</w:instrText>
      </w:r>
      <w:r w:rsidR="008B0D01">
        <w:rPr>
          <w:rFonts w:ascii="宋体" w:hAnsi="宋体"/>
          <w:sz w:val="24"/>
        </w:rPr>
        <w:instrText xml:space="preserve">\\Documents\\Tencent Files\\AppData\\Local\\Temp\\1f2c36ef.tmp\\img15729.PNG" \* MERGEFORMATINET </w:instrText>
      </w:r>
      <w:r w:rsidR="008B0D01">
        <w:rPr>
          <w:rFonts w:ascii="宋体" w:hAnsi="宋体"/>
          <w:sz w:val="24"/>
        </w:rPr>
        <w:fldChar w:fldCharType="separate"/>
      </w:r>
      <w:r w:rsidR="00313507">
        <w:rPr>
          <w:rFonts w:ascii="宋体" w:hAnsi="宋体"/>
          <w:sz w:val="24"/>
        </w:rPr>
        <w:fldChar w:fldCharType="begin"/>
      </w:r>
      <w:r w:rsidR="00313507">
        <w:rPr>
          <w:rFonts w:ascii="宋体" w:hAnsi="宋体"/>
          <w:sz w:val="24"/>
        </w:rPr>
        <w:instrText xml:space="preserve"> INCLUDEPICTURE  "C:\\Users\\yvdedu.com\\Desktop\\ECMP</w:instrText>
      </w:r>
      <w:r w:rsidR="00313507">
        <w:rPr>
          <w:rFonts w:ascii="宋体" w:hAnsi="宋体"/>
          <w:sz w:val="24"/>
        </w:rPr>
        <w:instrText>二次开发培训</w:instrText>
      </w:r>
      <w:r w:rsidR="00313507">
        <w:rPr>
          <w:rFonts w:ascii="宋体" w:hAnsi="宋体"/>
          <w:sz w:val="24"/>
        </w:rPr>
        <w:instrText xml:space="preserve">\\Documents\\Tencent Files\\AppData\\Local\\Temp\\1f2c36ef.tmp\\img15729.PNG" \* MERGEFORMATINET </w:instrText>
      </w:r>
      <w:r w:rsidR="00313507">
        <w:rPr>
          <w:rFonts w:ascii="宋体" w:hAnsi="宋体"/>
          <w:sz w:val="24"/>
        </w:rPr>
        <w:fldChar w:fldCharType="separate"/>
      </w:r>
      <w:r w:rsidR="00222664">
        <w:rPr>
          <w:rFonts w:ascii="宋体" w:hAnsi="宋体"/>
          <w:sz w:val="24"/>
        </w:rPr>
        <w:fldChar w:fldCharType="begin"/>
      </w:r>
      <w:r w:rsidR="00222664">
        <w:rPr>
          <w:rFonts w:ascii="宋体" w:hAnsi="宋体"/>
          <w:sz w:val="24"/>
        </w:rPr>
        <w:instrText xml:space="preserve"> INCLUDEPICTURE  "C:\\Users\\yvdedu.com\\Desktop\\ECMP</w:instrText>
      </w:r>
      <w:r w:rsidR="00222664">
        <w:rPr>
          <w:rFonts w:ascii="宋体" w:hAnsi="宋体"/>
          <w:sz w:val="24"/>
        </w:rPr>
        <w:instrText>二次开发培训</w:instrText>
      </w:r>
      <w:r w:rsidR="00222664">
        <w:rPr>
          <w:rFonts w:ascii="宋体" w:hAnsi="宋体"/>
          <w:sz w:val="24"/>
        </w:rPr>
        <w:instrText xml:space="preserve">\\Documents\\Tencent Files\\AppData\\Local\\Temp\\1f2c36ef.tmp\\img15729.PNG" \* MERGEFORMATINET </w:instrText>
      </w:r>
      <w:r w:rsidR="00222664">
        <w:rPr>
          <w:rFonts w:ascii="宋体" w:hAnsi="宋体"/>
          <w:sz w:val="24"/>
        </w:rPr>
        <w:fldChar w:fldCharType="separate"/>
      </w:r>
      <w:r w:rsidR="00AF5000">
        <w:rPr>
          <w:rFonts w:ascii="宋体" w:hAnsi="宋体"/>
          <w:sz w:val="24"/>
        </w:rPr>
        <w:fldChar w:fldCharType="begin"/>
      </w:r>
      <w:r w:rsidR="00AF5000">
        <w:rPr>
          <w:rFonts w:ascii="宋体" w:hAnsi="宋体"/>
          <w:sz w:val="24"/>
        </w:rPr>
        <w:instrText xml:space="preserve"> INCLUDEPICTURE  "C:\\Users\\yvdedu.com\\Desktop\\ECMP</w:instrText>
      </w:r>
      <w:r w:rsidR="00AF5000">
        <w:rPr>
          <w:rFonts w:ascii="宋体" w:hAnsi="宋体"/>
          <w:sz w:val="24"/>
        </w:rPr>
        <w:instrText>二次开发培训</w:instrText>
      </w:r>
      <w:r w:rsidR="00AF5000">
        <w:rPr>
          <w:rFonts w:ascii="宋体" w:hAnsi="宋体"/>
          <w:sz w:val="24"/>
        </w:rPr>
        <w:instrText xml:space="preserve">\\Documents\\Tencent Files\\AppData\\Local\\Temp\\1f2c36ef.tmp\\img15729.PNG" \* MERGEFORMATINET </w:instrText>
      </w:r>
      <w:r w:rsidR="00AF5000">
        <w:rPr>
          <w:rFonts w:ascii="宋体" w:hAnsi="宋体"/>
          <w:sz w:val="24"/>
        </w:rPr>
        <w:fldChar w:fldCharType="separate"/>
      </w:r>
      <w:r w:rsidR="00C00499">
        <w:rPr>
          <w:rFonts w:ascii="宋体" w:hAnsi="宋体"/>
          <w:sz w:val="24"/>
        </w:rPr>
        <w:fldChar w:fldCharType="begin"/>
      </w:r>
      <w:r w:rsidR="00C00499">
        <w:rPr>
          <w:rFonts w:ascii="宋体" w:hAnsi="宋体"/>
          <w:sz w:val="24"/>
        </w:rPr>
        <w:instrText xml:space="preserve"> INCLUDEPICTURE  "E:\\company\\rcsit\\04_</w:instrText>
      </w:r>
      <w:r w:rsidR="00C00499">
        <w:rPr>
          <w:rFonts w:ascii="宋体" w:hAnsi="宋体"/>
          <w:sz w:val="24"/>
        </w:rPr>
        <w:instrText>基础平台与产品研发部</w:instrText>
      </w:r>
      <w:r w:rsidR="00C00499">
        <w:rPr>
          <w:rFonts w:ascii="宋体" w:hAnsi="宋体"/>
          <w:sz w:val="24"/>
        </w:rPr>
        <w:instrText>\\01_</w:instrText>
      </w:r>
      <w:r w:rsidR="00C00499">
        <w:rPr>
          <w:rFonts w:ascii="宋体" w:hAnsi="宋体"/>
          <w:sz w:val="24"/>
        </w:rPr>
        <w:instrText>产品管理</w:instrText>
      </w:r>
      <w:r w:rsidR="00C00499">
        <w:rPr>
          <w:rFonts w:ascii="宋体" w:hAnsi="宋体"/>
          <w:sz w:val="24"/>
        </w:rPr>
        <w:instrText>\\</w:instrText>
      </w:r>
      <w:r w:rsidR="00C00499">
        <w:rPr>
          <w:rFonts w:ascii="宋体" w:hAnsi="宋体"/>
          <w:sz w:val="24"/>
        </w:rPr>
        <w:instrText>产品培训</w:instrText>
      </w:r>
      <w:r w:rsidR="00C00499">
        <w:rPr>
          <w:rFonts w:ascii="宋体" w:hAnsi="宋体"/>
          <w:sz w:val="24"/>
        </w:rPr>
        <w:instrText>\\20171115-ECMP</w:instrText>
      </w:r>
      <w:r w:rsidR="00C00499">
        <w:rPr>
          <w:rFonts w:ascii="宋体" w:hAnsi="宋体"/>
          <w:sz w:val="24"/>
        </w:rPr>
        <w:instrText>二次开发基础培训</w:instrText>
      </w:r>
      <w:r w:rsidR="00C00499">
        <w:rPr>
          <w:rFonts w:ascii="宋体" w:hAnsi="宋体"/>
          <w:sz w:val="24"/>
        </w:rPr>
        <w:instrText>\\</w:instrText>
      </w:r>
      <w:r w:rsidR="00C00499">
        <w:rPr>
          <w:rFonts w:ascii="宋体" w:hAnsi="宋体"/>
          <w:sz w:val="24"/>
        </w:rPr>
        <w:instrText>产品介绍资料</w:instrText>
      </w:r>
      <w:r w:rsidR="00C00499">
        <w:rPr>
          <w:rFonts w:ascii="宋体" w:hAnsi="宋体"/>
          <w:sz w:val="24"/>
        </w:rPr>
        <w:instrText xml:space="preserve">\\Documents\\Tencent Files\\AppData\\Local\\Temp\\1f2c36ef.tmp\\img15729.PNG" \* MERGEFORMATINET </w:instrText>
      </w:r>
      <w:r w:rsidR="00C00499">
        <w:rPr>
          <w:rFonts w:ascii="宋体" w:hAnsi="宋体"/>
          <w:sz w:val="24"/>
        </w:rPr>
        <w:fldChar w:fldCharType="separate"/>
      </w:r>
      <w:r w:rsidR="00C40821">
        <w:rPr>
          <w:rFonts w:ascii="宋体" w:hAnsi="宋体"/>
          <w:sz w:val="24"/>
        </w:rPr>
        <w:fldChar w:fldCharType="begin"/>
      </w:r>
      <w:r w:rsidR="00C40821">
        <w:rPr>
          <w:rFonts w:ascii="宋体" w:hAnsi="宋体"/>
          <w:sz w:val="24"/>
        </w:rPr>
        <w:instrText xml:space="preserve"> INCLUDEPICTURE  "E:\\company\\rcsit\\04_</w:instrText>
      </w:r>
      <w:r w:rsidR="00C40821">
        <w:rPr>
          <w:rFonts w:ascii="宋体" w:hAnsi="宋体"/>
          <w:sz w:val="24"/>
        </w:rPr>
        <w:instrText>基础平台与产品研发部</w:instrText>
      </w:r>
      <w:r w:rsidR="00C40821">
        <w:rPr>
          <w:rFonts w:ascii="宋体" w:hAnsi="宋体"/>
          <w:sz w:val="24"/>
        </w:rPr>
        <w:instrText>\\01_</w:instrText>
      </w:r>
      <w:r w:rsidR="00C40821">
        <w:rPr>
          <w:rFonts w:ascii="宋体" w:hAnsi="宋体"/>
          <w:sz w:val="24"/>
        </w:rPr>
        <w:instrText>产品管理</w:instrText>
      </w:r>
      <w:r w:rsidR="00C40821">
        <w:rPr>
          <w:rFonts w:ascii="宋体" w:hAnsi="宋体"/>
          <w:sz w:val="24"/>
        </w:rPr>
        <w:instrText>\\</w:instrText>
      </w:r>
      <w:r w:rsidR="00C40821">
        <w:rPr>
          <w:rFonts w:ascii="宋体" w:hAnsi="宋体"/>
          <w:sz w:val="24"/>
        </w:rPr>
        <w:instrText>产品培训</w:instrText>
      </w:r>
      <w:r w:rsidR="00C40821">
        <w:rPr>
          <w:rFonts w:ascii="宋体" w:hAnsi="宋体"/>
          <w:sz w:val="24"/>
        </w:rPr>
        <w:instrText>\\20171115-ECMP</w:instrText>
      </w:r>
      <w:r w:rsidR="00C40821">
        <w:rPr>
          <w:rFonts w:ascii="宋体" w:hAnsi="宋体"/>
          <w:sz w:val="24"/>
        </w:rPr>
        <w:instrText>二次开发基础培训</w:instrText>
      </w:r>
      <w:r w:rsidR="00C40821">
        <w:rPr>
          <w:rFonts w:ascii="宋体" w:hAnsi="宋体"/>
          <w:sz w:val="24"/>
        </w:rPr>
        <w:instrText>\\</w:instrText>
      </w:r>
      <w:r w:rsidR="00C40821">
        <w:rPr>
          <w:rFonts w:ascii="宋体" w:hAnsi="宋体"/>
          <w:sz w:val="24"/>
        </w:rPr>
        <w:instrText>产品介绍资料</w:instrText>
      </w:r>
      <w:r w:rsidR="00C40821">
        <w:rPr>
          <w:rFonts w:ascii="宋体" w:hAnsi="宋体"/>
          <w:sz w:val="24"/>
        </w:rPr>
        <w:instrText>\\</w:instrText>
      </w:r>
      <w:r w:rsidR="00C40821">
        <w:rPr>
          <w:rFonts w:ascii="宋体" w:hAnsi="宋体"/>
          <w:sz w:val="24"/>
        </w:rPr>
        <w:instrText>预备知识</w:instrText>
      </w:r>
      <w:r w:rsidR="00C40821">
        <w:rPr>
          <w:rFonts w:ascii="宋体" w:hAnsi="宋体"/>
          <w:sz w:val="24"/>
        </w:rPr>
        <w:instrText xml:space="preserve">\\Documents\\Tencent Files\\AppData\\Local\\Temp\\1f2c36ef.tmp\\img15729.PNG" \* MERGEFORMATINET </w:instrText>
      </w:r>
      <w:r w:rsidR="00C40821">
        <w:rPr>
          <w:rFonts w:ascii="宋体" w:hAnsi="宋体"/>
          <w:sz w:val="24"/>
        </w:rPr>
        <w:fldChar w:fldCharType="separate"/>
      </w:r>
      <w:r w:rsidR="00B62556">
        <w:rPr>
          <w:rFonts w:ascii="宋体" w:hAnsi="宋体"/>
          <w:sz w:val="24"/>
        </w:rPr>
        <w:fldChar w:fldCharType="begin"/>
      </w:r>
      <w:r w:rsidR="00B62556">
        <w:rPr>
          <w:rFonts w:ascii="宋体" w:hAnsi="宋体"/>
          <w:sz w:val="24"/>
        </w:rPr>
        <w:instrText xml:space="preserve"> INCLUDEPICTURE  "E:\\company\\rcsit\\04_</w:instrText>
      </w:r>
      <w:r w:rsidR="00B62556">
        <w:rPr>
          <w:rFonts w:ascii="宋体" w:hAnsi="宋体"/>
          <w:sz w:val="24"/>
        </w:rPr>
        <w:instrText>基础平台与产品研发部</w:instrText>
      </w:r>
      <w:r w:rsidR="00B62556">
        <w:rPr>
          <w:rFonts w:ascii="宋体" w:hAnsi="宋体"/>
          <w:sz w:val="24"/>
        </w:rPr>
        <w:instrText>\\01_</w:instrText>
      </w:r>
      <w:r w:rsidR="00B62556">
        <w:rPr>
          <w:rFonts w:ascii="宋体" w:hAnsi="宋体"/>
          <w:sz w:val="24"/>
        </w:rPr>
        <w:instrText>产品管理</w:instrText>
      </w:r>
      <w:r w:rsidR="00B62556">
        <w:rPr>
          <w:rFonts w:ascii="宋体" w:hAnsi="宋体"/>
          <w:sz w:val="24"/>
        </w:rPr>
        <w:instrText>\\</w:instrText>
      </w:r>
      <w:r w:rsidR="00B62556">
        <w:rPr>
          <w:rFonts w:ascii="宋体" w:hAnsi="宋体"/>
          <w:sz w:val="24"/>
        </w:rPr>
        <w:instrText>产品培训</w:instrText>
      </w:r>
      <w:r w:rsidR="00B62556">
        <w:rPr>
          <w:rFonts w:ascii="宋体" w:hAnsi="宋体"/>
          <w:sz w:val="24"/>
        </w:rPr>
        <w:instrText>\\20171115-ECMP</w:instrText>
      </w:r>
      <w:r w:rsidR="00B62556">
        <w:rPr>
          <w:rFonts w:ascii="宋体" w:hAnsi="宋体"/>
          <w:sz w:val="24"/>
        </w:rPr>
        <w:instrText>二次开发基础培训</w:instrText>
      </w:r>
      <w:r w:rsidR="00B62556">
        <w:rPr>
          <w:rFonts w:ascii="宋体" w:hAnsi="宋体"/>
          <w:sz w:val="24"/>
        </w:rPr>
        <w:instrText>\\</w:instrText>
      </w:r>
      <w:r w:rsidR="00B62556">
        <w:rPr>
          <w:rFonts w:ascii="宋体" w:hAnsi="宋体"/>
          <w:sz w:val="24"/>
        </w:rPr>
        <w:instrText>产品介绍资料</w:instrText>
      </w:r>
      <w:r w:rsidR="00B62556">
        <w:rPr>
          <w:rFonts w:ascii="宋体" w:hAnsi="宋体"/>
          <w:sz w:val="24"/>
        </w:rPr>
        <w:instrText>\\</w:instrText>
      </w:r>
      <w:r w:rsidR="00B62556">
        <w:rPr>
          <w:rFonts w:ascii="宋体" w:hAnsi="宋体"/>
          <w:sz w:val="24"/>
        </w:rPr>
        <w:instrText>预备知识</w:instrText>
      </w:r>
      <w:r w:rsidR="00B62556">
        <w:rPr>
          <w:rFonts w:ascii="宋体" w:hAnsi="宋体"/>
          <w:sz w:val="24"/>
        </w:rPr>
        <w:instrText xml:space="preserve">\\Documents\\Tencent Files\\AppData\\Local\\Temp\\1f2c36ef.tmp\\img15729.PNG" \* MERGEFORMATINET </w:instrText>
      </w:r>
      <w:r w:rsidR="00B62556">
        <w:rPr>
          <w:rFonts w:ascii="宋体" w:hAnsi="宋体"/>
          <w:sz w:val="24"/>
        </w:rPr>
        <w:fldChar w:fldCharType="separate"/>
      </w:r>
      <w:r w:rsidR="00181B2F">
        <w:rPr>
          <w:rFonts w:ascii="宋体" w:hAnsi="宋体"/>
          <w:sz w:val="24"/>
        </w:rPr>
        <w:fldChar w:fldCharType="begin"/>
      </w:r>
      <w:r w:rsidR="00181B2F">
        <w:rPr>
          <w:rFonts w:ascii="宋体" w:hAnsi="宋体"/>
          <w:sz w:val="24"/>
        </w:rPr>
        <w:instrText xml:space="preserve"> INCLUDEPICTURE  "C:\\Users\\yvdedu.com\\Desktop\\ECMP</w:instrText>
      </w:r>
      <w:r w:rsidR="00181B2F">
        <w:rPr>
          <w:rFonts w:ascii="宋体" w:hAnsi="宋体"/>
          <w:sz w:val="24"/>
        </w:rPr>
        <w:instrText>二次开发培训</w:instrText>
      </w:r>
      <w:r w:rsidR="00181B2F">
        <w:rPr>
          <w:rFonts w:ascii="宋体" w:hAnsi="宋体"/>
          <w:sz w:val="24"/>
        </w:rPr>
        <w:instrText xml:space="preserve">\\Documents\\Tencent Files\\AppData\\Local\\Temp\\1f2c36ef.tmp\\img15729.PNG" \* MERGEFORMATINET </w:instrText>
      </w:r>
      <w:r w:rsidR="00181B2F">
        <w:rPr>
          <w:rFonts w:ascii="宋体" w:hAnsi="宋体"/>
          <w:sz w:val="24"/>
        </w:rPr>
        <w:fldChar w:fldCharType="separate"/>
      </w:r>
      <w:r w:rsidR="009A6525">
        <w:rPr>
          <w:rFonts w:ascii="宋体" w:hAnsi="宋体"/>
          <w:sz w:val="24"/>
        </w:rPr>
        <w:fldChar w:fldCharType="begin"/>
      </w:r>
      <w:r w:rsidR="009A6525">
        <w:rPr>
          <w:rFonts w:ascii="宋体" w:hAnsi="宋体"/>
          <w:sz w:val="24"/>
        </w:rPr>
        <w:instrText xml:space="preserve"> INCLUDEPICTURE  "C:\\Users\\yvdedu.com\\Desktop\\ECMP</w:instrText>
      </w:r>
      <w:r w:rsidR="009A6525">
        <w:rPr>
          <w:rFonts w:ascii="宋体" w:hAnsi="宋体"/>
          <w:sz w:val="24"/>
        </w:rPr>
        <w:instrText>二次开发培训</w:instrText>
      </w:r>
      <w:r w:rsidR="009A6525">
        <w:rPr>
          <w:rFonts w:ascii="宋体" w:hAnsi="宋体"/>
          <w:sz w:val="24"/>
        </w:rPr>
        <w:instrText xml:space="preserve">\\Documents\\Tencent Files\\AppData\\Local\\Temp\\1f2c36ef.tmp\\img15729.PNG" \* MERGEFORMATINET </w:instrText>
      </w:r>
      <w:r w:rsidR="009A6525">
        <w:rPr>
          <w:rFonts w:ascii="宋体" w:hAnsi="宋体"/>
          <w:sz w:val="24"/>
        </w:rPr>
        <w:fldChar w:fldCharType="separate"/>
      </w:r>
      <w:r w:rsidR="0083624B">
        <w:rPr>
          <w:rFonts w:ascii="宋体" w:hAnsi="宋体"/>
          <w:sz w:val="24"/>
        </w:rPr>
        <w:fldChar w:fldCharType="begin"/>
      </w:r>
      <w:r w:rsidR="0083624B">
        <w:rPr>
          <w:rFonts w:ascii="宋体" w:hAnsi="宋体"/>
          <w:sz w:val="24"/>
        </w:rPr>
        <w:instrText xml:space="preserve"> INCLUDEPICTURE  "C:\\Users\\yvdedu.com\\Desktop\\ECMP</w:instrText>
      </w:r>
      <w:r w:rsidR="0083624B">
        <w:rPr>
          <w:rFonts w:ascii="宋体" w:hAnsi="宋体"/>
          <w:sz w:val="24"/>
        </w:rPr>
        <w:instrText>二次开发培训</w:instrText>
      </w:r>
      <w:r w:rsidR="0083624B">
        <w:rPr>
          <w:rFonts w:ascii="宋体" w:hAnsi="宋体"/>
          <w:sz w:val="24"/>
        </w:rPr>
        <w:instrText xml:space="preserve">\\Documents\\Tencent Files\\AppData\\Local\\Temp\\1f2c36ef.tmp\\img15729.PNG" \* MERGEFORMATINET </w:instrText>
      </w:r>
      <w:r w:rsidR="0083624B">
        <w:rPr>
          <w:rFonts w:ascii="宋体" w:hAnsi="宋体"/>
          <w:sz w:val="24"/>
        </w:rPr>
        <w:fldChar w:fldCharType="separate"/>
      </w:r>
      <w:r w:rsidR="00A17000">
        <w:rPr>
          <w:rFonts w:ascii="宋体" w:hAnsi="宋体"/>
          <w:sz w:val="24"/>
        </w:rPr>
        <w:fldChar w:fldCharType="begin"/>
      </w:r>
      <w:r w:rsidR="00A17000">
        <w:rPr>
          <w:rFonts w:ascii="宋体" w:hAnsi="宋体"/>
          <w:sz w:val="24"/>
        </w:rPr>
        <w:instrText xml:space="preserve"> INCLUDEPICTURE  "C:\\Users\\yvdedu.com\\Desktop\\</w:instrText>
      </w:r>
      <w:r w:rsidR="00A17000">
        <w:rPr>
          <w:rFonts w:ascii="宋体" w:hAnsi="宋体"/>
          <w:sz w:val="24"/>
        </w:rPr>
        <w:instrText>企智云</w:instrText>
      </w:r>
      <w:r w:rsidR="00A17000">
        <w:rPr>
          <w:rFonts w:ascii="宋体" w:hAnsi="宋体"/>
          <w:sz w:val="24"/>
        </w:rPr>
        <w:instrText>ECMP</w:instrText>
      </w:r>
      <w:r w:rsidR="00A17000">
        <w:rPr>
          <w:rFonts w:ascii="宋体" w:hAnsi="宋体"/>
          <w:sz w:val="24"/>
        </w:rPr>
        <w:instrText>平台培训视频及</w:instrText>
      </w:r>
      <w:r w:rsidR="00A17000">
        <w:rPr>
          <w:rFonts w:ascii="宋体" w:hAnsi="宋体"/>
          <w:sz w:val="24"/>
        </w:rPr>
        <w:instrText>PPT</w:instrText>
      </w:r>
      <w:r w:rsidR="00A17000">
        <w:rPr>
          <w:rFonts w:ascii="宋体" w:hAnsi="宋体"/>
          <w:sz w:val="24"/>
        </w:rPr>
        <w:instrText>课件</w:instrText>
      </w:r>
      <w:r w:rsidR="00A17000">
        <w:rPr>
          <w:rFonts w:ascii="宋体" w:hAnsi="宋体"/>
          <w:sz w:val="24"/>
        </w:rPr>
        <w:instrText>\\</w:instrText>
      </w:r>
      <w:r w:rsidR="00A17000">
        <w:rPr>
          <w:rFonts w:ascii="宋体" w:hAnsi="宋体"/>
          <w:sz w:val="24"/>
        </w:rPr>
        <w:instrText>企智云</w:instrText>
      </w:r>
      <w:r w:rsidR="00A17000">
        <w:rPr>
          <w:rFonts w:ascii="宋体" w:hAnsi="宋体"/>
          <w:sz w:val="24"/>
        </w:rPr>
        <w:instrText>ECMP2.0</w:instrText>
      </w:r>
      <w:r w:rsidR="00A17000">
        <w:rPr>
          <w:rFonts w:ascii="宋体" w:hAnsi="宋体"/>
          <w:sz w:val="24"/>
        </w:rPr>
        <w:instrText>二次开发基础培训</w:instrText>
      </w:r>
      <w:r w:rsidR="00A17000">
        <w:rPr>
          <w:rFonts w:ascii="宋体" w:hAnsi="宋体"/>
          <w:sz w:val="24"/>
        </w:rPr>
        <w:instrText xml:space="preserve">\\Documents\\Tencent Files\\AppData\\Local\\Temp\\1f2c36ef.tmp\\img15729.PNG" \* MERGEFORMATINET </w:instrText>
      </w:r>
      <w:r w:rsidR="00A17000">
        <w:rPr>
          <w:rFonts w:ascii="宋体" w:hAnsi="宋体"/>
          <w:sz w:val="24"/>
        </w:rPr>
        <w:fldChar w:fldCharType="separate"/>
      </w:r>
      <w:r w:rsidR="0048470A">
        <w:rPr>
          <w:rFonts w:ascii="宋体" w:hAnsi="宋体"/>
          <w:sz w:val="24"/>
        </w:rPr>
        <w:fldChar w:fldCharType="begin"/>
      </w:r>
      <w:r w:rsidR="0048470A">
        <w:rPr>
          <w:rFonts w:ascii="宋体" w:hAnsi="宋体"/>
          <w:sz w:val="24"/>
        </w:rPr>
        <w:instrText xml:space="preserve"> INCLUDEPICTURE  "C:\\Users\\jonson\\Desktop\\</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ECMP2.0</w:instrText>
      </w:r>
      <w:r w:rsidR="0048470A">
        <w:rPr>
          <w:rFonts w:ascii="宋体" w:hAnsi="宋体"/>
          <w:sz w:val="24"/>
        </w:rPr>
        <w:instrText>平台培训课件及手册</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w:instrText>
      </w:r>
      <w:r w:rsidR="0048470A">
        <w:rPr>
          <w:rFonts w:ascii="宋体" w:hAnsi="宋体"/>
          <w:sz w:val="24"/>
        </w:rPr>
        <w:instrText>-</w:instrText>
      </w:r>
      <w:r w:rsidR="0048470A">
        <w:rPr>
          <w:rFonts w:ascii="宋体" w:hAnsi="宋体"/>
          <w:sz w:val="24"/>
        </w:rPr>
        <w:instrText>手册规范</w:instrText>
      </w:r>
      <w:r w:rsidR="0048470A">
        <w:rPr>
          <w:rFonts w:ascii="宋体" w:hAnsi="宋体"/>
          <w:sz w:val="24"/>
        </w:rPr>
        <w:instrText xml:space="preserve">\\Documents\\Tencent Files\\AppData\\Local\\Temp\\1f2c36ef.tmp\\img15729.PNG" \* MERGEFORMATINET </w:instrText>
      </w:r>
      <w:r w:rsidR="0048470A">
        <w:rPr>
          <w:rFonts w:ascii="宋体" w:hAnsi="宋体"/>
          <w:sz w:val="24"/>
        </w:rPr>
        <w:fldChar w:fldCharType="separate"/>
      </w:r>
      <w:r w:rsidR="00A22751">
        <w:rPr>
          <w:rFonts w:ascii="宋体" w:hAnsi="宋体"/>
          <w:sz w:val="24"/>
        </w:rPr>
        <w:fldChar w:fldCharType="begin"/>
      </w:r>
      <w:r w:rsidR="00A22751">
        <w:rPr>
          <w:rFonts w:ascii="宋体" w:hAnsi="宋体"/>
          <w:sz w:val="24"/>
        </w:rPr>
        <w:instrText xml:space="preserve"> INCLUDEPICTURE  "C:\\Users\\jonson\\Desktop\\</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ECMP2.0</w:instrText>
      </w:r>
      <w:r w:rsidR="00A22751">
        <w:rPr>
          <w:rFonts w:ascii="宋体" w:hAnsi="宋体"/>
          <w:sz w:val="24"/>
        </w:rPr>
        <w:instrText>平台培训课件及手册</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w:instrText>
      </w:r>
      <w:r w:rsidR="00A22751">
        <w:rPr>
          <w:rFonts w:ascii="宋体" w:hAnsi="宋体"/>
          <w:sz w:val="24"/>
        </w:rPr>
        <w:instrText>-</w:instrText>
      </w:r>
      <w:r w:rsidR="00A22751">
        <w:rPr>
          <w:rFonts w:ascii="宋体" w:hAnsi="宋体"/>
          <w:sz w:val="24"/>
        </w:rPr>
        <w:instrText>手册规范</w:instrText>
      </w:r>
      <w:r w:rsidR="00A22751">
        <w:rPr>
          <w:rFonts w:ascii="宋体" w:hAnsi="宋体"/>
          <w:sz w:val="24"/>
        </w:rPr>
        <w:instrText xml:space="preserve">\\Documents\\Tencent Files\\AppData\\Local\\Temp\\1f2c36ef.tmp\\img15729.PNG" \* MERGEFORMATINET </w:instrText>
      </w:r>
      <w:r w:rsidR="00A22751">
        <w:rPr>
          <w:rFonts w:ascii="宋体" w:hAnsi="宋体"/>
          <w:sz w:val="24"/>
        </w:rPr>
        <w:fldChar w:fldCharType="separate"/>
      </w:r>
      <w:r w:rsidR="00723081">
        <w:rPr>
          <w:rFonts w:ascii="宋体" w:hAnsi="宋体"/>
          <w:sz w:val="24"/>
        </w:rPr>
        <w:fldChar w:fldCharType="begin"/>
      </w:r>
      <w:r w:rsidR="00723081">
        <w:rPr>
          <w:rFonts w:ascii="宋体" w:hAnsi="宋体"/>
          <w:sz w:val="24"/>
        </w:rPr>
        <w:instrText xml:space="preserve"> INCLUDEPICTURE  "C:\\Users\\yvdedu.com\\Desktop\\</w:instrText>
      </w:r>
      <w:r w:rsidR="00723081">
        <w:rPr>
          <w:rFonts w:ascii="宋体" w:hAnsi="宋体"/>
          <w:sz w:val="24"/>
        </w:rPr>
        <w:instrText>企智云</w:instrText>
      </w:r>
      <w:r w:rsidR="00723081">
        <w:rPr>
          <w:rFonts w:ascii="宋体" w:hAnsi="宋体"/>
          <w:sz w:val="24"/>
        </w:rPr>
        <w:instrText>ECMP</w:instrText>
      </w:r>
      <w:r w:rsidR="00723081">
        <w:rPr>
          <w:rFonts w:ascii="宋体" w:hAnsi="宋体"/>
          <w:sz w:val="24"/>
        </w:rPr>
        <w:instrText>平台</w:instrText>
      </w:r>
      <w:r w:rsidR="00723081">
        <w:rPr>
          <w:rFonts w:ascii="宋体" w:hAnsi="宋体"/>
          <w:sz w:val="24"/>
        </w:rPr>
        <w:instrText>-</w:instrText>
      </w:r>
      <w:r w:rsidR="00723081">
        <w:rPr>
          <w:rFonts w:ascii="宋体" w:hAnsi="宋体"/>
          <w:sz w:val="24"/>
        </w:rPr>
        <w:instrText>手册规范</w:instrText>
      </w:r>
      <w:r w:rsidR="00723081">
        <w:rPr>
          <w:rFonts w:ascii="宋体" w:hAnsi="宋体"/>
          <w:sz w:val="24"/>
        </w:rPr>
        <w:instrText xml:space="preserve">\\Documents\\Tencent Files\\AppData\\Local\\Temp\\1f2c36ef.tmp\\img15729.PNG" \* MERGEFORMATINET </w:instrText>
      </w:r>
      <w:r w:rsidR="00723081">
        <w:rPr>
          <w:rFonts w:ascii="宋体" w:hAnsi="宋体"/>
          <w:sz w:val="24"/>
        </w:rPr>
        <w:fldChar w:fldCharType="separate"/>
      </w:r>
      <w:r w:rsidR="00A43143">
        <w:rPr>
          <w:rFonts w:ascii="宋体" w:hAnsi="宋体"/>
          <w:sz w:val="24"/>
        </w:rPr>
        <w:fldChar w:fldCharType="begin"/>
      </w:r>
      <w:r w:rsidR="00A43143">
        <w:rPr>
          <w:rFonts w:ascii="宋体" w:hAnsi="宋体"/>
          <w:sz w:val="24"/>
        </w:rPr>
        <w:instrText xml:space="preserve"> INCLUDEPICTURE  "F:\\project-doc\\ECMP\\Documents\\Tencent Files\\AppData\\Local\\Temp\\1f2c36ef.tmp\\img15729.PNG" \* MERGEFORMATINET </w:instrText>
      </w:r>
      <w:r w:rsidR="00A43143">
        <w:rPr>
          <w:rFonts w:ascii="宋体" w:hAnsi="宋体"/>
          <w:sz w:val="24"/>
        </w:rPr>
        <w:fldChar w:fldCharType="separate"/>
      </w:r>
      <w:r w:rsidR="00A43143">
        <w:rPr>
          <w:rFonts w:ascii="宋体" w:hAnsi="宋体"/>
          <w:sz w:val="24"/>
        </w:rPr>
        <w:pict>
          <v:shape id="_x0000_i1034" type="#_x0000_t75" alt="" style="width:327.45pt;height:325.55pt">
            <v:imagedata r:id="rId46" r:href="rId47"/>
          </v:shape>
        </w:pict>
      </w:r>
      <w:r w:rsidR="00A43143">
        <w:rPr>
          <w:rFonts w:ascii="宋体" w:hAnsi="宋体"/>
          <w:sz w:val="24"/>
        </w:rPr>
        <w:fldChar w:fldCharType="end"/>
      </w:r>
      <w:r w:rsidR="00723081">
        <w:rPr>
          <w:rFonts w:ascii="宋体" w:hAnsi="宋体"/>
          <w:sz w:val="24"/>
        </w:rPr>
        <w:fldChar w:fldCharType="end"/>
      </w:r>
      <w:r w:rsidR="00A22751">
        <w:rPr>
          <w:rFonts w:ascii="宋体" w:hAnsi="宋体"/>
          <w:sz w:val="24"/>
        </w:rPr>
        <w:fldChar w:fldCharType="end"/>
      </w:r>
      <w:r w:rsidR="0048470A">
        <w:rPr>
          <w:rFonts w:ascii="宋体" w:hAnsi="宋体"/>
          <w:sz w:val="24"/>
        </w:rPr>
        <w:fldChar w:fldCharType="end"/>
      </w:r>
      <w:r w:rsidR="00A17000">
        <w:rPr>
          <w:rFonts w:ascii="宋体" w:hAnsi="宋体"/>
          <w:sz w:val="24"/>
        </w:rPr>
        <w:fldChar w:fldCharType="end"/>
      </w:r>
      <w:r w:rsidR="0083624B">
        <w:rPr>
          <w:rFonts w:ascii="宋体" w:hAnsi="宋体"/>
          <w:sz w:val="24"/>
        </w:rPr>
        <w:fldChar w:fldCharType="end"/>
      </w:r>
      <w:r w:rsidR="009A6525">
        <w:rPr>
          <w:rFonts w:ascii="宋体" w:hAnsi="宋体"/>
          <w:sz w:val="24"/>
        </w:rPr>
        <w:fldChar w:fldCharType="end"/>
      </w:r>
      <w:r w:rsidR="00181B2F">
        <w:rPr>
          <w:rFonts w:ascii="宋体" w:hAnsi="宋体"/>
          <w:sz w:val="24"/>
        </w:rPr>
        <w:fldChar w:fldCharType="end"/>
      </w:r>
      <w:r w:rsidR="00B62556">
        <w:rPr>
          <w:rFonts w:ascii="宋体" w:hAnsi="宋体"/>
          <w:sz w:val="24"/>
        </w:rPr>
        <w:fldChar w:fldCharType="end"/>
      </w:r>
      <w:r w:rsidR="00C40821">
        <w:rPr>
          <w:rFonts w:ascii="宋体" w:hAnsi="宋体"/>
          <w:sz w:val="24"/>
        </w:rPr>
        <w:fldChar w:fldCharType="end"/>
      </w:r>
      <w:r w:rsidR="00C00499">
        <w:rPr>
          <w:rFonts w:ascii="宋体" w:hAnsi="宋体"/>
          <w:sz w:val="24"/>
        </w:rPr>
        <w:fldChar w:fldCharType="end"/>
      </w:r>
      <w:r w:rsidR="00AF5000">
        <w:rPr>
          <w:rFonts w:ascii="宋体" w:hAnsi="宋体"/>
          <w:sz w:val="24"/>
        </w:rPr>
        <w:fldChar w:fldCharType="end"/>
      </w:r>
      <w:r w:rsidR="00222664">
        <w:rPr>
          <w:rFonts w:ascii="宋体" w:hAnsi="宋体"/>
          <w:sz w:val="24"/>
        </w:rPr>
        <w:fldChar w:fldCharType="end"/>
      </w:r>
      <w:r w:rsidR="00313507">
        <w:rPr>
          <w:rFonts w:ascii="宋体" w:hAnsi="宋体"/>
          <w:sz w:val="24"/>
        </w:rPr>
        <w:fldChar w:fldCharType="end"/>
      </w:r>
      <w:r w:rsidR="008B0D01">
        <w:rPr>
          <w:rFonts w:ascii="宋体" w:hAnsi="宋体"/>
          <w:sz w:val="24"/>
        </w:rPr>
        <w:fldChar w:fldCharType="end"/>
      </w:r>
      <w:r w:rsidR="00F77120">
        <w:rPr>
          <w:rFonts w:ascii="宋体" w:hAnsi="宋体"/>
          <w:sz w:val="24"/>
        </w:rPr>
        <w:fldChar w:fldCharType="end"/>
      </w:r>
      <w:r w:rsidR="002959A5">
        <w:rPr>
          <w:rFonts w:ascii="宋体" w:hAnsi="宋体"/>
          <w:sz w:val="24"/>
        </w:rPr>
        <w:fldChar w:fldCharType="end"/>
      </w:r>
      <w:r w:rsidR="006C3EF9">
        <w:rPr>
          <w:rFonts w:ascii="宋体" w:hAnsi="宋体"/>
          <w:sz w:val="24"/>
        </w:rPr>
        <w:fldChar w:fldCharType="end"/>
      </w:r>
      <w:r w:rsidR="00E656A1">
        <w:rPr>
          <w:rFonts w:ascii="宋体" w:hAnsi="宋体"/>
          <w:sz w:val="24"/>
        </w:rPr>
        <w:fldChar w:fldCharType="end"/>
      </w:r>
      <w:r w:rsidR="00AA3CBE">
        <w:rPr>
          <w:rFonts w:ascii="宋体" w:hAnsi="宋体"/>
          <w:sz w:val="24"/>
        </w:rPr>
        <w:fldChar w:fldCharType="end"/>
      </w:r>
      <w:r w:rsidR="00190F59">
        <w:rPr>
          <w:rFonts w:ascii="宋体" w:hAnsi="宋体"/>
          <w:sz w:val="24"/>
        </w:rPr>
        <w:fldChar w:fldCharType="end"/>
      </w:r>
      <w:r w:rsidR="0047194B">
        <w:rPr>
          <w:rFonts w:ascii="宋体" w:hAnsi="宋体"/>
          <w:sz w:val="24"/>
        </w:rPr>
        <w:fldChar w:fldCharType="end"/>
      </w:r>
      <w:r w:rsidR="00714054">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p>
    <w:p w:rsidR="00F77625" w:rsidRPr="00C0030E" w:rsidRDefault="00F77625" w:rsidP="00193470">
      <w:pPr>
        <w:shd w:val="clear" w:color="auto" w:fill="FFFFFF"/>
        <w:rPr>
          <w:rFonts w:ascii="宋体" w:eastAsia="宋体" w:hAnsi="宋体"/>
        </w:rPr>
      </w:pPr>
      <w:r w:rsidRPr="00C0030E">
        <w:rPr>
          <w:rFonts w:ascii="宋体" w:eastAsia="宋体" w:hAnsi="宋体" w:hint="eastAsia"/>
          <w:sz w:val="24"/>
        </w:rPr>
        <w:t>创建完基线之后，执行flywayMigrate将脚本文件中的更改更新到数据库服务器。</w:t>
      </w:r>
    </w:p>
    <w:p w:rsidR="00F77625" w:rsidRDefault="00F77625" w:rsidP="00F77625">
      <w:pPr>
        <w:shd w:val="clear" w:color="auto" w:fill="FFFFFF"/>
      </w:pPr>
      <w:r>
        <w:rPr>
          <w:rFonts w:ascii="宋体" w:hAnsi="宋体"/>
          <w:sz w:val="24"/>
        </w:rPr>
        <w:lastRenderedPageBreak/>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Pr>
          <w:rFonts w:ascii="宋体" w:hAnsi="宋体"/>
          <w:sz w:val="24"/>
        </w:rPr>
        <w:fldChar w:fldCharType="begin"/>
      </w:r>
      <w:r>
        <w:rPr>
          <w:rFonts w:ascii="宋体" w:hAnsi="宋体"/>
          <w:sz w:val="24"/>
        </w:rPr>
        <w:instrText xml:space="preserve"> INCLUDEPICTURE  "C:\\Users\\yvdedu.com\\Desktop\\Documents\\Tencent Files\\AppData\\Local\\Temp\\1f2c36ef.tmp\\img02833.PNG" \* MERGEFORMATINET </w:instrText>
      </w:r>
      <w:r>
        <w:rPr>
          <w:rFonts w:ascii="宋体" w:hAnsi="宋体"/>
          <w:sz w:val="24"/>
        </w:rPr>
        <w:fldChar w:fldCharType="separate"/>
      </w:r>
      <w:r w:rsidR="00714054">
        <w:rPr>
          <w:rFonts w:ascii="宋体" w:hAnsi="宋体"/>
          <w:sz w:val="24"/>
        </w:rPr>
        <w:fldChar w:fldCharType="begin"/>
      </w:r>
      <w:r w:rsidR="00714054">
        <w:rPr>
          <w:rFonts w:ascii="宋体" w:hAnsi="宋体"/>
          <w:sz w:val="24"/>
        </w:rPr>
        <w:instrText xml:space="preserve"> INCLUDEPICTURE  "C:\\Users\\yvdedu.com\\Desktop\\Documents\\Tencent Files\\AppData\\Local\\Temp\\1f2c36ef.tmp\\img02833.PNG" \* MERGEFORMATINET </w:instrText>
      </w:r>
      <w:r w:rsidR="00714054">
        <w:rPr>
          <w:rFonts w:ascii="宋体" w:hAnsi="宋体"/>
          <w:sz w:val="24"/>
        </w:rPr>
        <w:fldChar w:fldCharType="separate"/>
      </w:r>
      <w:r w:rsidR="0047194B">
        <w:rPr>
          <w:rFonts w:ascii="宋体" w:hAnsi="宋体"/>
          <w:sz w:val="24"/>
        </w:rPr>
        <w:fldChar w:fldCharType="begin"/>
      </w:r>
      <w:r w:rsidR="0047194B">
        <w:rPr>
          <w:rFonts w:ascii="宋体" w:hAnsi="宋体"/>
          <w:sz w:val="24"/>
        </w:rPr>
        <w:instrText xml:space="preserve"> INCLUDEPICTURE  "C:\\Users\\yvdedu.com\\Desktop\\Documents\\Tencent Files\\AppData\\Local\\Temp\\1f2c36ef.tmp\\img02833.PNG" \* MERGEFORMATINET </w:instrText>
      </w:r>
      <w:r w:rsidR="0047194B">
        <w:rPr>
          <w:rFonts w:ascii="宋体" w:hAnsi="宋体"/>
          <w:sz w:val="24"/>
        </w:rPr>
        <w:fldChar w:fldCharType="separate"/>
      </w:r>
      <w:r w:rsidR="00190F59">
        <w:rPr>
          <w:rFonts w:ascii="宋体" w:hAnsi="宋体"/>
          <w:sz w:val="24"/>
        </w:rPr>
        <w:fldChar w:fldCharType="begin"/>
      </w:r>
      <w:r w:rsidR="00190F59">
        <w:rPr>
          <w:rFonts w:ascii="宋体" w:hAnsi="宋体"/>
          <w:sz w:val="24"/>
        </w:rPr>
        <w:instrText xml:space="preserve"> INCLUDEPICTURE  "C:\\Users\\yvdedu.com\\Desktop\\Documents\\Tencent Files\\AppData\\Local\\Temp\\1f2c36ef.tmp\\img02833.PNG" \* MERGEFORMATINET </w:instrText>
      </w:r>
      <w:r w:rsidR="00190F59">
        <w:rPr>
          <w:rFonts w:ascii="宋体" w:hAnsi="宋体"/>
          <w:sz w:val="24"/>
        </w:rPr>
        <w:fldChar w:fldCharType="separate"/>
      </w:r>
      <w:r w:rsidR="00AA3CBE">
        <w:rPr>
          <w:rFonts w:ascii="宋体" w:hAnsi="宋体"/>
          <w:sz w:val="24"/>
        </w:rPr>
        <w:fldChar w:fldCharType="begin"/>
      </w:r>
      <w:r w:rsidR="00AA3CBE">
        <w:rPr>
          <w:rFonts w:ascii="宋体" w:hAnsi="宋体"/>
          <w:sz w:val="24"/>
        </w:rPr>
        <w:instrText xml:space="preserve"> INCLUDEPICTURE  "C:\\Users\\yvdedu.com\\Desktop\\Documents\\Tencent Files\\AppData\\Local\\Temp\\1f2c36ef.tmp\\img02833.PNG" \* MERGEFORMATINET </w:instrText>
      </w:r>
      <w:r w:rsidR="00AA3CBE">
        <w:rPr>
          <w:rFonts w:ascii="宋体" w:hAnsi="宋体"/>
          <w:sz w:val="24"/>
        </w:rPr>
        <w:fldChar w:fldCharType="separate"/>
      </w:r>
      <w:r w:rsidR="00E656A1">
        <w:rPr>
          <w:rFonts w:ascii="宋体" w:hAnsi="宋体"/>
          <w:sz w:val="24"/>
        </w:rPr>
        <w:fldChar w:fldCharType="begin"/>
      </w:r>
      <w:r w:rsidR="00E656A1">
        <w:rPr>
          <w:rFonts w:ascii="宋体" w:hAnsi="宋体"/>
          <w:sz w:val="24"/>
        </w:rPr>
        <w:instrText xml:space="preserve"> INCLUDEPICTURE  "C:\\Users\\yvdedu.com\\Desktop\\Documents\\Tencent Files\\AppData\\Local\\Temp\\1f2c36ef.tmp\\img02833.PNG" \* MERGEFORMATINET </w:instrText>
      </w:r>
      <w:r w:rsidR="00E656A1">
        <w:rPr>
          <w:rFonts w:ascii="宋体" w:hAnsi="宋体"/>
          <w:sz w:val="24"/>
        </w:rPr>
        <w:fldChar w:fldCharType="separate"/>
      </w:r>
      <w:r w:rsidR="006C3EF9">
        <w:rPr>
          <w:rFonts w:ascii="宋体" w:hAnsi="宋体"/>
          <w:sz w:val="24"/>
        </w:rPr>
        <w:fldChar w:fldCharType="begin"/>
      </w:r>
      <w:r w:rsidR="006C3EF9">
        <w:rPr>
          <w:rFonts w:ascii="宋体" w:hAnsi="宋体"/>
          <w:sz w:val="24"/>
        </w:rPr>
        <w:instrText xml:space="preserve"> INCLUDEPICTURE  "C:\\Users\\yvdedu.com\\Desktop\\Documents\\Tencent Files\\AppData\\Local\\Temp\\1f2c36ef.tmp\\img02833.PNG" \* MERGEFORMATINET </w:instrText>
      </w:r>
      <w:r w:rsidR="006C3EF9">
        <w:rPr>
          <w:rFonts w:ascii="宋体" w:hAnsi="宋体"/>
          <w:sz w:val="24"/>
        </w:rPr>
        <w:fldChar w:fldCharType="separate"/>
      </w:r>
      <w:r w:rsidR="002959A5">
        <w:rPr>
          <w:rFonts w:ascii="宋体" w:hAnsi="宋体"/>
          <w:sz w:val="24"/>
        </w:rPr>
        <w:fldChar w:fldCharType="begin"/>
      </w:r>
      <w:r w:rsidR="002959A5">
        <w:rPr>
          <w:rFonts w:ascii="宋体" w:hAnsi="宋体"/>
          <w:sz w:val="24"/>
        </w:rPr>
        <w:instrText xml:space="preserve"> INCLUDEPICTURE  "C:\\Users\\yvdedu.com\\Desktop\\ECMP</w:instrText>
      </w:r>
      <w:r w:rsidR="002959A5">
        <w:rPr>
          <w:rFonts w:ascii="宋体" w:hAnsi="宋体"/>
          <w:sz w:val="24"/>
        </w:rPr>
        <w:instrText>二次开发培训</w:instrText>
      </w:r>
      <w:r w:rsidR="002959A5">
        <w:rPr>
          <w:rFonts w:ascii="宋体" w:hAnsi="宋体"/>
          <w:sz w:val="24"/>
        </w:rPr>
        <w:instrText xml:space="preserve">\\Documents\\Tencent Files\\AppData\\Local\\Temp\\1f2c36ef.tmp\\img02833.PNG" \* MERGEFORMATINET </w:instrText>
      </w:r>
      <w:r w:rsidR="002959A5">
        <w:rPr>
          <w:rFonts w:ascii="宋体" w:hAnsi="宋体"/>
          <w:sz w:val="24"/>
        </w:rPr>
        <w:fldChar w:fldCharType="separate"/>
      </w:r>
      <w:r w:rsidR="00F77120">
        <w:rPr>
          <w:rFonts w:ascii="宋体" w:hAnsi="宋体"/>
          <w:sz w:val="24"/>
        </w:rPr>
        <w:fldChar w:fldCharType="begin"/>
      </w:r>
      <w:r w:rsidR="00F77120">
        <w:rPr>
          <w:rFonts w:ascii="宋体" w:hAnsi="宋体"/>
          <w:sz w:val="24"/>
        </w:rPr>
        <w:instrText xml:space="preserve"> INCLUDEPICTURE  "C:\\Users\\yvdedu.com\\Desktop\\ECMP</w:instrText>
      </w:r>
      <w:r w:rsidR="00F77120">
        <w:rPr>
          <w:rFonts w:ascii="宋体" w:hAnsi="宋体"/>
          <w:sz w:val="24"/>
        </w:rPr>
        <w:instrText>二次开发培训</w:instrText>
      </w:r>
      <w:r w:rsidR="00F77120">
        <w:rPr>
          <w:rFonts w:ascii="宋体" w:hAnsi="宋体"/>
          <w:sz w:val="24"/>
        </w:rPr>
        <w:instrText xml:space="preserve">\\Documents\\Tencent Files\\AppData\\Local\\Temp\\1f2c36ef.tmp\\img02833.PNG" \* MERGEFORMATINET </w:instrText>
      </w:r>
      <w:r w:rsidR="00F77120">
        <w:rPr>
          <w:rFonts w:ascii="宋体" w:hAnsi="宋体"/>
          <w:sz w:val="24"/>
        </w:rPr>
        <w:fldChar w:fldCharType="separate"/>
      </w:r>
      <w:r w:rsidR="008B0D01">
        <w:rPr>
          <w:rFonts w:ascii="宋体" w:hAnsi="宋体"/>
          <w:sz w:val="24"/>
        </w:rPr>
        <w:fldChar w:fldCharType="begin"/>
      </w:r>
      <w:r w:rsidR="008B0D01">
        <w:rPr>
          <w:rFonts w:ascii="宋体" w:hAnsi="宋体"/>
          <w:sz w:val="24"/>
        </w:rPr>
        <w:instrText xml:space="preserve"> INCLUDEPICTURE  "C:\\Users\\yvdedu.com\\Desktop\\ECMP</w:instrText>
      </w:r>
      <w:r w:rsidR="008B0D01">
        <w:rPr>
          <w:rFonts w:ascii="宋体" w:hAnsi="宋体"/>
          <w:sz w:val="24"/>
        </w:rPr>
        <w:instrText>二次开发培训</w:instrText>
      </w:r>
      <w:r w:rsidR="008B0D01">
        <w:rPr>
          <w:rFonts w:ascii="宋体" w:hAnsi="宋体"/>
          <w:sz w:val="24"/>
        </w:rPr>
        <w:instrText xml:space="preserve">\\Documents\\Tencent Files\\AppData\\Local\\Temp\\1f2c36ef.tmp\\img02833.PNG" \* MERGEFORMATINET </w:instrText>
      </w:r>
      <w:r w:rsidR="008B0D01">
        <w:rPr>
          <w:rFonts w:ascii="宋体" w:hAnsi="宋体"/>
          <w:sz w:val="24"/>
        </w:rPr>
        <w:fldChar w:fldCharType="separate"/>
      </w:r>
      <w:r w:rsidR="00313507">
        <w:rPr>
          <w:rFonts w:ascii="宋体" w:hAnsi="宋体"/>
          <w:sz w:val="24"/>
        </w:rPr>
        <w:fldChar w:fldCharType="begin"/>
      </w:r>
      <w:r w:rsidR="00313507">
        <w:rPr>
          <w:rFonts w:ascii="宋体" w:hAnsi="宋体"/>
          <w:sz w:val="24"/>
        </w:rPr>
        <w:instrText xml:space="preserve"> INCLUDEPICTURE  "C:\\Users\\yvdedu.com\\Desktop\\ECMP</w:instrText>
      </w:r>
      <w:r w:rsidR="00313507">
        <w:rPr>
          <w:rFonts w:ascii="宋体" w:hAnsi="宋体"/>
          <w:sz w:val="24"/>
        </w:rPr>
        <w:instrText>二次开发培训</w:instrText>
      </w:r>
      <w:r w:rsidR="00313507">
        <w:rPr>
          <w:rFonts w:ascii="宋体" w:hAnsi="宋体"/>
          <w:sz w:val="24"/>
        </w:rPr>
        <w:instrText xml:space="preserve">\\Documents\\Tencent Files\\AppData\\Local\\Temp\\1f2c36ef.tmp\\img02833.PNG" \* MERGEFORMATINET </w:instrText>
      </w:r>
      <w:r w:rsidR="00313507">
        <w:rPr>
          <w:rFonts w:ascii="宋体" w:hAnsi="宋体"/>
          <w:sz w:val="24"/>
        </w:rPr>
        <w:fldChar w:fldCharType="separate"/>
      </w:r>
      <w:r w:rsidR="00222664">
        <w:rPr>
          <w:rFonts w:ascii="宋体" w:hAnsi="宋体"/>
          <w:sz w:val="24"/>
        </w:rPr>
        <w:fldChar w:fldCharType="begin"/>
      </w:r>
      <w:r w:rsidR="00222664">
        <w:rPr>
          <w:rFonts w:ascii="宋体" w:hAnsi="宋体"/>
          <w:sz w:val="24"/>
        </w:rPr>
        <w:instrText xml:space="preserve"> INCLUDEPICTURE  "C:\\Users\\yvdedu.com\\Desktop\\ECMP</w:instrText>
      </w:r>
      <w:r w:rsidR="00222664">
        <w:rPr>
          <w:rFonts w:ascii="宋体" w:hAnsi="宋体"/>
          <w:sz w:val="24"/>
        </w:rPr>
        <w:instrText>二次开发培训</w:instrText>
      </w:r>
      <w:r w:rsidR="00222664">
        <w:rPr>
          <w:rFonts w:ascii="宋体" w:hAnsi="宋体"/>
          <w:sz w:val="24"/>
        </w:rPr>
        <w:instrText xml:space="preserve">\\Documents\\Tencent Files\\AppData\\Local\\Temp\\1f2c36ef.tmp\\img02833.PNG" \* MERGEFORMATINET </w:instrText>
      </w:r>
      <w:r w:rsidR="00222664">
        <w:rPr>
          <w:rFonts w:ascii="宋体" w:hAnsi="宋体"/>
          <w:sz w:val="24"/>
        </w:rPr>
        <w:fldChar w:fldCharType="separate"/>
      </w:r>
      <w:r w:rsidR="00AF5000">
        <w:rPr>
          <w:rFonts w:ascii="宋体" w:hAnsi="宋体"/>
          <w:sz w:val="24"/>
        </w:rPr>
        <w:fldChar w:fldCharType="begin"/>
      </w:r>
      <w:r w:rsidR="00AF5000">
        <w:rPr>
          <w:rFonts w:ascii="宋体" w:hAnsi="宋体"/>
          <w:sz w:val="24"/>
        </w:rPr>
        <w:instrText xml:space="preserve"> INCLUDEPICTURE  "C:\\Users\\yvdedu.com\\Desktop\\ECMP</w:instrText>
      </w:r>
      <w:r w:rsidR="00AF5000">
        <w:rPr>
          <w:rFonts w:ascii="宋体" w:hAnsi="宋体"/>
          <w:sz w:val="24"/>
        </w:rPr>
        <w:instrText>二次开发培训</w:instrText>
      </w:r>
      <w:r w:rsidR="00AF5000">
        <w:rPr>
          <w:rFonts w:ascii="宋体" w:hAnsi="宋体"/>
          <w:sz w:val="24"/>
        </w:rPr>
        <w:instrText xml:space="preserve">\\Documents\\Tencent Files\\AppData\\Local\\Temp\\1f2c36ef.tmp\\img02833.PNG" \* MERGEFORMATINET </w:instrText>
      </w:r>
      <w:r w:rsidR="00AF5000">
        <w:rPr>
          <w:rFonts w:ascii="宋体" w:hAnsi="宋体"/>
          <w:sz w:val="24"/>
        </w:rPr>
        <w:fldChar w:fldCharType="separate"/>
      </w:r>
      <w:r w:rsidR="00C00499">
        <w:rPr>
          <w:rFonts w:ascii="宋体" w:hAnsi="宋体"/>
          <w:sz w:val="24"/>
        </w:rPr>
        <w:fldChar w:fldCharType="begin"/>
      </w:r>
      <w:r w:rsidR="00C00499">
        <w:rPr>
          <w:rFonts w:ascii="宋体" w:hAnsi="宋体"/>
          <w:sz w:val="24"/>
        </w:rPr>
        <w:instrText xml:space="preserve"> INCLUDEPICTURE  "E:\\company\\rcsit\\04_</w:instrText>
      </w:r>
      <w:r w:rsidR="00C00499">
        <w:rPr>
          <w:rFonts w:ascii="宋体" w:hAnsi="宋体"/>
          <w:sz w:val="24"/>
        </w:rPr>
        <w:instrText>基础平台与产品研发部</w:instrText>
      </w:r>
      <w:r w:rsidR="00C00499">
        <w:rPr>
          <w:rFonts w:ascii="宋体" w:hAnsi="宋体"/>
          <w:sz w:val="24"/>
        </w:rPr>
        <w:instrText>\\01_</w:instrText>
      </w:r>
      <w:r w:rsidR="00C00499">
        <w:rPr>
          <w:rFonts w:ascii="宋体" w:hAnsi="宋体"/>
          <w:sz w:val="24"/>
        </w:rPr>
        <w:instrText>产品管理</w:instrText>
      </w:r>
      <w:r w:rsidR="00C00499">
        <w:rPr>
          <w:rFonts w:ascii="宋体" w:hAnsi="宋体"/>
          <w:sz w:val="24"/>
        </w:rPr>
        <w:instrText>\\</w:instrText>
      </w:r>
      <w:r w:rsidR="00C00499">
        <w:rPr>
          <w:rFonts w:ascii="宋体" w:hAnsi="宋体"/>
          <w:sz w:val="24"/>
        </w:rPr>
        <w:instrText>产品培训</w:instrText>
      </w:r>
      <w:r w:rsidR="00C00499">
        <w:rPr>
          <w:rFonts w:ascii="宋体" w:hAnsi="宋体"/>
          <w:sz w:val="24"/>
        </w:rPr>
        <w:instrText>\\20171115-ECMP</w:instrText>
      </w:r>
      <w:r w:rsidR="00C00499">
        <w:rPr>
          <w:rFonts w:ascii="宋体" w:hAnsi="宋体"/>
          <w:sz w:val="24"/>
        </w:rPr>
        <w:instrText>二次开发基础培训</w:instrText>
      </w:r>
      <w:r w:rsidR="00C00499">
        <w:rPr>
          <w:rFonts w:ascii="宋体" w:hAnsi="宋体"/>
          <w:sz w:val="24"/>
        </w:rPr>
        <w:instrText>\\</w:instrText>
      </w:r>
      <w:r w:rsidR="00C00499">
        <w:rPr>
          <w:rFonts w:ascii="宋体" w:hAnsi="宋体"/>
          <w:sz w:val="24"/>
        </w:rPr>
        <w:instrText>产品介绍资料</w:instrText>
      </w:r>
      <w:r w:rsidR="00C00499">
        <w:rPr>
          <w:rFonts w:ascii="宋体" w:hAnsi="宋体"/>
          <w:sz w:val="24"/>
        </w:rPr>
        <w:instrText xml:space="preserve">\\Documents\\Tencent Files\\AppData\\Local\\Temp\\1f2c36ef.tmp\\img02833.PNG" \* MERGEFORMATINET </w:instrText>
      </w:r>
      <w:r w:rsidR="00C00499">
        <w:rPr>
          <w:rFonts w:ascii="宋体" w:hAnsi="宋体"/>
          <w:sz w:val="24"/>
        </w:rPr>
        <w:fldChar w:fldCharType="separate"/>
      </w:r>
      <w:r w:rsidR="00C40821">
        <w:rPr>
          <w:rFonts w:ascii="宋体" w:hAnsi="宋体"/>
          <w:sz w:val="24"/>
        </w:rPr>
        <w:fldChar w:fldCharType="begin"/>
      </w:r>
      <w:r w:rsidR="00C40821">
        <w:rPr>
          <w:rFonts w:ascii="宋体" w:hAnsi="宋体"/>
          <w:sz w:val="24"/>
        </w:rPr>
        <w:instrText xml:space="preserve"> INCLUDEPICTURE  "E:\\company\\rcsit\\04_</w:instrText>
      </w:r>
      <w:r w:rsidR="00C40821">
        <w:rPr>
          <w:rFonts w:ascii="宋体" w:hAnsi="宋体"/>
          <w:sz w:val="24"/>
        </w:rPr>
        <w:instrText>基础平台与产品研发部</w:instrText>
      </w:r>
      <w:r w:rsidR="00C40821">
        <w:rPr>
          <w:rFonts w:ascii="宋体" w:hAnsi="宋体"/>
          <w:sz w:val="24"/>
        </w:rPr>
        <w:instrText>\\01_</w:instrText>
      </w:r>
      <w:r w:rsidR="00C40821">
        <w:rPr>
          <w:rFonts w:ascii="宋体" w:hAnsi="宋体"/>
          <w:sz w:val="24"/>
        </w:rPr>
        <w:instrText>产品管理</w:instrText>
      </w:r>
      <w:r w:rsidR="00C40821">
        <w:rPr>
          <w:rFonts w:ascii="宋体" w:hAnsi="宋体"/>
          <w:sz w:val="24"/>
        </w:rPr>
        <w:instrText>\\</w:instrText>
      </w:r>
      <w:r w:rsidR="00C40821">
        <w:rPr>
          <w:rFonts w:ascii="宋体" w:hAnsi="宋体"/>
          <w:sz w:val="24"/>
        </w:rPr>
        <w:instrText>产品培训</w:instrText>
      </w:r>
      <w:r w:rsidR="00C40821">
        <w:rPr>
          <w:rFonts w:ascii="宋体" w:hAnsi="宋体"/>
          <w:sz w:val="24"/>
        </w:rPr>
        <w:instrText>\\20171115-ECMP</w:instrText>
      </w:r>
      <w:r w:rsidR="00C40821">
        <w:rPr>
          <w:rFonts w:ascii="宋体" w:hAnsi="宋体"/>
          <w:sz w:val="24"/>
        </w:rPr>
        <w:instrText>二次开发基础培训</w:instrText>
      </w:r>
      <w:r w:rsidR="00C40821">
        <w:rPr>
          <w:rFonts w:ascii="宋体" w:hAnsi="宋体"/>
          <w:sz w:val="24"/>
        </w:rPr>
        <w:instrText>\\</w:instrText>
      </w:r>
      <w:r w:rsidR="00C40821">
        <w:rPr>
          <w:rFonts w:ascii="宋体" w:hAnsi="宋体"/>
          <w:sz w:val="24"/>
        </w:rPr>
        <w:instrText>产品介绍资料</w:instrText>
      </w:r>
      <w:r w:rsidR="00C40821">
        <w:rPr>
          <w:rFonts w:ascii="宋体" w:hAnsi="宋体"/>
          <w:sz w:val="24"/>
        </w:rPr>
        <w:instrText>\\</w:instrText>
      </w:r>
      <w:r w:rsidR="00C40821">
        <w:rPr>
          <w:rFonts w:ascii="宋体" w:hAnsi="宋体"/>
          <w:sz w:val="24"/>
        </w:rPr>
        <w:instrText>预备知识</w:instrText>
      </w:r>
      <w:r w:rsidR="00C40821">
        <w:rPr>
          <w:rFonts w:ascii="宋体" w:hAnsi="宋体"/>
          <w:sz w:val="24"/>
        </w:rPr>
        <w:instrText xml:space="preserve">\\Documents\\Tencent Files\\AppData\\Local\\Temp\\1f2c36ef.tmp\\img02833.PNG" \* MERGEFORMATINET </w:instrText>
      </w:r>
      <w:r w:rsidR="00C40821">
        <w:rPr>
          <w:rFonts w:ascii="宋体" w:hAnsi="宋体"/>
          <w:sz w:val="24"/>
        </w:rPr>
        <w:fldChar w:fldCharType="separate"/>
      </w:r>
      <w:r w:rsidR="00B62556">
        <w:rPr>
          <w:rFonts w:ascii="宋体" w:hAnsi="宋体"/>
          <w:sz w:val="24"/>
        </w:rPr>
        <w:fldChar w:fldCharType="begin"/>
      </w:r>
      <w:r w:rsidR="00B62556">
        <w:rPr>
          <w:rFonts w:ascii="宋体" w:hAnsi="宋体"/>
          <w:sz w:val="24"/>
        </w:rPr>
        <w:instrText xml:space="preserve"> INCLUDEPICTURE  "E:\\company\\rcsit\\04_</w:instrText>
      </w:r>
      <w:r w:rsidR="00B62556">
        <w:rPr>
          <w:rFonts w:ascii="宋体" w:hAnsi="宋体"/>
          <w:sz w:val="24"/>
        </w:rPr>
        <w:instrText>基础平台与产品研发部</w:instrText>
      </w:r>
      <w:r w:rsidR="00B62556">
        <w:rPr>
          <w:rFonts w:ascii="宋体" w:hAnsi="宋体"/>
          <w:sz w:val="24"/>
        </w:rPr>
        <w:instrText>\\01_</w:instrText>
      </w:r>
      <w:r w:rsidR="00B62556">
        <w:rPr>
          <w:rFonts w:ascii="宋体" w:hAnsi="宋体"/>
          <w:sz w:val="24"/>
        </w:rPr>
        <w:instrText>产品管理</w:instrText>
      </w:r>
      <w:r w:rsidR="00B62556">
        <w:rPr>
          <w:rFonts w:ascii="宋体" w:hAnsi="宋体"/>
          <w:sz w:val="24"/>
        </w:rPr>
        <w:instrText>\\</w:instrText>
      </w:r>
      <w:r w:rsidR="00B62556">
        <w:rPr>
          <w:rFonts w:ascii="宋体" w:hAnsi="宋体"/>
          <w:sz w:val="24"/>
        </w:rPr>
        <w:instrText>产品培训</w:instrText>
      </w:r>
      <w:r w:rsidR="00B62556">
        <w:rPr>
          <w:rFonts w:ascii="宋体" w:hAnsi="宋体"/>
          <w:sz w:val="24"/>
        </w:rPr>
        <w:instrText>\\20171115-ECMP</w:instrText>
      </w:r>
      <w:r w:rsidR="00B62556">
        <w:rPr>
          <w:rFonts w:ascii="宋体" w:hAnsi="宋体"/>
          <w:sz w:val="24"/>
        </w:rPr>
        <w:instrText>二次开发基础培训</w:instrText>
      </w:r>
      <w:r w:rsidR="00B62556">
        <w:rPr>
          <w:rFonts w:ascii="宋体" w:hAnsi="宋体"/>
          <w:sz w:val="24"/>
        </w:rPr>
        <w:instrText>\\</w:instrText>
      </w:r>
      <w:r w:rsidR="00B62556">
        <w:rPr>
          <w:rFonts w:ascii="宋体" w:hAnsi="宋体"/>
          <w:sz w:val="24"/>
        </w:rPr>
        <w:instrText>产品介绍资料</w:instrText>
      </w:r>
      <w:r w:rsidR="00B62556">
        <w:rPr>
          <w:rFonts w:ascii="宋体" w:hAnsi="宋体"/>
          <w:sz w:val="24"/>
        </w:rPr>
        <w:instrText>\\</w:instrText>
      </w:r>
      <w:r w:rsidR="00B62556">
        <w:rPr>
          <w:rFonts w:ascii="宋体" w:hAnsi="宋体"/>
          <w:sz w:val="24"/>
        </w:rPr>
        <w:instrText>预备知识</w:instrText>
      </w:r>
      <w:r w:rsidR="00B62556">
        <w:rPr>
          <w:rFonts w:ascii="宋体" w:hAnsi="宋体"/>
          <w:sz w:val="24"/>
        </w:rPr>
        <w:instrText xml:space="preserve">\\Documents\\Tencent Files\\AppData\\Local\\Temp\\1f2c36ef.tmp\\img02833.PNG" \* MERGEFORMATINET </w:instrText>
      </w:r>
      <w:r w:rsidR="00B62556">
        <w:rPr>
          <w:rFonts w:ascii="宋体" w:hAnsi="宋体"/>
          <w:sz w:val="24"/>
        </w:rPr>
        <w:fldChar w:fldCharType="separate"/>
      </w:r>
      <w:r w:rsidR="00181B2F">
        <w:rPr>
          <w:rFonts w:ascii="宋体" w:hAnsi="宋体"/>
          <w:sz w:val="24"/>
        </w:rPr>
        <w:fldChar w:fldCharType="begin"/>
      </w:r>
      <w:r w:rsidR="00181B2F">
        <w:rPr>
          <w:rFonts w:ascii="宋体" w:hAnsi="宋体"/>
          <w:sz w:val="24"/>
        </w:rPr>
        <w:instrText xml:space="preserve"> INCLUDEPICTURE  "C:\\Users\\yvdedu.com\\Desktop\\ECMP</w:instrText>
      </w:r>
      <w:r w:rsidR="00181B2F">
        <w:rPr>
          <w:rFonts w:ascii="宋体" w:hAnsi="宋体"/>
          <w:sz w:val="24"/>
        </w:rPr>
        <w:instrText>二次开发培训</w:instrText>
      </w:r>
      <w:r w:rsidR="00181B2F">
        <w:rPr>
          <w:rFonts w:ascii="宋体" w:hAnsi="宋体"/>
          <w:sz w:val="24"/>
        </w:rPr>
        <w:instrText xml:space="preserve">\\Documents\\Tencent Files\\AppData\\Local\\Temp\\1f2c36ef.tmp\\img02833.PNG" \* MERGEFORMATINET </w:instrText>
      </w:r>
      <w:r w:rsidR="00181B2F">
        <w:rPr>
          <w:rFonts w:ascii="宋体" w:hAnsi="宋体"/>
          <w:sz w:val="24"/>
        </w:rPr>
        <w:fldChar w:fldCharType="separate"/>
      </w:r>
      <w:r w:rsidR="009A6525">
        <w:rPr>
          <w:rFonts w:ascii="宋体" w:hAnsi="宋体"/>
          <w:sz w:val="24"/>
        </w:rPr>
        <w:fldChar w:fldCharType="begin"/>
      </w:r>
      <w:r w:rsidR="009A6525">
        <w:rPr>
          <w:rFonts w:ascii="宋体" w:hAnsi="宋体"/>
          <w:sz w:val="24"/>
        </w:rPr>
        <w:instrText xml:space="preserve"> INCLUDEPICTURE  "C:\\Users\\yvdedu.com\\Desktop\\ECMP</w:instrText>
      </w:r>
      <w:r w:rsidR="009A6525">
        <w:rPr>
          <w:rFonts w:ascii="宋体" w:hAnsi="宋体"/>
          <w:sz w:val="24"/>
        </w:rPr>
        <w:instrText>二次开发培训</w:instrText>
      </w:r>
      <w:r w:rsidR="009A6525">
        <w:rPr>
          <w:rFonts w:ascii="宋体" w:hAnsi="宋体"/>
          <w:sz w:val="24"/>
        </w:rPr>
        <w:instrText xml:space="preserve">\\Documents\\Tencent Files\\AppData\\Local\\Temp\\1f2c36ef.tmp\\img02833.PNG" \* MERGEFORMATINET </w:instrText>
      </w:r>
      <w:r w:rsidR="009A6525">
        <w:rPr>
          <w:rFonts w:ascii="宋体" w:hAnsi="宋体"/>
          <w:sz w:val="24"/>
        </w:rPr>
        <w:fldChar w:fldCharType="separate"/>
      </w:r>
      <w:r w:rsidR="0083624B">
        <w:rPr>
          <w:rFonts w:ascii="宋体" w:hAnsi="宋体"/>
          <w:sz w:val="24"/>
        </w:rPr>
        <w:fldChar w:fldCharType="begin"/>
      </w:r>
      <w:r w:rsidR="0083624B">
        <w:rPr>
          <w:rFonts w:ascii="宋体" w:hAnsi="宋体"/>
          <w:sz w:val="24"/>
        </w:rPr>
        <w:instrText xml:space="preserve"> INCLUDEPICTURE  "C:\\Users\\yvdedu.com\\Desktop\\ECMP</w:instrText>
      </w:r>
      <w:r w:rsidR="0083624B">
        <w:rPr>
          <w:rFonts w:ascii="宋体" w:hAnsi="宋体"/>
          <w:sz w:val="24"/>
        </w:rPr>
        <w:instrText>二次开发培训</w:instrText>
      </w:r>
      <w:r w:rsidR="0083624B">
        <w:rPr>
          <w:rFonts w:ascii="宋体" w:hAnsi="宋体"/>
          <w:sz w:val="24"/>
        </w:rPr>
        <w:instrText xml:space="preserve">\\Documents\\Tencent Files\\AppData\\Local\\Temp\\1f2c36ef.tmp\\img02833.PNG" \* MERGEFORMATINET </w:instrText>
      </w:r>
      <w:r w:rsidR="0083624B">
        <w:rPr>
          <w:rFonts w:ascii="宋体" w:hAnsi="宋体"/>
          <w:sz w:val="24"/>
        </w:rPr>
        <w:fldChar w:fldCharType="separate"/>
      </w:r>
      <w:r w:rsidR="00A17000">
        <w:rPr>
          <w:rFonts w:ascii="宋体" w:hAnsi="宋体"/>
          <w:sz w:val="24"/>
        </w:rPr>
        <w:fldChar w:fldCharType="begin"/>
      </w:r>
      <w:r w:rsidR="00A17000">
        <w:rPr>
          <w:rFonts w:ascii="宋体" w:hAnsi="宋体"/>
          <w:sz w:val="24"/>
        </w:rPr>
        <w:instrText xml:space="preserve"> INCLUDEPICTURE  "C:\\Users\\yvdedu.com\\Desktop\\</w:instrText>
      </w:r>
      <w:r w:rsidR="00A17000">
        <w:rPr>
          <w:rFonts w:ascii="宋体" w:hAnsi="宋体"/>
          <w:sz w:val="24"/>
        </w:rPr>
        <w:instrText>企智云</w:instrText>
      </w:r>
      <w:r w:rsidR="00A17000">
        <w:rPr>
          <w:rFonts w:ascii="宋体" w:hAnsi="宋体"/>
          <w:sz w:val="24"/>
        </w:rPr>
        <w:instrText>ECMP</w:instrText>
      </w:r>
      <w:r w:rsidR="00A17000">
        <w:rPr>
          <w:rFonts w:ascii="宋体" w:hAnsi="宋体"/>
          <w:sz w:val="24"/>
        </w:rPr>
        <w:instrText>平台培训视频及</w:instrText>
      </w:r>
      <w:r w:rsidR="00A17000">
        <w:rPr>
          <w:rFonts w:ascii="宋体" w:hAnsi="宋体"/>
          <w:sz w:val="24"/>
        </w:rPr>
        <w:instrText>PPT</w:instrText>
      </w:r>
      <w:r w:rsidR="00A17000">
        <w:rPr>
          <w:rFonts w:ascii="宋体" w:hAnsi="宋体"/>
          <w:sz w:val="24"/>
        </w:rPr>
        <w:instrText>课件</w:instrText>
      </w:r>
      <w:r w:rsidR="00A17000">
        <w:rPr>
          <w:rFonts w:ascii="宋体" w:hAnsi="宋体"/>
          <w:sz w:val="24"/>
        </w:rPr>
        <w:instrText>\\</w:instrText>
      </w:r>
      <w:r w:rsidR="00A17000">
        <w:rPr>
          <w:rFonts w:ascii="宋体" w:hAnsi="宋体"/>
          <w:sz w:val="24"/>
        </w:rPr>
        <w:instrText>企智云</w:instrText>
      </w:r>
      <w:r w:rsidR="00A17000">
        <w:rPr>
          <w:rFonts w:ascii="宋体" w:hAnsi="宋体"/>
          <w:sz w:val="24"/>
        </w:rPr>
        <w:instrText>ECMP2.0</w:instrText>
      </w:r>
      <w:r w:rsidR="00A17000">
        <w:rPr>
          <w:rFonts w:ascii="宋体" w:hAnsi="宋体"/>
          <w:sz w:val="24"/>
        </w:rPr>
        <w:instrText>二次开发基础培训</w:instrText>
      </w:r>
      <w:r w:rsidR="00A17000">
        <w:rPr>
          <w:rFonts w:ascii="宋体" w:hAnsi="宋体"/>
          <w:sz w:val="24"/>
        </w:rPr>
        <w:instrText xml:space="preserve">\\Documents\\Tencent Files\\AppData\\Local\\Temp\\1f2c36ef.tmp\\img02833.PNG" \* MERGEFORMATINET </w:instrText>
      </w:r>
      <w:r w:rsidR="00A17000">
        <w:rPr>
          <w:rFonts w:ascii="宋体" w:hAnsi="宋体"/>
          <w:sz w:val="24"/>
        </w:rPr>
        <w:fldChar w:fldCharType="separate"/>
      </w:r>
      <w:r w:rsidR="0048470A">
        <w:rPr>
          <w:rFonts w:ascii="宋体" w:hAnsi="宋体"/>
          <w:sz w:val="24"/>
        </w:rPr>
        <w:fldChar w:fldCharType="begin"/>
      </w:r>
      <w:r w:rsidR="0048470A">
        <w:rPr>
          <w:rFonts w:ascii="宋体" w:hAnsi="宋体"/>
          <w:sz w:val="24"/>
        </w:rPr>
        <w:instrText xml:space="preserve"> INCLUDEPICTURE  "C:\\Users\\jonson\\Desktop\\</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平台培训</w:instrText>
      </w:r>
      <w:r w:rsidR="0048470A">
        <w:rPr>
          <w:rFonts w:ascii="宋体" w:hAnsi="宋体"/>
          <w:sz w:val="24"/>
        </w:rPr>
        <w:instrText>PPT</w:instrText>
      </w:r>
      <w:r w:rsidR="0048470A">
        <w:rPr>
          <w:rFonts w:ascii="宋体" w:hAnsi="宋体"/>
          <w:sz w:val="24"/>
        </w:rPr>
        <w:instrText>和</w:instrText>
      </w:r>
      <w:r w:rsidR="0048470A">
        <w:rPr>
          <w:rFonts w:ascii="宋体" w:hAnsi="宋体"/>
          <w:sz w:val="24"/>
        </w:rPr>
        <w:instrText>Word</w:instrText>
      </w:r>
      <w:r w:rsidR="0048470A">
        <w:rPr>
          <w:rFonts w:ascii="宋体" w:hAnsi="宋体"/>
          <w:sz w:val="24"/>
        </w:rPr>
        <w:instrText>文档</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ECMP2.0</w:instrText>
      </w:r>
      <w:r w:rsidR="0048470A">
        <w:rPr>
          <w:rFonts w:ascii="宋体" w:hAnsi="宋体"/>
          <w:sz w:val="24"/>
        </w:rPr>
        <w:instrText>平台培训课件及手册</w:instrText>
      </w:r>
      <w:r w:rsidR="0048470A">
        <w:rPr>
          <w:rFonts w:ascii="宋体" w:hAnsi="宋体"/>
          <w:sz w:val="24"/>
        </w:rPr>
        <w:instrText>\\</w:instrText>
      </w:r>
      <w:r w:rsidR="0048470A">
        <w:rPr>
          <w:rFonts w:ascii="宋体" w:hAnsi="宋体"/>
          <w:sz w:val="24"/>
        </w:rPr>
        <w:instrText>企智云</w:instrText>
      </w:r>
      <w:r w:rsidR="0048470A">
        <w:rPr>
          <w:rFonts w:ascii="宋体" w:hAnsi="宋体"/>
          <w:sz w:val="24"/>
        </w:rPr>
        <w:instrText>ECMP</w:instrText>
      </w:r>
      <w:r w:rsidR="0048470A">
        <w:rPr>
          <w:rFonts w:ascii="宋体" w:hAnsi="宋体"/>
          <w:sz w:val="24"/>
        </w:rPr>
        <w:instrText>平台</w:instrText>
      </w:r>
      <w:r w:rsidR="0048470A">
        <w:rPr>
          <w:rFonts w:ascii="宋体" w:hAnsi="宋体"/>
          <w:sz w:val="24"/>
        </w:rPr>
        <w:instrText>-</w:instrText>
      </w:r>
      <w:r w:rsidR="0048470A">
        <w:rPr>
          <w:rFonts w:ascii="宋体" w:hAnsi="宋体"/>
          <w:sz w:val="24"/>
        </w:rPr>
        <w:instrText>手册规范</w:instrText>
      </w:r>
      <w:r w:rsidR="0048470A">
        <w:rPr>
          <w:rFonts w:ascii="宋体" w:hAnsi="宋体"/>
          <w:sz w:val="24"/>
        </w:rPr>
        <w:instrText xml:space="preserve">\\Documents\\Tencent Files\\AppData\\Local\\Temp\\1f2c36ef.tmp\\img02833.PNG" \* MERGEFORMATINET </w:instrText>
      </w:r>
      <w:r w:rsidR="0048470A">
        <w:rPr>
          <w:rFonts w:ascii="宋体" w:hAnsi="宋体"/>
          <w:sz w:val="24"/>
        </w:rPr>
        <w:fldChar w:fldCharType="separate"/>
      </w:r>
      <w:r w:rsidR="00A22751">
        <w:rPr>
          <w:rFonts w:ascii="宋体" w:hAnsi="宋体"/>
          <w:sz w:val="24"/>
        </w:rPr>
        <w:fldChar w:fldCharType="begin"/>
      </w:r>
      <w:r w:rsidR="00A22751">
        <w:rPr>
          <w:rFonts w:ascii="宋体" w:hAnsi="宋体"/>
          <w:sz w:val="24"/>
        </w:rPr>
        <w:instrText xml:space="preserve"> INCLUDEPICTURE  "C:\\Users\\jonson\\Desktop\\</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平台培训</w:instrText>
      </w:r>
      <w:r w:rsidR="00A22751">
        <w:rPr>
          <w:rFonts w:ascii="宋体" w:hAnsi="宋体"/>
          <w:sz w:val="24"/>
        </w:rPr>
        <w:instrText>PPT</w:instrText>
      </w:r>
      <w:r w:rsidR="00A22751">
        <w:rPr>
          <w:rFonts w:ascii="宋体" w:hAnsi="宋体"/>
          <w:sz w:val="24"/>
        </w:rPr>
        <w:instrText>和</w:instrText>
      </w:r>
      <w:r w:rsidR="00A22751">
        <w:rPr>
          <w:rFonts w:ascii="宋体" w:hAnsi="宋体"/>
          <w:sz w:val="24"/>
        </w:rPr>
        <w:instrText>Word</w:instrText>
      </w:r>
      <w:r w:rsidR="00A22751">
        <w:rPr>
          <w:rFonts w:ascii="宋体" w:hAnsi="宋体"/>
          <w:sz w:val="24"/>
        </w:rPr>
        <w:instrText>文档</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ECMP2.0</w:instrText>
      </w:r>
      <w:r w:rsidR="00A22751">
        <w:rPr>
          <w:rFonts w:ascii="宋体" w:hAnsi="宋体"/>
          <w:sz w:val="24"/>
        </w:rPr>
        <w:instrText>平台培训课件及手册</w:instrText>
      </w:r>
      <w:r w:rsidR="00A22751">
        <w:rPr>
          <w:rFonts w:ascii="宋体" w:hAnsi="宋体"/>
          <w:sz w:val="24"/>
        </w:rPr>
        <w:instrText>\\</w:instrText>
      </w:r>
      <w:r w:rsidR="00A22751">
        <w:rPr>
          <w:rFonts w:ascii="宋体" w:hAnsi="宋体"/>
          <w:sz w:val="24"/>
        </w:rPr>
        <w:instrText>企智云</w:instrText>
      </w:r>
      <w:r w:rsidR="00A22751">
        <w:rPr>
          <w:rFonts w:ascii="宋体" w:hAnsi="宋体"/>
          <w:sz w:val="24"/>
        </w:rPr>
        <w:instrText>ECMP</w:instrText>
      </w:r>
      <w:r w:rsidR="00A22751">
        <w:rPr>
          <w:rFonts w:ascii="宋体" w:hAnsi="宋体"/>
          <w:sz w:val="24"/>
        </w:rPr>
        <w:instrText>平台</w:instrText>
      </w:r>
      <w:r w:rsidR="00A22751">
        <w:rPr>
          <w:rFonts w:ascii="宋体" w:hAnsi="宋体"/>
          <w:sz w:val="24"/>
        </w:rPr>
        <w:instrText>-</w:instrText>
      </w:r>
      <w:r w:rsidR="00A22751">
        <w:rPr>
          <w:rFonts w:ascii="宋体" w:hAnsi="宋体"/>
          <w:sz w:val="24"/>
        </w:rPr>
        <w:instrText>手册规范</w:instrText>
      </w:r>
      <w:r w:rsidR="00A22751">
        <w:rPr>
          <w:rFonts w:ascii="宋体" w:hAnsi="宋体"/>
          <w:sz w:val="24"/>
        </w:rPr>
        <w:instrText xml:space="preserve">\\Documents\\Tencent Files\\AppData\\Local\\Temp\\1f2c36ef.tmp\\img02833.PNG" \* MERGEFORMATINET </w:instrText>
      </w:r>
      <w:r w:rsidR="00A22751">
        <w:rPr>
          <w:rFonts w:ascii="宋体" w:hAnsi="宋体"/>
          <w:sz w:val="24"/>
        </w:rPr>
        <w:fldChar w:fldCharType="separate"/>
      </w:r>
      <w:r w:rsidR="00723081">
        <w:rPr>
          <w:rFonts w:ascii="宋体" w:hAnsi="宋体"/>
          <w:sz w:val="24"/>
        </w:rPr>
        <w:fldChar w:fldCharType="begin"/>
      </w:r>
      <w:r w:rsidR="00723081">
        <w:rPr>
          <w:rFonts w:ascii="宋体" w:hAnsi="宋体"/>
          <w:sz w:val="24"/>
        </w:rPr>
        <w:instrText xml:space="preserve"> INCLUDEPICTURE  "C:\\Users\\yvdedu.com\\Desktop\\</w:instrText>
      </w:r>
      <w:r w:rsidR="00723081">
        <w:rPr>
          <w:rFonts w:ascii="宋体" w:hAnsi="宋体"/>
          <w:sz w:val="24"/>
        </w:rPr>
        <w:instrText>企智云</w:instrText>
      </w:r>
      <w:r w:rsidR="00723081">
        <w:rPr>
          <w:rFonts w:ascii="宋体" w:hAnsi="宋体"/>
          <w:sz w:val="24"/>
        </w:rPr>
        <w:instrText>ECMP</w:instrText>
      </w:r>
      <w:r w:rsidR="00723081">
        <w:rPr>
          <w:rFonts w:ascii="宋体" w:hAnsi="宋体"/>
          <w:sz w:val="24"/>
        </w:rPr>
        <w:instrText>平台</w:instrText>
      </w:r>
      <w:r w:rsidR="00723081">
        <w:rPr>
          <w:rFonts w:ascii="宋体" w:hAnsi="宋体"/>
          <w:sz w:val="24"/>
        </w:rPr>
        <w:instrText>-</w:instrText>
      </w:r>
      <w:r w:rsidR="00723081">
        <w:rPr>
          <w:rFonts w:ascii="宋体" w:hAnsi="宋体"/>
          <w:sz w:val="24"/>
        </w:rPr>
        <w:instrText>手册规范</w:instrText>
      </w:r>
      <w:r w:rsidR="00723081">
        <w:rPr>
          <w:rFonts w:ascii="宋体" w:hAnsi="宋体"/>
          <w:sz w:val="24"/>
        </w:rPr>
        <w:instrText xml:space="preserve">\\Documents\\Tencent Files\\AppData\\Local\\Temp\\1f2c36ef.tmp\\img02833.PNG" \* MERGEFORMATINET </w:instrText>
      </w:r>
      <w:r w:rsidR="00723081">
        <w:rPr>
          <w:rFonts w:ascii="宋体" w:hAnsi="宋体"/>
          <w:sz w:val="24"/>
        </w:rPr>
        <w:fldChar w:fldCharType="separate"/>
      </w:r>
      <w:r w:rsidR="00A43143">
        <w:rPr>
          <w:rFonts w:ascii="宋体" w:hAnsi="宋体"/>
          <w:sz w:val="24"/>
        </w:rPr>
        <w:fldChar w:fldCharType="begin"/>
      </w:r>
      <w:r w:rsidR="00A43143">
        <w:rPr>
          <w:rFonts w:ascii="宋体" w:hAnsi="宋体"/>
          <w:sz w:val="24"/>
        </w:rPr>
        <w:instrText xml:space="preserve"> INCLUDEPICTURE  "F:\\project-doc\\ECMP\\Documents\\Tencent Files\\AppData\\Local\\Temp\\1f2c36ef.tmp\\img02833.PNG" \* MERGEFORMATINET </w:instrText>
      </w:r>
      <w:r w:rsidR="00A43143">
        <w:rPr>
          <w:rFonts w:ascii="宋体" w:hAnsi="宋体"/>
          <w:sz w:val="24"/>
        </w:rPr>
        <w:fldChar w:fldCharType="separate"/>
      </w:r>
      <w:r w:rsidR="00A43143">
        <w:rPr>
          <w:rFonts w:ascii="宋体" w:hAnsi="宋体"/>
          <w:sz w:val="24"/>
        </w:rPr>
        <w:pict>
          <v:shape id="_x0000_i1035" type="#_x0000_t75" alt="" style="width:331.2pt;height:314.9pt">
            <v:imagedata r:id="rId48" r:href="rId49"/>
          </v:shape>
        </w:pict>
      </w:r>
      <w:r w:rsidR="00A43143">
        <w:rPr>
          <w:rFonts w:ascii="宋体" w:hAnsi="宋体"/>
          <w:sz w:val="24"/>
        </w:rPr>
        <w:fldChar w:fldCharType="end"/>
      </w:r>
      <w:r w:rsidR="00723081">
        <w:rPr>
          <w:rFonts w:ascii="宋体" w:hAnsi="宋体"/>
          <w:sz w:val="24"/>
        </w:rPr>
        <w:fldChar w:fldCharType="end"/>
      </w:r>
      <w:r w:rsidR="00A22751">
        <w:rPr>
          <w:rFonts w:ascii="宋体" w:hAnsi="宋体"/>
          <w:sz w:val="24"/>
        </w:rPr>
        <w:fldChar w:fldCharType="end"/>
      </w:r>
      <w:r w:rsidR="0048470A">
        <w:rPr>
          <w:rFonts w:ascii="宋体" w:hAnsi="宋体"/>
          <w:sz w:val="24"/>
        </w:rPr>
        <w:fldChar w:fldCharType="end"/>
      </w:r>
      <w:r w:rsidR="00A17000">
        <w:rPr>
          <w:rFonts w:ascii="宋体" w:hAnsi="宋体"/>
          <w:sz w:val="24"/>
        </w:rPr>
        <w:fldChar w:fldCharType="end"/>
      </w:r>
      <w:r w:rsidR="0083624B">
        <w:rPr>
          <w:rFonts w:ascii="宋体" w:hAnsi="宋体"/>
          <w:sz w:val="24"/>
        </w:rPr>
        <w:fldChar w:fldCharType="end"/>
      </w:r>
      <w:r w:rsidR="009A6525">
        <w:rPr>
          <w:rFonts w:ascii="宋体" w:hAnsi="宋体"/>
          <w:sz w:val="24"/>
        </w:rPr>
        <w:fldChar w:fldCharType="end"/>
      </w:r>
      <w:r w:rsidR="00181B2F">
        <w:rPr>
          <w:rFonts w:ascii="宋体" w:hAnsi="宋体"/>
          <w:sz w:val="24"/>
        </w:rPr>
        <w:fldChar w:fldCharType="end"/>
      </w:r>
      <w:r w:rsidR="00B62556">
        <w:rPr>
          <w:rFonts w:ascii="宋体" w:hAnsi="宋体"/>
          <w:sz w:val="24"/>
        </w:rPr>
        <w:fldChar w:fldCharType="end"/>
      </w:r>
      <w:r w:rsidR="00C40821">
        <w:rPr>
          <w:rFonts w:ascii="宋体" w:hAnsi="宋体"/>
          <w:sz w:val="24"/>
        </w:rPr>
        <w:fldChar w:fldCharType="end"/>
      </w:r>
      <w:r w:rsidR="00C00499">
        <w:rPr>
          <w:rFonts w:ascii="宋体" w:hAnsi="宋体"/>
          <w:sz w:val="24"/>
        </w:rPr>
        <w:fldChar w:fldCharType="end"/>
      </w:r>
      <w:r w:rsidR="00AF5000">
        <w:rPr>
          <w:rFonts w:ascii="宋体" w:hAnsi="宋体"/>
          <w:sz w:val="24"/>
        </w:rPr>
        <w:fldChar w:fldCharType="end"/>
      </w:r>
      <w:r w:rsidR="00222664">
        <w:rPr>
          <w:rFonts w:ascii="宋体" w:hAnsi="宋体"/>
          <w:sz w:val="24"/>
        </w:rPr>
        <w:fldChar w:fldCharType="end"/>
      </w:r>
      <w:r w:rsidR="00313507">
        <w:rPr>
          <w:rFonts w:ascii="宋体" w:hAnsi="宋体"/>
          <w:sz w:val="24"/>
        </w:rPr>
        <w:fldChar w:fldCharType="end"/>
      </w:r>
      <w:r w:rsidR="008B0D01">
        <w:rPr>
          <w:rFonts w:ascii="宋体" w:hAnsi="宋体"/>
          <w:sz w:val="24"/>
        </w:rPr>
        <w:fldChar w:fldCharType="end"/>
      </w:r>
      <w:r w:rsidR="00F77120">
        <w:rPr>
          <w:rFonts w:ascii="宋体" w:hAnsi="宋体"/>
          <w:sz w:val="24"/>
        </w:rPr>
        <w:fldChar w:fldCharType="end"/>
      </w:r>
      <w:r w:rsidR="002959A5">
        <w:rPr>
          <w:rFonts w:ascii="宋体" w:hAnsi="宋体"/>
          <w:sz w:val="24"/>
        </w:rPr>
        <w:fldChar w:fldCharType="end"/>
      </w:r>
      <w:r w:rsidR="006C3EF9">
        <w:rPr>
          <w:rFonts w:ascii="宋体" w:hAnsi="宋体"/>
          <w:sz w:val="24"/>
        </w:rPr>
        <w:fldChar w:fldCharType="end"/>
      </w:r>
      <w:r w:rsidR="00E656A1">
        <w:rPr>
          <w:rFonts w:ascii="宋体" w:hAnsi="宋体"/>
          <w:sz w:val="24"/>
        </w:rPr>
        <w:fldChar w:fldCharType="end"/>
      </w:r>
      <w:r w:rsidR="00AA3CBE">
        <w:rPr>
          <w:rFonts w:ascii="宋体" w:hAnsi="宋体"/>
          <w:sz w:val="24"/>
        </w:rPr>
        <w:fldChar w:fldCharType="end"/>
      </w:r>
      <w:r w:rsidR="00190F59">
        <w:rPr>
          <w:rFonts w:ascii="宋体" w:hAnsi="宋体"/>
          <w:sz w:val="24"/>
        </w:rPr>
        <w:fldChar w:fldCharType="end"/>
      </w:r>
      <w:r w:rsidR="0047194B">
        <w:rPr>
          <w:rFonts w:ascii="宋体" w:hAnsi="宋体"/>
          <w:sz w:val="24"/>
        </w:rPr>
        <w:fldChar w:fldCharType="end"/>
      </w:r>
      <w:r w:rsidR="00714054">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r>
        <w:rPr>
          <w:rFonts w:ascii="宋体" w:hAnsi="宋体"/>
          <w:sz w:val="24"/>
        </w:rPr>
        <w:fldChar w:fldCharType="end"/>
      </w:r>
    </w:p>
    <w:p w:rsidR="00F77625" w:rsidRPr="00C0030E" w:rsidRDefault="00F77625" w:rsidP="00F77625">
      <w:pPr>
        <w:rPr>
          <w:rFonts w:ascii="宋体" w:eastAsia="宋体" w:hAnsi="宋体"/>
          <w:b/>
          <w:sz w:val="24"/>
          <w:szCs w:val="24"/>
        </w:rPr>
      </w:pPr>
      <w:r w:rsidRPr="00C0030E">
        <w:rPr>
          <w:rFonts w:ascii="宋体" w:eastAsia="宋体" w:hAnsi="宋体" w:hint="eastAsia"/>
          <w:b/>
          <w:sz w:val="24"/>
          <w:szCs w:val="24"/>
        </w:rPr>
        <w:t>注意：更新完成后，需要将生成的脚本和模型文件添加到Git管理，并马上push到服务器上，以便其它开发人员更改数据库时使用。</w:t>
      </w:r>
    </w:p>
    <w:p w:rsidR="00F77625" w:rsidRDefault="00F77625" w:rsidP="006E35D8">
      <w:pPr>
        <w:pStyle w:val="3"/>
      </w:pPr>
      <w:bookmarkStart w:id="1212" w:name="_Toc528832471"/>
      <w:r>
        <w:t>F</w:t>
      </w:r>
      <w:r>
        <w:rPr>
          <w:rFonts w:hint="eastAsia"/>
        </w:rPr>
        <w:t>lyway命令介绍</w:t>
      </w:r>
      <w:bookmarkEnd w:id="1212"/>
    </w:p>
    <w:p w:rsidR="00C0030E" w:rsidRPr="00C0030E"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 xml:space="preserve">flywayMigrate：应用所有的迁移到最新版本，将数据库更新到最新，同时会在数据库中表flyway_version增加相应升级的版本信息 </w:t>
      </w:r>
    </w:p>
    <w:p w:rsidR="00C0030E" w:rsidRPr="00C0030E"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 xml:space="preserve">flywayClean：清除掉所有的对象（数据、表以及存放版本信息的元数据表：flyway_version ）， </w:t>
      </w:r>
      <w:r w:rsidRPr="00C0030E">
        <w:rPr>
          <w:rFonts w:ascii="宋体" w:eastAsia="宋体" w:hAnsi="宋体" w:cs="宋体"/>
          <w:b/>
          <w:bCs/>
          <w:color w:val="FF0000"/>
          <w:kern w:val="0"/>
          <w:sz w:val="24"/>
          <w:szCs w:val="24"/>
        </w:rPr>
        <w:t>禁止执行</w:t>
      </w:r>
      <w:r w:rsidRPr="00C0030E">
        <w:rPr>
          <w:rFonts w:ascii="宋体" w:eastAsia="宋体" w:hAnsi="宋体" w:cs="宋体"/>
          <w:kern w:val="0"/>
          <w:sz w:val="24"/>
          <w:szCs w:val="24"/>
        </w:rPr>
        <w:t xml:space="preserve"> </w:t>
      </w:r>
    </w:p>
    <w:p w:rsidR="00C0030E" w:rsidRPr="00C0030E"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 xml:space="preserve">flywayInfo：打印所有的迁移的信息以及状态 </w:t>
      </w:r>
    </w:p>
    <w:p w:rsidR="00C0030E" w:rsidRPr="00C0030E"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 xml:space="preserve">flywayValidate：迁移之前进行验证 </w:t>
      </w:r>
    </w:p>
    <w:p w:rsidR="00C0030E" w:rsidRPr="00C0030E"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 xml:space="preserve">flywayBaseline：创建基线，初始化元数据表：flyway_version，并插入一条原始verion=1 </w:t>
      </w:r>
    </w:p>
    <w:p w:rsidR="006E35D8" w:rsidRDefault="00C0030E" w:rsidP="006B48A2">
      <w:pPr>
        <w:widowControl/>
        <w:numPr>
          <w:ilvl w:val="0"/>
          <w:numId w:val="18"/>
        </w:numPr>
        <w:spacing w:before="100" w:beforeAutospacing="1" w:after="100" w:afterAutospacing="1"/>
        <w:jc w:val="left"/>
        <w:rPr>
          <w:rFonts w:ascii="宋体" w:eastAsia="宋体" w:hAnsi="宋体" w:cs="宋体"/>
          <w:kern w:val="0"/>
          <w:sz w:val="24"/>
          <w:szCs w:val="24"/>
        </w:rPr>
      </w:pPr>
      <w:r w:rsidRPr="00C0030E">
        <w:rPr>
          <w:rFonts w:ascii="宋体" w:eastAsia="宋体" w:hAnsi="宋体" w:cs="宋体"/>
          <w:kern w:val="0"/>
          <w:sz w:val="24"/>
          <w:szCs w:val="24"/>
        </w:rPr>
        <w:t>flywayRepair：移除所有失败的迁移（升级）、重置校验</w:t>
      </w:r>
    </w:p>
    <w:p w:rsidR="00C0030E" w:rsidRDefault="006E35D8" w:rsidP="006E35D8">
      <w:pPr>
        <w:pStyle w:val="2"/>
      </w:pPr>
      <w:bookmarkStart w:id="1213" w:name="_Toc528832472"/>
      <w:r w:rsidRPr="006E35D8">
        <w:rPr>
          <w:rFonts w:hint="eastAsia"/>
        </w:rPr>
        <w:t>数据库表的设计</w:t>
      </w:r>
      <w:bookmarkEnd w:id="1213"/>
    </w:p>
    <w:p w:rsidR="006E35D8" w:rsidRDefault="006E35D8" w:rsidP="006E35D8">
      <w:pPr>
        <w:pStyle w:val="3"/>
      </w:pPr>
      <w:bookmarkStart w:id="1214" w:name="_Toc528832473"/>
      <w:r w:rsidRPr="006E35D8">
        <w:rPr>
          <w:rFonts w:hint="eastAsia"/>
        </w:rPr>
        <w:t>数据库编码</w:t>
      </w:r>
      <w:bookmarkEnd w:id="1214"/>
    </w:p>
    <w:p w:rsidR="006E35D8" w:rsidRDefault="006E35D8" w:rsidP="006E35D8">
      <w:pPr>
        <w:rPr>
          <w:rFonts w:ascii="宋体" w:eastAsia="宋体" w:hAnsi="宋体"/>
          <w:sz w:val="24"/>
          <w:szCs w:val="24"/>
        </w:rPr>
      </w:pPr>
      <w:r w:rsidRPr="006E35D8">
        <w:rPr>
          <w:rFonts w:ascii="宋体" w:eastAsia="宋体" w:hAnsi="宋体"/>
          <w:sz w:val="24"/>
          <w:szCs w:val="24"/>
        </w:rPr>
        <w:t>数据库及数据库表的编码统一设置为utf-8编码。</w:t>
      </w:r>
    </w:p>
    <w:p w:rsidR="006E35D8" w:rsidRDefault="006E35D8" w:rsidP="006E35D8">
      <w:pPr>
        <w:pStyle w:val="3"/>
      </w:pPr>
      <w:bookmarkStart w:id="1215" w:name="_Toc528832474"/>
      <w:r w:rsidRPr="006E35D8">
        <w:rPr>
          <w:rFonts w:hint="eastAsia"/>
        </w:rPr>
        <w:lastRenderedPageBreak/>
        <w:t>数据库设计命名规则</w:t>
      </w:r>
      <w:bookmarkEnd w:id="1215"/>
    </w:p>
    <w:p w:rsidR="006E35D8" w:rsidRPr="006E35D8" w:rsidRDefault="006E35D8" w:rsidP="006B48A2">
      <w:pPr>
        <w:widowControl/>
        <w:numPr>
          <w:ilvl w:val="0"/>
          <w:numId w:val="19"/>
        </w:numPr>
        <w:spacing w:before="100" w:beforeAutospacing="1" w:after="100" w:afterAutospacing="1"/>
        <w:jc w:val="left"/>
        <w:rPr>
          <w:rFonts w:ascii="宋体" w:eastAsia="宋体" w:hAnsi="宋体" w:cs="宋体"/>
          <w:kern w:val="0"/>
          <w:sz w:val="24"/>
          <w:szCs w:val="24"/>
        </w:rPr>
      </w:pPr>
      <w:r w:rsidRPr="006E35D8">
        <w:rPr>
          <w:rFonts w:ascii="宋体" w:eastAsia="宋体" w:hAnsi="宋体" w:cs="宋体"/>
          <w:kern w:val="0"/>
          <w:sz w:val="24"/>
          <w:szCs w:val="24"/>
        </w:rPr>
        <w:t xml:space="preserve">所有表名、字段名统一小写，多个单词或前后缀之间使用下划线连接。 </w:t>
      </w:r>
    </w:p>
    <w:p w:rsidR="006E35D8" w:rsidRPr="006E35D8" w:rsidRDefault="006E35D8" w:rsidP="006B48A2">
      <w:pPr>
        <w:widowControl/>
        <w:numPr>
          <w:ilvl w:val="0"/>
          <w:numId w:val="19"/>
        </w:numPr>
        <w:spacing w:before="100" w:beforeAutospacing="1" w:after="100" w:afterAutospacing="1"/>
        <w:jc w:val="left"/>
        <w:rPr>
          <w:rFonts w:ascii="宋体" w:eastAsia="宋体" w:hAnsi="宋体" w:cs="宋体"/>
          <w:kern w:val="0"/>
          <w:sz w:val="24"/>
          <w:szCs w:val="24"/>
        </w:rPr>
      </w:pPr>
      <w:r w:rsidRPr="006E35D8">
        <w:rPr>
          <w:rFonts w:ascii="宋体" w:eastAsia="宋体" w:hAnsi="宋体" w:cs="宋体"/>
          <w:kern w:val="0"/>
          <w:sz w:val="24"/>
          <w:szCs w:val="24"/>
        </w:rPr>
        <w:t xml:space="preserve">字段长度应该精确控制，即为最小的必需长度。例如：UUID为36位，如果某个字段是用UUID生成的，那么它的长度设计不应该超过36位。 </w:t>
      </w:r>
    </w:p>
    <w:p w:rsidR="006E35D8" w:rsidRPr="006E35D8" w:rsidRDefault="006E35D8" w:rsidP="006B48A2">
      <w:pPr>
        <w:widowControl/>
        <w:numPr>
          <w:ilvl w:val="0"/>
          <w:numId w:val="19"/>
        </w:numPr>
        <w:spacing w:before="100" w:beforeAutospacing="1" w:after="100" w:afterAutospacing="1"/>
        <w:jc w:val="left"/>
        <w:rPr>
          <w:rFonts w:ascii="宋体" w:eastAsia="宋体" w:hAnsi="宋体" w:cs="宋体"/>
          <w:kern w:val="0"/>
          <w:sz w:val="24"/>
          <w:szCs w:val="24"/>
        </w:rPr>
      </w:pPr>
      <w:r w:rsidRPr="006E35D8">
        <w:rPr>
          <w:rFonts w:ascii="宋体" w:eastAsia="宋体" w:hAnsi="宋体" w:cs="宋体"/>
          <w:kern w:val="0"/>
          <w:sz w:val="24"/>
          <w:szCs w:val="24"/>
        </w:rPr>
        <w:t xml:space="preserve">不允许写触发器和存储过程。 </w:t>
      </w:r>
    </w:p>
    <w:p w:rsidR="006E35D8" w:rsidRPr="006E35D8" w:rsidRDefault="006E35D8" w:rsidP="006B48A2">
      <w:pPr>
        <w:widowControl/>
        <w:numPr>
          <w:ilvl w:val="0"/>
          <w:numId w:val="19"/>
        </w:numPr>
        <w:spacing w:before="100" w:beforeAutospacing="1" w:after="100" w:afterAutospacing="1"/>
        <w:jc w:val="left"/>
        <w:rPr>
          <w:rFonts w:ascii="宋体" w:eastAsia="宋体" w:hAnsi="宋体" w:cs="宋体"/>
          <w:kern w:val="0"/>
          <w:sz w:val="24"/>
          <w:szCs w:val="24"/>
        </w:rPr>
      </w:pPr>
      <w:r w:rsidRPr="006E35D8">
        <w:rPr>
          <w:rFonts w:ascii="宋体" w:eastAsia="宋体" w:hAnsi="宋体" w:cs="宋体"/>
          <w:kern w:val="0"/>
          <w:sz w:val="24"/>
          <w:szCs w:val="24"/>
        </w:rPr>
        <w:t xml:space="preserve">所有表、视图、索引、函数、约束、主外键必须指定名称，规则如下： </w:t>
      </w:r>
    </w:p>
    <w:tbl>
      <w:tblPr>
        <w:tblStyle w:val="12"/>
        <w:tblW w:w="0" w:type="auto"/>
        <w:tblLook w:val="04A0" w:firstRow="1" w:lastRow="0" w:firstColumn="1" w:lastColumn="0" w:noHBand="0" w:noVBand="1"/>
      </w:tblPr>
      <w:tblGrid>
        <w:gridCol w:w="2547"/>
        <w:gridCol w:w="3402"/>
        <w:gridCol w:w="1276"/>
        <w:gridCol w:w="2511"/>
      </w:tblGrid>
      <w:tr w:rsidR="00A64312" w:rsidTr="008F0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64312" w:rsidRPr="00A64312" w:rsidRDefault="00A64312" w:rsidP="00A64312">
            <w:pPr>
              <w:jc w:val="center"/>
              <w:rPr>
                <w:rFonts w:ascii="宋体" w:eastAsia="宋体" w:hAnsi="宋体"/>
                <w:sz w:val="24"/>
                <w:szCs w:val="24"/>
              </w:rPr>
            </w:pPr>
            <w:r w:rsidRPr="00A64312">
              <w:rPr>
                <w:rFonts w:ascii="宋体" w:eastAsia="宋体" w:hAnsi="宋体"/>
                <w:sz w:val="24"/>
                <w:szCs w:val="24"/>
              </w:rPr>
              <w:t>数据库对象</w:t>
            </w:r>
          </w:p>
        </w:tc>
        <w:tc>
          <w:tcPr>
            <w:tcW w:w="3402" w:type="dxa"/>
          </w:tcPr>
          <w:p w:rsidR="00A64312" w:rsidRPr="00A64312" w:rsidRDefault="00A64312" w:rsidP="00A643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64312">
              <w:rPr>
                <w:rFonts w:ascii="宋体" w:eastAsia="宋体" w:hAnsi="宋体"/>
                <w:sz w:val="24"/>
                <w:szCs w:val="24"/>
              </w:rPr>
              <w:t>规则</w:t>
            </w:r>
          </w:p>
        </w:tc>
        <w:tc>
          <w:tcPr>
            <w:tcW w:w="1276" w:type="dxa"/>
          </w:tcPr>
          <w:p w:rsidR="00A64312" w:rsidRPr="00A64312" w:rsidRDefault="00A64312" w:rsidP="00A643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64312">
              <w:rPr>
                <w:rFonts w:ascii="宋体" w:eastAsia="宋体" w:hAnsi="宋体"/>
                <w:sz w:val="24"/>
                <w:szCs w:val="24"/>
              </w:rPr>
              <w:t>最大长度</w:t>
            </w:r>
          </w:p>
        </w:tc>
        <w:tc>
          <w:tcPr>
            <w:tcW w:w="2511" w:type="dxa"/>
          </w:tcPr>
          <w:p w:rsidR="00A64312" w:rsidRPr="00A64312" w:rsidRDefault="00A64312" w:rsidP="00A643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64312">
              <w:rPr>
                <w:rFonts w:ascii="宋体" w:eastAsia="宋体" w:hAnsi="宋体" w:hint="eastAsia"/>
                <w:sz w:val="24"/>
                <w:szCs w:val="24"/>
              </w:rPr>
              <w:t>示例</w:t>
            </w:r>
          </w:p>
        </w:tc>
      </w:tr>
      <w:tr w:rsidR="00A64312" w:rsidTr="008F0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64312" w:rsidRPr="00A64312" w:rsidRDefault="00A64312" w:rsidP="006E35D8">
            <w:pPr>
              <w:rPr>
                <w:rFonts w:ascii="宋体" w:eastAsia="宋体" w:hAnsi="宋体"/>
                <w:b w:val="0"/>
                <w:szCs w:val="21"/>
              </w:rPr>
            </w:pPr>
            <w:r w:rsidRPr="00A64312">
              <w:rPr>
                <w:rFonts w:ascii="宋体" w:eastAsia="宋体" w:hAnsi="宋体"/>
                <w:b w:val="0"/>
                <w:szCs w:val="21"/>
              </w:rPr>
              <w:t>表(实体名：UserAccount)</w:t>
            </w:r>
          </w:p>
        </w:tc>
        <w:tc>
          <w:tcPr>
            <w:tcW w:w="3402" w:type="dxa"/>
          </w:tcPr>
          <w:p w:rsidR="00A64312" w:rsidRPr="00A64312" w:rsidRDefault="00A64312" w:rsidP="00A6431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A64312">
              <w:rPr>
                <w:rFonts w:ascii="宋体" w:eastAsia="宋体" w:hAnsi="宋体"/>
              </w:rPr>
              <w:t>英文名称，多个单词以‘_ ’分隔</w:t>
            </w:r>
          </w:p>
        </w:tc>
        <w:tc>
          <w:tcPr>
            <w:tcW w:w="1276" w:type="dxa"/>
          </w:tcPr>
          <w:p w:rsidR="00A64312" w:rsidRPr="00A64312" w:rsidRDefault="00A64312" w:rsidP="00A6431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A64312">
              <w:rPr>
                <w:rFonts w:ascii="宋体" w:eastAsia="宋体" w:hAnsi="宋体"/>
              </w:rPr>
              <w:t>30</w:t>
            </w:r>
          </w:p>
        </w:tc>
        <w:tc>
          <w:tcPr>
            <w:tcW w:w="2511" w:type="dxa"/>
          </w:tcPr>
          <w:p w:rsidR="00A64312" w:rsidRPr="00A64312" w:rsidRDefault="00A64312" w:rsidP="00A64312">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A64312">
              <w:rPr>
                <w:rFonts w:ascii="宋体" w:eastAsia="宋体" w:hAnsi="宋体"/>
              </w:rPr>
              <w:t>user_account</w:t>
            </w:r>
          </w:p>
        </w:tc>
      </w:tr>
      <w:tr w:rsidR="00A64312" w:rsidTr="008F0103">
        <w:tc>
          <w:tcPr>
            <w:cnfStyle w:val="001000000000" w:firstRow="0" w:lastRow="0" w:firstColumn="1" w:lastColumn="0" w:oddVBand="0" w:evenVBand="0" w:oddHBand="0" w:evenHBand="0" w:firstRowFirstColumn="0" w:firstRowLastColumn="0" w:lastRowFirstColumn="0" w:lastRowLastColumn="0"/>
            <w:tcW w:w="2547" w:type="dxa"/>
          </w:tcPr>
          <w:p w:rsidR="00A64312" w:rsidRPr="00A64312" w:rsidRDefault="00A64312" w:rsidP="00A64312">
            <w:pPr>
              <w:jc w:val="center"/>
              <w:rPr>
                <w:rFonts w:ascii="宋体" w:eastAsia="宋体" w:hAnsi="宋体"/>
                <w:b w:val="0"/>
              </w:rPr>
            </w:pPr>
            <w:r w:rsidRPr="00A64312">
              <w:rPr>
                <w:rFonts w:ascii="宋体" w:eastAsia="宋体" w:hAnsi="宋体"/>
                <w:b w:val="0"/>
              </w:rPr>
              <w:t>字段名</w:t>
            </w:r>
          </w:p>
        </w:tc>
        <w:tc>
          <w:tcPr>
            <w:tcW w:w="3402" w:type="dxa"/>
          </w:tcPr>
          <w:p w:rsidR="00A64312" w:rsidRPr="008F0103" w:rsidRDefault="00A64312"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英文名称，多个单词以‘_ ’分隔</w:t>
            </w:r>
          </w:p>
        </w:tc>
        <w:tc>
          <w:tcPr>
            <w:tcW w:w="1276" w:type="dxa"/>
          </w:tcPr>
          <w:p w:rsidR="00A64312" w:rsidRPr="008F0103" w:rsidRDefault="00A64312"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30</w:t>
            </w:r>
          </w:p>
        </w:tc>
        <w:tc>
          <w:tcPr>
            <w:tcW w:w="2511" w:type="dxa"/>
          </w:tcPr>
          <w:p w:rsidR="00A64312" w:rsidRPr="008F0103" w:rsidRDefault="008F0103"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code, name,short_name</w:t>
            </w:r>
          </w:p>
        </w:tc>
      </w:tr>
      <w:tr w:rsidR="00A64312" w:rsidTr="008F0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64312" w:rsidRPr="008F0103" w:rsidRDefault="008F0103" w:rsidP="008F0103">
            <w:pPr>
              <w:jc w:val="center"/>
              <w:rPr>
                <w:rFonts w:ascii="宋体" w:eastAsia="宋体" w:hAnsi="宋体"/>
                <w:b w:val="0"/>
                <w:szCs w:val="21"/>
              </w:rPr>
            </w:pPr>
            <w:r w:rsidRPr="008F0103">
              <w:rPr>
                <w:rFonts w:ascii="宋体" w:eastAsia="宋体" w:hAnsi="宋体"/>
                <w:b w:val="0"/>
                <w:szCs w:val="21"/>
              </w:rPr>
              <w:t>主键</w:t>
            </w:r>
          </w:p>
        </w:tc>
        <w:tc>
          <w:tcPr>
            <w:tcW w:w="3402" w:type="dxa"/>
          </w:tcPr>
          <w:p w:rsidR="00A64312" w:rsidRPr="008F0103" w:rsidRDefault="008F0103"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F0103">
              <w:rPr>
                <w:rFonts w:ascii="宋体" w:eastAsia="宋体" w:hAnsi="宋体"/>
              </w:rPr>
              <w:t>pk_ 表名</w:t>
            </w:r>
          </w:p>
        </w:tc>
        <w:tc>
          <w:tcPr>
            <w:tcW w:w="1276" w:type="dxa"/>
          </w:tcPr>
          <w:p w:rsidR="00A64312" w:rsidRPr="008F0103" w:rsidRDefault="00A64312"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F0103">
              <w:rPr>
                <w:rFonts w:ascii="宋体" w:eastAsia="宋体" w:hAnsi="宋体"/>
              </w:rPr>
              <w:t>30</w:t>
            </w:r>
          </w:p>
        </w:tc>
        <w:tc>
          <w:tcPr>
            <w:tcW w:w="2511" w:type="dxa"/>
          </w:tcPr>
          <w:p w:rsidR="00A64312" w:rsidRPr="008F0103" w:rsidRDefault="008F0103"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Pr>
                <w:rFonts w:ascii="宋体" w:eastAsia="宋体" w:hAnsi="宋体"/>
              </w:rPr>
              <w:t>pk_</w:t>
            </w:r>
            <w:r w:rsidRPr="008F0103">
              <w:rPr>
                <w:rFonts w:ascii="宋体" w:eastAsia="宋体" w:hAnsi="宋体"/>
              </w:rPr>
              <w:t>user_account</w:t>
            </w:r>
          </w:p>
        </w:tc>
      </w:tr>
      <w:tr w:rsidR="00A64312" w:rsidTr="008F0103">
        <w:tc>
          <w:tcPr>
            <w:cnfStyle w:val="001000000000" w:firstRow="0" w:lastRow="0" w:firstColumn="1" w:lastColumn="0" w:oddVBand="0" w:evenVBand="0" w:oddHBand="0" w:evenHBand="0" w:firstRowFirstColumn="0" w:firstRowLastColumn="0" w:lastRowFirstColumn="0" w:lastRowLastColumn="0"/>
            <w:tcW w:w="2547" w:type="dxa"/>
          </w:tcPr>
          <w:p w:rsidR="00A64312" w:rsidRPr="008F0103" w:rsidRDefault="008F0103" w:rsidP="008F0103">
            <w:pPr>
              <w:jc w:val="center"/>
              <w:rPr>
                <w:rFonts w:ascii="宋体" w:eastAsia="宋体" w:hAnsi="宋体"/>
                <w:b w:val="0"/>
                <w:szCs w:val="21"/>
              </w:rPr>
            </w:pPr>
            <w:r w:rsidRPr="008F0103">
              <w:rPr>
                <w:rFonts w:ascii="宋体" w:eastAsia="宋体" w:hAnsi="宋体"/>
                <w:b w:val="0"/>
                <w:szCs w:val="21"/>
              </w:rPr>
              <w:t>外键</w:t>
            </w:r>
          </w:p>
        </w:tc>
        <w:tc>
          <w:tcPr>
            <w:tcW w:w="3402" w:type="dxa"/>
          </w:tcPr>
          <w:p w:rsidR="00A64312" w:rsidRPr="008F0103" w:rsidRDefault="008F0103"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fk_ 表名_ 字段名</w:t>
            </w:r>
          </w:p>
        </w:tc>
        <w:tc>
          <w:tcPr>
            <w:tcW w:w="1276" w:type="dxa"/>
          </w:tcPr>
          <w:p w:rsidR="00A64312" w:rsidRPr="008F0103" w:rsidRDefault="00A64312"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30</w:t>
            </w:r>
          </w:p>
        </w:tc>
        <w:tc>
          <w:tcPr>
            <w:tcW w:w="2511" w:type="dxa"/>
          </w:tcPr>
          <w:p w:rsidR="00A64312" w:rsidRPr="008F0103" w:rsidRDefault="008F0103"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fk_user_</w:t>
            </w:r>
            <w:r w:rsidRPr="008F0103">
              <w:rPr>
                <w:rFonts w:ascii="宋体" w:eastAsia="宋体" w:hAnsi="宋体"/>
              </w:rPr>
              <w:t>account_code</w:t>
            </w:r>
          </w:p>
        </w:tc>
      </w:tr>
      <w:tr w:rsidR="00A64312" w:rsidTr="008F0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64312" w:rsidRPr="008F0103" w:rsidRDefault="008F0103" w:rsidP="008F0103">
            <w:pPr>
              <w:jc w:val="center"/>
              <w:rPr>
                <w:rFonts w:ascii="宋体" w:eastAsia="宋体" w:hAnsi="宋体"/>
                <w:b w:val="0"/>
                <w:szCs w:val="21"/>
              </w:rPr>
            </w:pPr>
            <w:r w:rsidRPr="008F0103">
              <w:rPr>
                <w:rFonts w:ascii="宋体" w:eastAsia="宋体" w:hAnsi="宋体"/>
                <w:b w:val="0"/>
                <w:szCs w:val="21"/>
              </w:rPr>
              <w:t>普通索引</w:t>
            </w:r>
          </w:p>
        </w:tc>
        <w:tc>
          <w:tcPr>
            <w:tcW w:w="3402" w:type="dxa"/>
          </w:tcPr>
          <w:p w:rsidR="00A64312" w:rsidRPr="008F0103" w:rsidRDefault="008F0103"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F0103">
              <w:rPr>
                <w:rFonts w:ascii="宋体" w:eastAsia="宋体" w:hAnsi="宋体"/>
              </w:rPr>
              <w:t>idx_ 表名_ 字段名</w:t>
            </w:r>
          </w:p>
        </w:tc>
        <w:tc>
          <w:tcPr>
            <w:tcW w:w="1276" w:type="dxa"/>
          </w:tcPr>
          <w:p w:rsidR="00A64312" w:rsidRPr="008F0103" w:rsidRDefault="00A64312"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F0103">
              <w:rPr>
                <w:rFonts w:ascii="宋体" w:eastAsia="宋体" w:hAnsi="宋体"/>
              </w:rPr>
              <w:t>30</w:t>
            </w:r>
          </w:p>
        </w:tc>
        <w:tc>
          <w:tcPr>
            <w:tcW w:w="2511" w:type="dxa"/>
          </w:tcPr>
          <w:p w:rsidR="00A64312" w:rsidRPr="008F0103" w:rsidRDefault="008F0103" w:rsidP="008F010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8F0103">
              <w:rPr>
                <w:rFonts w:ascii="宋体" w:eastAsia="宋体" w:hAnsi="宋体"/>
              </w:rPr>
              <w:t>Idx</w:t>
            </w:r>
            <w:r>
              <w:rPr>
                <w:rFonts w:ascii="宋体" w:eastAsia="宋体" w:hAnsi="宋体"/>
              </w:rPr>
              <w:t>_user_account_code</w:t>
            </w:r>
          </w:p>
        </w:tc>
      </w:tr>
      <w:tr w:rsidR="00A64312" w:rsidTr="008F0103">
        <w:tc>
          <w:tcPr>
            <w:cnfStyle w:val="001000000000" w:firstRow="0" w:lastRow="0" w:firstColumn="1" w:lastColumn="0" w:oddVBand="0" w:evenVBand="0" w:oddHBand="0" w:evenHBand="0" w:firstRowFirstColumn="0" w:firstRowLastColumn="0" w:lastRowFirstColumn="0" w:lastRowLastColumn="0"/>
            <w:tcW w:w="2547" w:type="dxa"/>
          </w:tcPr>
          <w:p w:rsidR="00A64312" w:rsidRPr="008F0103" w:rsidRDefault="008F0103" w:rsidP="008F0103">
            <w:pPr>
              <w:jc w:val="center"/>
              <w:rPr>
                <w:rFonts w:ascii="宋体" w:eastAsia="宋体" w:hAnsi="宋体"/>
                <w:b w:val="0"/>
                <w:szCs w:val="21"/>
              </w:rPr>
            </w:pPr>
            <w:r w:rsidRPr="008F0103">
              <w:rPr>
                <w:rFonts w:ascii="宋体" w:eastAsia="宋体" w:hAnsi="宋体"/>
                <w:b w:val="0"/>
                <w:szCs w:val="21"/>
              </w:rPr>
              <w:t>唯一索引</w:t>
            </w:r>
          </w:p>
        </w:tc>
        <w:tc>
          <w:tcPr>
            <w:tcW w:w="3402" w:type="dxa"/>
          </w:tcPr>
          <w:p w:rsidR="00A64312" w:rsidRPr="008F0103" w:rsidRDefault="008F0103"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uk_ 表名_ 字段名</w:t>
            </w:r>
          </w:p>
        </w:tc>
        <w:tc>
          <w:tcPr>
            <w:tcW w:w="1276" w:type="dxa"/>
          </w:tcPr>
          <w:p w:rsidR="00A64312" w:rsidRPr="008F0103" w:rsidRDefault="00A64312"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8F0103">
              <w:rPr>
                <w:rFonts w:ascii="宋体" w:eastAsia="宋体" w:hAnsi="宋体"/>
              </w:rPr>
              <w:t>30</w:t>
            </w:r>
          </w:p>
        </w:tc>
        <w:tc>
          <w:tcPr>
            <w:tcW w:w="2511" w:type="dxa"/>
          </w:tcPr>
          <w:p w:rsidR="00A64312" w:rsidRPr="008F0103" w:rsidRDefault="008F0103" w:rsidP="008F010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rPr>
              <w:t>uk_user_</w:t>
            </w:r>
            <w:r w:rsidRPr="008F0103">
              <w:rPr>
                <w:rFonts w:ascii="宋体" w:eastAsia="宋体" w:hAnsi="宋体"/>
              </w:rPr>
              <w:t>account_code</w:t>
            </w:r>
          </w:p>
        </w:tc>
      </w:tr>
    </w:tbl>
    <w:p w:rsidR="002E0242" w:rsidRPr="002E0242" w:rsidRDefault="002E0242" w:rsidP="002E0242">
      <w:pPr>
        <w:widowControl/>
        <w:spacing w:before="100" w:beforeAutospacing="1" w:after="100" w:afterAutospacing="1"/>
        <w:jc w:val="left"/>
        <w:rPr>
          <w:rFonts w:ascii="宋体" w:eastAsia="宋体" w:hAnsi="宋体" w:cs="宋体"/>
          <w:b/>
          <w:kern w:val="0"/>
          <w:sz w:val="24"/>
          <w:szCs w:val="24"/>
        </w:rPr>
      </w:pPr>
      <w:r w:rsidRPr="002E0242">
        <w:rPr>
          <w:rFonts w:ascii="宋体" w:eastAsia="宋体" w:hAnsi="宋体" w:cs="宋体"/>
          <w:b/>
          <w:kern w:val="0"/>
          <w:sz w:val="24"/>
          <w:szCs w:val="24"/>
        </w:rPr>
        <w:t xml:space="preserve">注：由于数据库对象之间的命名规则与最大长度限制可能造成命名存在冲突。如存在，可以通过缩减表名或自编序号。 </w:t>
      </w:r>
    </w:p>
    <w:p w:rsidR="002E0242" w:rsidRPr="002E0242" w:rsidRDefault="002E0242" w:rsidP="006B48A2">
      <w:pPr>
        <w:widowControl/>
        <w:numPr>
          <w:ilvl w:val="0"/>
          <w:numId w:val="20"/>
        </w:numPr>
        <w:spacing w:before="100" w:beforeAutospacing="1" w:after="100" w:afterAutospacing="1"/>
        <w:jc w:val="left"/>
        <w:rPr>
          <w:rFonts w:ascii="宋体" w:eastAsia="宋体" w:hAnsi="宋体" w:cs="宋体"/>
          <w:kern w:val="0"/>
          <w:sz w:val="24"/>
          <w:szCs w:val="24"/>
        </w:rPr>
      </w:pPr>
      <w:r w:rsidRPr="002E0242">
        <w:rPr>
          <w:rFonts w:ascii="宋体" w:eastAsia="宋体" w:hAnsi="宋体" w:cs="宋体"/>
          <w:kern w:val="0"/>
          <w:sz w:val="24"/>
          <w:szCs w:val="24"/>
        </w:rPr>
        <w:t xml:space="preserve">禁止用SQL 保留字来命名表、视图、字段、索引。 </w:t>
      </w:r>
    </w:p>
    <w:p w:rsidR="002E0242" w:rsidRPr="002E0242" w:rsidRDefault="002E0242" w:rsidP="006B48A2">
      <w:pPr>
        <w:widowControl/>
        <w:numPr>
          <w:ilvl w:val="0"/>
          <w:numId w:val="20"/>
        </w:numPr>
        <w:spacing w:before="100" w:beforeAutospacing="1" w:after="100" w:afterAutospacing="1"/>
        <w:jc w:val="left"/>
        <w:rPr>
          <w:rFonts w:ascii="宋体" w:eastAsia="宋体" w:hAnsi="宋体" w:cs="宋体"/>
          <w:kern w:val="0"/>
          <w:sz w:val="24"/>
          <w:szCs w:val="24"/>
        </w:rPr>
      </w:pPr>
      <w:r w:rsidRPr="002E0242">
        <w:rPr>
          <w:rFonts w:ascii="宋体" w:eastAsia="宋体" w:hAnsi="宋体" w:cs="宋体"/>
          <w:kern w:val="0"/>
          <w:sz w:val="24"/>
          <w:szCs w:val="24"/>
        </w:rPr>
        <w:t xml:space="preserve">所有的外键、约束、索引、函数不允许重复。 </w:t>
      </w:r>
    </w:p>
    <w:p w:rsidR="006E35D8" w:rsidRDefault="002E0242" w:rsidP="006B48A2">
      <w:pPr>
        <w:widowControl/>
        <w:numPr>
          <w:ilvl w:val="0"/>
          <w:numId w:val="20"/>
        </w:numPr>
        <w:spacing w:before="100" w:beforeAutospacing="1" w:after="100" w:afterAutospacing="1"/>
        <w:jc w:val="left"/>
        <w:rPr>
          <w:rFonts w:ascii="宋体" w:eastAsia="宋体" w:hAnsi="宋体" w:cs="宋体"/>
          <w:kern w:val="0"/>
          <w:sz w:val="24"/>
          <w:szCs w:val="24"/>
        </w:rPr>
      </w:pPr>
      <w:r w:rsidRPr="002E0242">
        <w:rPr>
          <w:rFonts w:ascii="宋体" w:eastAsia="宋体" w:hAnsi="宋体" w:cs="宋体"/>
          <w:kern w:val="0"/>
          <w:sz w:val="24"/>
          <w:szCs w:val="24"/>
        </w:rPr>
        <w:t>字段的命名规则，英文名称建议使用以下字母后缀</w:t>
      </w:r>
      <w:r>
        <w:rPr>
          <w:rFonts w:ascii="宋体" w:eastAsia="宋体" w:hAnsi="宋体" w:cs="宋体" w:hint="eastAsia"/>
          <w:kern w:val="0"/>
          <w:sz w:val="24"/>
          <w:szCs w:val="24"/>
        </w:rPr>
        <w:t>:</w:t>
      </w:r>
    </w:p>
    <w:tbl>
      <w:tblPr>
        <w:tblStyle w:val="a7"/>
        <w:tblW w:w="0" w:type="auto"/>
        <w:tblInd w:w="720" w:type="dxa"/>
        <w:tblLook w:val="04A0" w:firstRow="1" w:lastRow="0" w:firstColumn="1" w:lastColumn="0" w:noHBand="0" w:noVBand="1"/>
      </w:tblPr>
      <w:tblGrid>
        <w:gridCol w:w="4470"/>
        <w:gridCol w:w="4546"/>
      </w:tblGrid>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b/>
                <w:kern w:val="0"/>
                <w:sz w:val="24"/>
                <w:szCs w:val="24"/>
              </w:rPr>
            </w:pPr>
            <w:r w:rsidRPr="0023650F">
              <w:rPr>
                <w:rFonts w:ascii="宋体" w:eastAsia="宋体" w:hAnsi="宋体"/>
                <w:b/>
                <w:sz w:val="24"/>
                <w:szCs w:val="24"/>
              </w:rPr>
              <w:t>类型</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cs="宋体"/>
                <w:b/>
                <w:kern w:val="0"/>
                <w:sz w:val="24"/>
                <w:szCs w:val="24"/>
              </w:rPr>
            </w:pPr>
            <w:r w:rsidRPr="0023650F">
              <w:rPr>
                <w:rFonts w:ascii="宋体" w:eastAsia="宋体" w:hAnsi="宋体"/>
                <w:b/>
                <w:sz w:val="24"/>
                <w:szCs w:val="24"/>
              </w:rPr>
              <w:t>规则(字母后缀)</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hint="eastAsia"/>
                <w:kern w:val="0"/>
                <w:szCs w:val="21"/>
              </w:rPr>
              <w:t>编码类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cs="宋体"/>
                <w:kern w:val="0"/>
                <w:sz w:val="24"/>
                <w:szCs w:val="24"/>
              </w:rPr>
            </w:pPr>
            <w:r w:rsidRPr="0023650F">
              <w:rPr>
                <w:rFonts w:ascii="宋体" w:eastAsia="宋体" w:hAnsi="宋体" w:cs="宋体"/>
                <w:kern w:val="0"/>
                <w:sz w:val="24"/>
                <w:szCs w:val="24"/>
              </w:rPr>
              <w:t>code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hint="eastAsia"/>
                <w:kern w:val="0"/>
                <w:szCs w:val="21"/>
              </w:rPr>
              <w:t>名称类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cs="宋体"/>
                <w:kern w:val="0"/>
                <w:sz w:val="24"/>
                <w:szCs w:val="24"/>
              </w:rPr>
            </w:pPr>
            <w:r w:rsidRPr="0023650F">
              <w:rPr>
                <w:rFonts w:ascii="宋体" w:eastAsia="宋体" w:hAnsi="宋体"/>
                <w:sz w:val="24"/>
                <w:szCs w:val="24"/>
              </w:rPr>
              <w:t>name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简称</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shortname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标志类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flag</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级次类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lev</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金额类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mny</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系统标识类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id</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自定义项类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def</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单价类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price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税类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tax</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数量类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qty</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比率类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rate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日期类</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date</w:t>
            </w:r>
          </w:p>
        </w:tc>
      </w:tr>
      <w:tr w:rsidR="002E0242" w:rsidTr="009E0B23">
        <w:tc>
          <w:tcPr>
            <w:tcW w:w="4470" w:type="dxa"/>
          </w:tcPr>
          <w:p w:rsidR="002E0242" w:rsidRPr="0023650F" w:rsidRDefault="0023650F" w:rsidP="0023650F">
            <w:pPr>
              <w:widowControl/>
              <w:spacing w:before="100" w:beforeAutospacing="1" w:after="100" w:afterAutospacing="1"/>
              <w:jc w:val="center"/>
              <w:rPr>
                <w:rFonts w:ascii="宋体" w:eastAsia="宋体" w:hAnsi="宋体" w:cs="宋体"/>
                <w:kern w:val="0"/>
                <w:szCs w:val="21"/>
              </w:rPr>
            </w:pPr>
            <w:r w:rsidRPr="0023650F">
              <w:rPr>
                <w:rFonts w:ascii="宋体" w:eastAsia="宋体" w:hAnsi="宋体" w:cs="宋体"/>
                <w:kern w:val="0"/>
                <w:szCs w:val="21"/>
              </w:rPr>
              <w:t>枚举</w:t>
            </w:r>
          </w:p>
        </w:tc>
        <w:tc>
          <w:tcPr>
            <w:tcW w:w="4546" w:type="dxa"/>
          </w:tcPr>
          <w:p w:rsidR="002E0242" w:rsidRPr="0023650F" w:rsidRDefault="0023650F" w:rsidP="0023650F">
            <w:pPr>
              <w:widowControl/>
              <w:spacing w:before="100" w:beforeAutospacing="1" w:after="100" w:afterAutospacing="1"/>
              <w:jc w:val="center"/>
              <w:rPr>
                <w:rFonts w:ascii="宋体" w:eastAsia="宋体" w:hAnsi="宋体"/>
                <w:sz w:val="24"/>
                <w:szCs w:val="24"/>
              </w:rPr>
            </w:pPr>
            <w:r w:rsidRPr="0023650F">
              <w:rPr>
                <w:rFonts w:ascii="宋体" w:eastAsia="宋体" w:hAnsi="宋体"/>
                <w:sz w:val="24"/>
                <w:szCs w:val="24"/>
              </w:rPr>
              <w:t>enum</w:t>
            </w:r>
          </w:p>
        </w:tc>
      </w:tr>
    </w:tbl>
    <w:p w:rsidR="002E0242" w:rsidRDefault="009E0B23" w:rsidP="009E0B23">
      <w:pPr>
        <w:pStyle w:val="3"/>
      </w:pPr>
      <w:bookmarkStart w:id="1216" w:name="_Toc528832475"/>
      <w:r w:rsidRPr="009E0B23">
        <w:rPr>
          <w:rFonts w:hint="eastAsia"/>
        </w:rPr>
        <w:t>索引</w:t>
      </w:r>
      <w:bookmarkEnd w:id="1216"/>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为了保证索引具有提高效率的作用，估计记录数不大于50的表一律不允许建索引。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lastRenderedPageBreak/>
        <w:t xml:space="preserve">只用于DISTINCT或GROUP BY子句引用的列，不用建立索引。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对于数据值变化不大的列，比如只有yes和no，不要建索引，否则效率降低。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建立索引index（part1,part2,part3）,相当于建立了index(part1),index(part1,part2)和index（part1,part2,part3）三个索引。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索引应该建在小字段上，对于大的文本字段甚至超长字段，不要建索引。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频繁进行数据操作的表，不要建立太多的索引。 </w:t>
      </w:r>
    </w:p>
    <w:p w:rsidR="009E0B23" w:rsidRPr="009E0B23" w:rsidRDefault="009E0B23" w:rsidP="006B48A2">
      <w:pPr>
        <w:widowControl/>
        <w:numPr>
          <w:ilvl w:val="0"/>
          <w:numId w:val="21"/>
        </w:numPr>
        <w:spacing w:before="100" w:beforeAutospacing="1" w:after="100" w:afterAutospacing="1"/>
        <w:jc w:val="left"/>
        <w:rPr>
          <w:rFonts w:ascii="宋体" w:eastAsia="宋体" w:hAnsi="宋体" w:cs="宋体"/>
          <w:kern w:val="0"/>
          <w:sz w:val="24"/>
          <w:szCs w:val="24"/>
        </w:rPr>
      </w:pPr>
      <w:r w:rsidRPr="009E0B23">
        <w:rPr>
          <w:rFonts w:ascii="宋体" w:eastAsia="宋体" w:hAnsi="宋体" w:cs="宋体"/>
          <w:kern w:val="0"/>
          <w:sz w:val="24"/>
          <w:szCs w:val="24"/>
        </w:rPr>
        <w:t xml:space="preserve">删除无用的索引，避免对执行计划造成负面影响。 </w:t>
      </w:r>
    </w:p>
    <w:p w:rsidR="00F77625" w:rsidRDefault="00F77625" w:rsidP="009E0B23">
      <w:pPr>
        <w:pStyle w:val="1"/>
      </w:pPr>
      <w:bookmarkStart w:id="1217" w:name="_Toc528832476"/>
      <w:r>
        <w:rPr>
          <w:rFonts w:hint="eastAsia"/>
        </w:rPr>
        <w:t>Entity</w:t>
      </w:r>
      <w:bookmarkEnd w:id="1217"/>
    </w:p>
    <w:p w:rsidR="009E0B23" w:rsidRDefault="009E0B23" w:rsidP="009E0B23">
      <w:pPr>
        <w:pStyle w:val="2"/>
      </w:pPr>
      <w:bookmarkStart w:id="1218" w:name="_Toc528832477"/>
      <w:r>
        <w:rPr>
          <w:rFonts w:hint="eastAsia"/>
        </w:rPr>
        <w:t>概述</w:t>
      </w:r>
      <w:bookmarkEnd w:id="1218"/>
    </w:p>
    <w:p w:rsidR="009E0B23" w:rsidRPr="009E0B23" w:rsidRDefault="009E0B23" w:rsidP="009E0B23">
      <w:pPr>
        <w:rPr>
          <w:rFonts w:ascii="宋体" w:eastAsia="宋体" w:hAnsi="宋体"/>
          <w:sz w:val="24"/>
          <w:szCs w:val="24"/>
        </w:rPr>
      </w:pPr>
      <w:r w:rsidRPr="009E0B23">
        <w:rPr>
          <w:rFonts w:ascii="宋体" w:eastAsia="宋体" w:hAnsi="宋体"/>
          <w:sz w:val="24"/>
          <w:szCs w:val="24"/>
        </w:rPr>
        <w:t>对对象实体的封装,orm实体用于数据库映射,vo实体用于表示层和逻辑层的数据交换即展示对象</w:t>
      </w:r>
    </w:p>
    <w:p w:rsidR="009E0B23" w:rsidRPr="009E0B23" w:rsidRDefault="00F77625" w:rsidP="009E0B23">
      <w:pPr>
        <w:pStyle w:val="2"/>
      </w:pPr>
      <w:r>
        <w:rPr>
          <w:rFonts w:hint="eastAsia"/>
        </w:rPr>
        <w:t xml:space="preserve"> </w:t>
      </w:r>
      <w:bookmarkStart w:id="1219" w:name="_Toc528832478"/>
      <w:r w:rsidRPr="009612A2">
        <w:rPr>
          <w:rFonts w:hint="eastAsia"/>
        </w:rPr>
        <w:t>配置文件</w:t>
      </w:r>
      <w:r w:rsidRPr="009612A2">
        <w:rPr>
          <w:rFonts w:hint="eastAsia"/>
        </w:rPr>
        <w:t>build.gradle</w:t>
      </w:r>
      <w:bookmarkEnd w:id="1219"/>
    </w:p>
    <w:p w:rsidR="00F77625" w:rsidRDefault="00F77625" w:rsidP="009E0B23">
      <w:pPr>
        <w:pStyle w:val="3"/>
      </w:pPr>
      <w:bookmarkStart w:id="1220" w:name="_Toc528832479"/>
      <w:r>
        <w:rPr>
          <w:rFonts w:hint="eastAsia"/>
        </w:rPr>
        <w:t>编码</w:t>
      </w:r>
      <w:bookmarkEnd w:id="1220"/>
    </w:p>
    <w:p w:rsidR="00F77625" w:rsidRPr="009612A2" w:rsidRDefault="00F77625" w:rsidP="00F77625">
      <w:pPr>
        <w:rPr>
          <w:sz w:val="24"/>
          <w:szCs w:val="24"/>
        </w:rPr>
      </w:pPr>
      <w:r w:rsidRPr="009612A2">
        <w:rPr>
          <w:rFonts w:hint="eastAsia"/>
          <w:sz w:val="24"/>
          <w:szCs w:val="24"/>
        </w:rPr>
        <w:t>//java编译的时候缺省状态下会因为中文字符而失败</w:t>
      </w:r>
    </w:p>
    <w:p w:rsidR="00F77625" w:rsidRPr="009612A2" w:rsidRDefault="00F77625" w:rsidP="00F77625">
      <w:pPr>
        <w:rPr>
          <w:sz w:val="24"/>
          <w:szCs w:val="24"/>
        </w:rPr>
      </w:pPr>
      <w:r w:rsidRPr="009612A2">
        <w:rPr>
          <w:sz w:val="24"/>
          <w:szCs w:val="24"/>
        </w:rPr>
        <w:t>[compileJava, compileTestJava, javadoc]*.options*.encoding = 'UTF-8'</w:t>
      </w:r>
    </w:p>
    <w:p w:rsidR="00F77625" w:rsidRPr="009612A2" w:rsidRDefault="00F77625" w:rsidP="00F77625"/>
    <w:p w:rsidR="00F77625" w:rsidRDefault="00F77625" w:rsidP="009E0B23">
      <w:pPr>
        <w:pStyle w:val="3"/>
      </w:pPr>
      <w:bookmarkStart w:id="1221" w:name="_Toc528832480"/>
      <w:r>
        <w:rPr>
          <w:rFonts w:hint="eastAsia"/>
        </w:rPr>
        <w:t>插件</w:t>
      </w:r>
      <w:bookmarkEnd w:id="1221"/>
    </w:p>
    <w:p w:rsidR="00F77625" w:rsidRDefault="00F77625" w:rsidP="00F77625">
      <w:pPr>
        <w:pStyle w:val="HTML"/>
        <w:shd w:val="clear" w:color="auto" w:fill="FFFFFF"/>
      </w:pPr>
      <w:r>
        <w:t>F</w:t>
      </w:r>
      <w:r>
        <w:rPr>
          <w:rFonts w:hint="eastAsia"/>
        </w:rPr>
        <w:t>lyway固定版本：</w:t>
      </w:r>
    </w:p>
    <w:p w:rsidR="00F77625" w:rsidRPr="0003272B" w:rsidRDefault="00F77625" w:rsidP="00F77625">
      <w:pPr>
        <w:pStyle w:val="HTML"/>
        <w:shd w:val="clear" w:color="auto" w:fill="FFFFFF"/>
        <w:tabs>
          <w:tab w:val="clear" w:pos="1832"/>
          <w:tab w:val="left" w:pos="1110"/>
        </w:tabs>
        <w:ind w:left="840"/>
        <w:rPr>
          <w:color w:val="000000"/>
        </w:rPr>
      </w:pPr>
      <w:r>
        <w:rPr>
          <w:color w:val="000000"/>
        </w:rPr>
        <w:tab/>
      </w:r>
      <w:r w:rsidRPr="0003272B">
        <w:rPr>
          <w:rFonts w:hint="eastAsia"/>
          <w:color w:val="000000"/>
        </w:rPr>
        <w:t>plugins {</w:t>
      </w:r>
      <w:r w:rsidRPr="0003272B">
        <w:rPr>
          <w:rFonts w:hint="eastAsia"/>
          <w:color w:val="000000"/>
        </w:rPr>
        <w:br/>
        <w:t xml:space="preserve"> </w:t>
      </w:r>
      <w:r>
        <w:rPr>
          <w:color w:val="000000"/>
        </w:rPr>
        <w:tab/>
      </w:r>
      <w:r w:rsidRPr="0003272B">
        <w:rPr>
          <w:rFonts w:hint="eastAsia"/>
          <w:color w:val="000000"/>
        </w:rPr>
        <w:t xml:space="preserve">  id </w:t>
      </w:r>
      <w:r w:rsidRPr="0003272B">
        <w:rPr>
          <w:rFonts w:hint="eastAsia"/>
          <w:b/>
          <w:bCs/>
          <w:color w:val="008000"/>
        </w:rPr>
        <w:t xml:space="preserve">"org.flywaydb.flyway" </w:t>
      </w:r>
      <w:r w:rsidRPr="0003272B">
        <w:rPr>
          <w:rFonts w:hint="eastAsia"/>
          <w:color w:val="000000"/>
        </w:rPr>
        <w:t xml:space="preserve">version </w:t>
      </w:r>
      <w:r w:rsidRPr="0003272B">
        <w:rPr>
          <w:rFonts w:hint="eastAsia"/>
          <w:b/>
          <w:bCs/>
          <w:color w:val="008000"/>
        </w:rPr>
        <w:t>"4.1.2"</w:t>
      </w:r>
      <w:r w:rsidRPr="0003272B">
        <w:rPr>
          <w:rFonts w:hint="eastAsia"/>
          <w:b/>
          <w:bCs/>
          <w:color w:val="008000"/>
        </w:rPr>
        <w:br/>
      </w:r>
      <w:r>
        <w:rPr>
          <w:color w:val="000000"/>
        </w:rPr>
        <w:t xml:space="preserve"> </w:t>
      </w:r>
      <w:r w:rsidRPr="0003272B">
        <w:rPr>
          <w:rFonts w:hint="eastAsia"/>
          <w:color w:val="000000"/>
        </w:rPr>
        <w:t>}</w:t>
      </w:r>
    </w:p>
    <w:p w:rsidR="00F77625" w:rsidRDefault="00F77625" w:rsidP="009E0B23">
      <w:pPr>
        <w:pStyle w:val="3"/>
      </w:pPr>
      <w:bookmarkStart w:id="1222" w:name="_Toc528832481"/>
      <w:r>
        <w:rPr>
          <w:rFonts w:hint="eastAsia"/>
        </w:rPr>
        <w:t>添加依赖</w:t>
      </w:r>
      <w:bookmarkEnd w:id="1222"/>
    </w:p>
    <w:p w:rsidR="00F77625" w:rsidRPr="009E0B23" w:rsidRDefault="00F77625" w:rsidP="00F77625">
      <w:pPr>
        <w:pStyle w:val="HTML"/>
        <w:shd w:val="clear" w:color="auto" w:fill="F7F7F7"/>
        <w:rPr>
          <w:rStyle w:val="HTML0"/>
          <w:color w:val="333333"/>
          <w:bdr w:val="none" w:sz="0" w:space="0" w:color="auto" w:frame="1"/>
        </w:rPr>
      </w:pPr>
      <w:r w:rsidRPr="009E0B23">
        <w:rPr>
          <w:rStyle w:val="hljs-keyword"/>
          <w:b/>
          <w:bCs/>
          <w:color w:val="333333"/>
          <w:bdr w:val="none" w:sz="0" w:space="0" w:color="auto" w:frame="1"/>
        </w:rPr>
        <w:t>dependencies</w:t>
      </w:r>
      <w:r w:rsidRPr="009E0B23">
        <w:rPr>
          <w:rStyle w:val="HTML0"/>
          <w:color w:val="333333"/>
          <w:bdr w:val="none" w:sz="0" w:space="0" w:color="auto" w:frame="1"/>
        </w:rPr>
        <w:t xml:space="preserve"> {</w:t>
      </w:r>
    </w:p>
    <w:p w:rsidR="00F77625" w:rsidRPr="009E0B23" w:rsidRDefault="00F77625" w:rsidP="00F77625">
      <w:pPr>
        <w:pStyle w:val="HTML"/>
        <w:shd w:val="clear" w:color="auto" w:fill="F7F7F7"/>
        <w:rPr>
          <w:rStyle w:val="HTML0"/>
          <w:color w:val="333333"/>
          <w:bdr w:val="none" w:sz="0" w:space="0" w:color="auto" w:frame="1"/>
        </w:rPr>
      </w:pPr>
      <w:r w:rsidRPr="009E0B23">
        <w:rPr>
          <w:rStyle w:val="HTML0"/>
          <w:color w:val="333333"/>
          <w:bdr w:val="none" w:sz="0" w:space="0" w:color="auto" w:frame="1"/>
        </w:rPr>
        <w:t xml:space="preserve">    </w:t>
      </w:r>
      <w:r w:rsidRPr="009E0B23">
        <w:rPr>
          <w:rStyle w:val="hljs-keyword"/>
          <w:b/>
          <w:bCs/>
          <w:color w:val="333333"/>
          <w:bdr w:val="none" w:sz="0" w:space="0" w:color="auto" w:frame="1"/>
        </w:rPr>
        <w:t>compile</w:t>
      </w:r>
      <w:r w:rsidRPr="009E0B23">
        <w:rPr>
          <w:rStyle w:val="HTML0"/>
          <w:color w:val="333333"/>
          <w:bdr w:val="none" w:sz="0" w:space="0" w:color="auto" w:frame="1"/>
        </w:rPr>
        <w:t>(</w:t>
      </w:r>
    </w:p>
    <w:p w:rsidR="00EA4513" w:rsidRDefault="00F77625" w:rsidP="00EA4513">
      <w:pPr>
        <w:pStyle w:val="HTML"/>
        <w:shd w:val="clear" w:color="auto" w:fill="D8FFDD"/>
        <w:rPr>
          <w:ins w:id="1223" w:author="Jamson" w:date="2018-11-01T10:02:00Z"/>
          <w:color w:val="000000"/>
          <w:sz w:val="21"/>
          <w:szCs w:val="21"/>
        </w:rPr>
      </w:pPr>
      <w:r w:rsidRPr="009E0B23">
        <w:rPr>
          <w:rStyle w:val="HTML0"/>
          <w:color w:val="333333"/>
          <w:bdr w:val="none" w:sz="0" w:space="0" w:color="auto" w:frame="1"/>
        </w:rPr>
        <w:t xml:space="preserve">            </w:t>
      </w:r>
      <w:ins w:id="1224" w:author="Jamson" w:date="2018-11-01T10:02:00Z">
        <w:r w:rsidR="00EA4513">
          <w:rPr>
            <w:rFonts w:hint="eastAsia"/>
            <w:b/>
            <w:bCs/>
            <w:color w:val="008000"/>
            <w:sz w:val="21"/>
            <w:szCs w:val="21"/>
          </w:rPr>
          <w:t>"com.ecmp:core-entity:</w:t>
        </w:r>
        <w:r w:rsidR="00EA4513">
          <w:rPr>
            <w:rFonts w:hint="eastAsia"/>
            <w:color w:val="000000"/>
            <w:sz w:val="21"/>
            <w:szCs w:val="21"/>
          </w:rPr>
          <w:t>$ecmp_version</w:t>
        </w:r>
        <w:r w:rsidR="00EA4513">
          <w:rPr>
            <w:rFonts w:hint="eastAsia"/>
            <w:b/>
            <w:bCs/>
            <w:color w:val="008000"/>
            <w:sz w:val="21"/>
            <w:szCs w:val="21"/>
          </w:rPr>
          <w:t>"</w:t>
        </w:r>
        <w:r w:rsidR="00EA4513">
          <w:rPr>
            <w:rFonts w:hint="eastAsia"/>
            <w:color w:val="000000"/>
            <w:sz w:val="21"/>
            <w:szCs w:val="21"/>
          </w:rPr>
          <w:t>,</w:t>
        </w:r>
      </w:ins>
    </w:p>
    <w:p w:rsidR="00F77625" w:rsidDel="00EA4513" w:rsidRDefault="00F77625" w:rsidP="00F77625">
      <w:pPr>
        <w:pStyle w:val="HTML"/>
        <w:shd w:val="clear" w:color="auto" w:fill="F7F7F7"/>
        <w:rPr>
          <w:del w:id="1225" w:author="Jamson" w:date="2018-11-01T10:02:00Z"/>
          <w:rStyle w:val="hljs-string"/>
          <w:color w:val="DD1144"/>
          <w:bdr w:val="none" w:sz="0" w:space="0" w:color="auto" w:frame="1"/>
        </w:rPr>
      </w:pPr>
      <w:del w:id="1226" w:author="Jamson" w:date="2018-11-01T10:02:00Z">
        <w:r w:rsidRPr="009E0B23" w:rsidDel="00EA4513">
          <w:rPr>
            <w:rStyle w:val="hljs-string"/>
            <w:color w:val="DD1144"/>
            <w:bdr w:val="none" w:sz="0" w:space="0" w:color="auto" w:frame="1"/>
          </w:rPr>
          <w:delText>"com.ecmp:core-entity:$core_version"</w:delText>
        </w:r>
        <w:r w:rsidR="00F77120" w:rsidDel="00EA4513">
          <w:rPr>
            <w:rStyle w:val="hljs-string"/>
            <w:color w:val="DD1144"/>
            <w:bdr w:val="none" w:sz="0" w:space="0" w:color="auto" w:frame="1"/>
          </w:rPr>
          <w:delText>,</w:delText>
        </w:r>
      </w:del>
    </w:p>
    <w:p w:rsidR="00F77120" w:rsidRPr="00F77120" w:rsidRDefault="00F77120" w:rsidP="00EA4513">
      <w:pPr>
        <w:pStyle w:val="HTML"/>
        <w:shd w:val="clear" w:color="auto" w:fill="F7F7F7"/>
        <w:tabs>
          <w:tab w:val="clear" w:pos="916"/>
          <w:tab w:val="left" w:pos="1395"/>
        </w:tabs>
        <w:ind w:firstLineChars="200" w:firstLine="480"/>
        <w:rPr>
          <w:rStyle w:val="HTML0"/>
          <w:color w:val="000000"/>
        </w:rPr>
        <w:pPrChange w:id="1227" w:author="Jamson" w:date="2018-11-01T10:02:00Z">
          <w:pPr>
            <w:pStyle w:val="HTML"/>
            <w:shd w:val="clear" w:color="auto" w:fill="FFFFFF"/>
            <w:tabs>
              <w:tab w:val="clear" w:pos="1832"/>
              <w:tab w:val="left" w:pos="1590"/>
            </w:tabs>
          </w:pPr>
        </w:pPrChange>
      </w:pPr>
      <w:del w:id="1228" w:author="Jamson" w:date="2018-11-01T10:02:00Z">
        <w:r w:rsidDel="00EA4513">
          <w:rPr>
            <w:rStyle w:val="hljs-string"/>
            <w:color w:val="DD1144"/>
            <w:bdr w:val="none" w:sz="0" w:space="0" w:color="auto" w:frame="1"/>
          </w:rPr>
          <w:tab/>
        </w:r>
      </w:del>
      <w:r>
        <w:rPr>
          <w:rStyle w:val="hljs-string"/>
          <w:color w:val="DD1144"/>
          <w:bdr w:val="none" w:sz="0" w:space="0" w:color="auto" w:frame="1"/>
        </w:rPr>
        <w:tab/>
      </w:r>
      <w:r w:rsidRPr="00F77120">
        <w:rPr>
          <w:rFonts w:hint="eastAsia"/>
          <w:b/>
          <w:bCs/>
          <w:color w:val="008000"/>
        </w:rPr>
        <w:t>"com.oracle:ojdbc:</w:t>
      </w:r>
      <w:r w:rsidRPr="00F77120">
        <w:rPr>
          <w:rFonts w:hint="eastAsia"/>
          <w:color w:val="000000"/>
        </w:rPr>
        <w:t>$oracle_version</w:t>
      </w:r>
      <w:r w:rsidRPr="00F77120">
        <w:rPr>
          <w:rFonts w:hint="eastAsia"/>
          <w:b/>
          <w:bCs/>
          <w:color w:val="008000"/>
        </w:rPr>
        <w:t>"</w:t>
      </w:r>
    </w:p>
    <w:p w:rsidR="00F77120" w:rsidRPr="00F77120" w:rsidRDefault="00F77625" w:rsidP="00AB3CA1">
      <w:pPr>
        <w:pStyle w:val="HTML"/>
        <w:shd w:val="clear" w:color="auto" w:fill="F7F7F7"/>
        <w:ind w:firstLine="480"/>
        <w:rPr>
          <w:rStyle w:val="HTML0"/>
          <w:color w:val="333333"/>
          <w:bdr w:val="none" w:sz="0" w:space="0" w:color="auto" w:frame="1"/>
        </w:rPr>
      </w:pPr>
      <w:r w:rsidRPr="009E0B23">
        <w:rPr>
          <w:rStyle w:val="HTML0"/>
          <w:color w:val="333333"/>
          <w:bdr w:val="none" w:sz="0" w:space="0" w:color="auto" w:frame="1"/>
        </w:rPr>
        <w:t>)</w:t>
      </w:r>
    </w:p>
    <w:p w:rsidR="00F77625" w:rsidRPr="009E0B23" w:rsidRDefault="00F77625" w:rsidP="00F77625">
      <w:pPr>
        <w:pStyle w:val="HTML"/>
        <w:shd w:val="clear" w:color="auto" w:fill="F7F7F7"/>
        <w:rPr>
          <w:color w:val="333333"/>
        </w:rPr>
      </w:pPr>
      <w:r w:rsidRPr="009E0B23">
        <w:rPr>
          <w:rStyle w:val="HTML0"/>
          <w:color w:val="333333"/>
          <w:bdr w:val="none" w:sz="0" w:space="0" w:color="auto" w:frame="1"/>
        </w:rPr>
        <w:t>}</w:t>
      </w:r>
    </w:p>
    <w:p w:rsidR="00F77625" w:rsidRDefault="00F77625" w:rsidP="009E0B23">
      <w:pPr>
        <w:pStyle w:val="3"/>
      </w:pPr>
      <w:bookmarkStart w:id="1229" w:name="_Toc528832482"/>
      <w:r>
        <w:rPr>
          <w:rFonts w:hint="eastAsia"/>
        </w:rPr>
        <w:lastRenderedPageBreak/>
        <w:t>flyway配置</w:t>
      </w:r>
      <w:bookmarkEnd w:id="1229"/>
    </w:p>
    <w:p w:rsidR="00F77625" w:rsidRPr="009E0B23" w:rsidRDefault="00F77625" w:rsidP="00F77625">
      <w:pPr>
        <w:pStyle w:val="HTML"/>
        <w:shd w:val="clear" w:color="auto" w:fill="F7F7F7"/>
        <w:rPr>
          <w:rStyle w:val="hljs-expression"/>
          <w:color w:val="333333"/>
          <w:bdr w:val="none" w:sz="0" w:space="0" w:color="auto" w:frame="1"/>
        </w:rPr>
      </w:pPr>
      <w:r w:rsidRPr="009E0B23">
        <w:rPr>
          <w:rStyle w:val="xml"/>
          <w:color w:val="333333"/>
          <w:bdr w:val="none" w:sz="0" w:space="0" w:color="auto" w:frame="1"/>
        </w:rPr>
        <w:t xml:space="preserve">flyway </w:t>
      </w:r>
      <w:r w:rsidRPr="009E0B23">
        <w:rPr>
          <w:rStyle w:val="hljs-expression"/>
          <w:color w:val="333333"/>
          <w:bdr w:val="none" w:sz="0" w:space="0" w:color="auto" w:frame="1"/>
        </w:rPr>
        <w:t>{</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driver</w:t>
      </w:r>
      <w:r w:rsidRPr="009E0B23">
        <w:rPr>
          <w:rStyle w:val="hljs-expression"/>
          <w:color w:val="333333"/>
          <w:bdr w:val="none" w:sz="0" w:space="0" w:color="auto" w:frame="1"/>
        </w:rPr>
        <w:t xml:space="preserve"> = </w:t>
      </w:r>
      <w:r w:rsidRPr="009E0B23">
        <w:rPr>
          <w:rStyle w:val="hljs-string"/>
          <w:color w:val="DD1144"/>
          <w:bdr w:val="none" w:sz="0" w:space="0" w:color="auto" w:frame="1"/>
        </w:rPr>
        <w:t>"$flyway_driver"</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url</w:t>
      </w:r>
      <w:r w:rsidRPr="009E0B23">
        <w:rPr>
          <w:rStyle w:val="hljs-expression"/>
          <w:color w:val="333333"/>
          <w:bdr w:val="none" w:sz="0" w:space="0" w:color="auto" w:frame="1"/>
        </w:rPr>
        <w:t xml:space="preserve"> = </w:t>
      </w:r>
      <w:r w:rsidRPr="009E0B23">
        <w:rPr>
          <w:rStyle w:val="hljs-string"/>
          <w:color w:val="DD1144"/>
          <w:bdr w:val="none" w:sz="0" w:space="0" w:color="auto" w:frame="1"/>
        </w:rPr>
        <w:t>"$flyway_url"</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user</w:t>
      </w:r>
      <w:r w:rsidRPr="009E0B23">
        <w:rPr>
          <w:rStyle w:val="hljs-expression"/>
          <w:color w:val="333333"/>
          <w:bdr w:val="none" w:sz="0" w:space="0" w:color="auto" w:frame="1"/>
        </w:rPr>
        <w:t xml:space="preserve"> = </w:t>
      </w:r>
      <w:r w:rsidRPr="009E0B23">
        <w:rPr>
          <w:rStyle w:val="hljs-string"/>
          <w:color w:val="DD1144"/>
          <w:bdr w:val="none" w:sz="0" w:space="0" w:color="auto" w:frame="1"/>
        </w:rPr>
        <w:t>"$flyway_user"</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password</w:t>
      </w:r>
      <w:r w:rsidRPr="009E0B23">
        <w:rPr>
          <w:rStyle w:val="hljs-expression"/>
          <w:color w:val="333333"/>
          <w:bdr w:val="none" w:sz="0" w:space="0" w:color="auto" w:frame="1"/>
        </w:rPr>
        <w:t xml:space="preserve"> = </w:t>
      </w:r>
      <w:r w:rsidRPr="009E0B23">
        <w:rPr>
          <w:rStyle w:val="hljs-string"/>
          <w:color w:val="DD1144"/>
          <w:bdr w:val="none" w:sz="0" w:space="0" w:color="auto" w:frame="1"/>
        </w:rPr>
        <w:t>"$flyway_password"</w:t>
      </w:r>
    </w:p>
    <w:p w:rsidR="00F77625" w:rsidRPr="009E0B23" w:rsidRDefault="00F77625" w:rsidP="00F77625">
      <w:pPr>
        <w:pStyle w:val="HTML"/>
        <w:shd w:val="clear" w:color="auto" w:fill="F7F7F7"/>
        <w:rPr>
          <w:rStyle w:val="hljs-expression"/>
          <w:color w:val="333333"/>
          <w:bdr w:val="none" w:sz="0" w:space="0" w:color="auto" w:frame="1"/>
        </w:rPr>
      </w:pP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/flyway</w:t>
      </w:r>
      <w:r w:rsidRPr="009E0B23">
        <w:rPr>
          <w:rStyle w:val="hljs-expression"/>
          <w:color w:val="333333"/>
          <w:bdr w:val="none" w:sz="0" w:space="0" w:color="auto" w:frame="1"/>
        </w:rPr>
        <w:t>发布版本记录的表名称</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table</w:t>
      </w:r>
      <w:r w:rsidRPr="009E0B23">
        <w:rPr>
          <w:rStyle w:val="hljs-expression"/>
          <w:color w:val="333333"/>
          <w:bdr w:val="none" w:sz="0" w:space="0" w:color="auto" w:frame="1"/>
        </w:rPr>
        <w:t xml:space="preserve"> = '</w:t>
      </w:r>
      <w:r w:rsidRPr="009E0B23">
        <w:rPr>
          <w:rStyle w:val="hljs-variable"/>
          <w:color w:val="008080"/>
          <w:bdr w:val="none" w:sz="0" w:space="0" w:color="auto" w:frame="1"/>
        </w:rPr>
        <w:t>flyway</w:t>
      </w:r>
      <w:r w:rsidRPr="009E0B23">
        <w:rPr>
          <w:rStyle w:val="hljs-expression"/>
          <w:color w:val="333333"/>
          <w:bdr w:val="none" w:sz="0" w:space="0" w:color="auto" w:frame="1"/>
        </w:rPr>
        <w:t>_</w:t>
      </w:r>
      <w:r w:rsidRPr="009E0B23">
        <w:rPr>
          <w:rStyle w:val="hljs-variable"/>
          <w:color w:val="008080"/>
          <w:bdr w:val="none" w:sz="0" w:space="0" w:color="auto" w:frame="1"/>
        </w:rPr>
        <w:t>version</w:t>
      </w:r>
      <w:r w:rsidRPr="009E0B23">
        <w:rPr>
          <w:rStyle w:val="hljs-expression"/>
          <w:color w:val="333333"/>
          <w:bdr w:val="none" w:sz="0" w:space="0" w:color="auto" w:frame="1"/>
        </w:rPr>
        <w:t>'</w:t>
      </w:r>
    </w:p>
    <w:p w:rsidR="00F77625" w:rsidRPr="009E0B23" w:rsidRDefault="00F77625" w:rsidP="00F77625">
      <w:pPr>
        <w:pStyle w:val="HTML"/>
        <w:shd w:val="clear" w:color="auto" w:fill="F7F7F7"/>
        <w:rPr>
          <w:rStyle w:val="hljs-expression"/>
          <w:color w:val="333333"/>
          <w:bdr w:val="none" w:sz="0" w:space="0" w:color="auto" w:frame="1"/>
        </w:rPr>
      </w:pP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 xml:space="preserve">/ </w:t>
      </w:r>
      <w:r w:rsidRPr="009E0B23">
        <w:rPr>
          <w:rStyle w:val="hljs-expression"/>
          <w:color w:val="333333"/>
          <w:bdr w:val="none" w:sz="0" w:space="0" w:color="auto" w:frame="1"/>
        </w:rPr>
        <w:t>默认脚本存放路径：</w:t>
      </w:r>
      <w:r w:rsidRPr="009E0B23">
        <w:rPr>
          <w:rStyle w:val="hljs-end-block"/>
          <w:color w:val="333333"/>
          <w:bdr w:val="none" w:sz="0" w:space="0" w:color="auto" w:frame="1"/>
        </w:rPr>
        <w:t>/src/mian/resources/db/migration</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 xml:space="preserve">/locations </w:t>
      </w:r>
      <w:r w:rsidRPr="009E0B23">
        <w:rPr>
          <w:rStyle w:val="hljs-expression"/>
          <w:color w:val="333333"/>
          <w:bdr w:val="none" w:sz="0" w:space="0" w:color="auto" w:frame="1"/>
        </w:rPr>
        <w:t>= [</w:t>
      </w:r>
      <w:r w:rsidRPr="009E0B23">
        <w:rPr>
          <w:rStyle w:val="hljs-string"/>
          <w:color w:val="DD1144"/>
          <w:bdr w:val="none" w:sz="0" w:space="0" w:color="auto" w:frame="1"/>
        </w:rPr>
        <w:t>"filesystem:${projectDir}/db-migrate/db/migration"</w:t>
      </w:r>
      <w:r w:rsidRPr="009E0B23">
        <w:rPr>
          <w:rStyle w:val="hljs-expression"/>
          <w:color w:val="333333"/>
          <w:bdr w:val="none" w:sz="0" w:space="0" w:color="auto" w:frame="1"/>
        </w:rPr>
        <w:t>]</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 xml:space="preserve">/ </w:t>
      </w:r>
      <w:r w:rsidRPr="009E0B23">
        <w:rPr>
          <w:rStyle w:val="hljs-expression"/>
          <w:color w:val="333333"/>
          <w:bdr w:val="none" w:sz="0" w:space="0" w:color="auto" w:frame="1"/>
        </w:rPr>
        <w:t>脚本文件前缀，默认</w:t>
      </w:r>
      <w:r w:rsidRPr="009E0B23">
        <w:rPr>
          <w:rStyle w:val="hljs-variable"/>
          <w:color w:val="008080"/>
          <w:bdr w:val="none" w:sz="0" w:space="0" w:color="auto" w:frame="1"/>
        </w:rPr>
        <w:t>V</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 xml:space="preserve">/sqlMigrationPrefix </w:t>
      </w:r>
      <w:r w:rsidRPr="009E0B23">
        <w:rPr>
          <w:rStyle w:val="hljs-expression"/>
          <w:color w:val="333333"/>
          <w:bdr w:val="none" w:sz="0" w:space="0" w:color="auto" w:frame="1"/>
        </w:rPr>
        <w:t>= '</w:t>
      </w:r>
      <w:r w:rsidRPr="009E0B23">
        <w:rPr>
          <w:rStyle w:val="hljs-variable"/>
          <w:color w:val="008080"/>
          <w:bdr w:val="none" w:sz="0" w:space="0" w:color="auto" w:frame="1"/>
        </w:rPr>
        <w:t>v</w:t>
      </w:r>
      <w:r w:rsidRPr="009E0B23">
        <w:rPr>
          <w:rStyle w:val="hljs-expression"/>
          <w:color w:val="333333"/>
          <w:bdr w:val="none" w:sz="0" w:space="0" w:color="auto" w:frame="1"/>
        </w:rPr>
        <w:t>'</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end-block"/>
          <w:color w:val="333333"/>
          <w:bdr w:val="none" w:sz="0" w:space="0" w:color="auto" w:frame="1"/>
        </w:rPr>
        <w:t xml:space="preserve">/ </w:t>
      </w:r>
      <w:r w:rsidRPr="009E0B23">
        <w:rPr>
          <w:rStyle w:val="hljs-expression"/>
          <w:color w:val="333333"/>
          <w:bdr w:val="none" w:sz="0" w:space="0" w:color="auto" w:frame="1"/>
        </w:rPr>
        <w:t>禁止</w:t>
      </w:r>
      <w:r w:rsidRPr="009E0B23">
        <w:rPr>
          <w:rStyle w:val="hljs-variable"/>
          <w:color w:val="008080"/>
          <w:bdr w:val="none" w:sz="0" w:space="0" w:color="auto" w:frame="1"/>
        </w:rPr>
        <w:t>flywayClean</w:t>
      </w:r>
      <w:r w:rsidRPr="009E0B23">
        <w:rPr>
          <w:rStyle w:val="hljs-expression"/>
          <w:color w:val="333333"/>
          <w:bdr w:val="none" w:sz="0" w:space="0" w:color="auto" w:frame="1"/>
        </w:rPr>
        <w:t>，在生产环境中非常重要</w:t>
      </w:r>
    </w:p>
    <w:p w:rsidR="00F77625" w:rsidRPr="009E0B23" w:rsidRDefault="00F77625" w:rsidP="00F77625">
      <w:pPr>
        <w:pStyle w:val="HTML"/>
        <w:shd w:val="clear" w:color="auto" w:fill="F7F7F7"/>
        <w:rPr>
          <w:rStyle w:val="hljs-expression"/>
          <w:color w:val="333333"/>
          <w:bdr w:val="none" w:sz="0" w:space="0" w:color="auto" w:frame="1"/>
        </w:rPr>
      </w:pPr>
      <w:r w:rsidRPr="009E0B23">
        <w:rPr>
          <w:rStyle w:val="hljs-expression"/>
          <w:color w:val="333333"/>
          <w:bdr w:val="none" w:sz="0" w:space="0" w:color="auto" w:frame="1"/>
        </w:rPr>
        <w:t xml:space="preserve">    </w:t>
      </w:r>
      <w:r w:rsidRPr="009E0B23">
        <w:rPr>
          <w:rStyle w:val="hljs-variable"/>
          <w:color w:val="008080"/>
          <w:bdr w:val="none" w:sz="0" w:space="0" w:color="auto" w:frame="1"/>
        </w:rPr>
        <w:t>cleanDisabled</w:t>
      </w:r>
      <w:r w:rsidRPr="009E0B23">
        <w:rPr>
          <w:rStyle w:val="hljs-expression"/>
          <w:color w:val="333333"/>
          <w:bdr w:val="none" w:sz="0" w:space="0" w:color="auto" w:frame="1"/>
        </w:rPr>
        <w:t xml:space="preserve"> = </w:t>
      </w:r>
      <w:r w:rsidRPr="009E0B23">
        <w:rPr>
          <w:rStyle w:val="hljs-variable"/>
          <w:color w:val="008080"/>
          <w:bdr w:val="none" w:sz="0" w:space="0" w:color="auto" w:frame="1"/>
        </w:rPr>
        <w:t>true</w:t>
      </w:r>
    </w:p>
    <w:p w:rsidR="00F77625" w:rsidRPr="009E0B23" w:rsidRDefault="00F77625" w:rsidP="00F77625">
      <w:pPr>
        <w:pStyle w:val="HTML"/>
        <w:shd w:val="clear" w:color="auto" w:fill="F7F7F7"/>
        <w:rPr>
          <w:color w:val="333333"/>
        </w:rPr>
      </w:pPr>
      <w:r w:rsidRPr="009E0B23">
        <w:rPr>
          <w:rStyle w:val="hljs-expression"/>
          <w:color w:val="333333"/>
          <w:bdr w:val="none" w:sz="0" w:space="0" w:color="auto" w:frame="1"/>
        </w:rPr>
        <w:t>}</w:t>
      </w:r>
    </w:p>
    <w:p w:rsidR="00F77625" w:rsidRDefault="00F77625" w:rsidP="009E0B23">
      <w:pPr>
        <w:pStyle w:val="3"/>
      </w:pPr>
      <w:bookmarkStart w:id="1230" w:name="_Toc528832483"/>
      <w:r>
        <w:rPr>
          <w:rFonts w:hint="eastAsia"/>
        </w:rPr>
        <w:t>上传Maven仓库</w:t>
      </w:r>
      <w:bookmarkEnd w:id="1230"/>
    </w:p>
    <w:p w:rsidR="00F77625" w:rsidRPr="009E3B43" w:rsidRDefault="00F77625" w:rsidP="009E0B23">
      <w:pPr>
        <w:pStyle w:val="4"/>
      </w:pPr>
      <w:r>
        <w:rPr>
          <w:rFonts w:hint="eastAsia"/>
        </w:rPr>
        <w:t xml:space="preserve"> </w:t>
      </w:r>
      <w:r w:rsidRPr="009E3B43">
        <w:rPr>
          <w:rFonts w:hint="eastAsia"/>
        </w:rPr>
        <w:t>打成</w:t>
      </w:r>
      <w:r w:rsidRPr="009E3B43">
        <w:rPr>
          <w:rFonts w:hint="eastAsia"/>
        </w:rPr>
        <w:t>jar</w:t>
      </w:r>
      <w:r w:rsidRPr="009E3B43">
        <w:rPr>
          <w:rFonts w:hint="eastAsia"/>
        </w:rPr>
        <w:t>包上传</w:t>
      </w:r>
    </w:p>
    <w:p w:rsidR="00EA4513" w:rsidRDefault="00EA4513" w:rsidP="00EA4513">
      <w:pPr>
        <w:pStyle w:val="HTML"/>
        <w:shd w:val="clear" w:color="auto" w:fill="D8FFDD"/>
        <w:rPr>
          <w:ins w:id="1231" w:author="Jamson" w:date="2018-11-01T10:03:00Z"/>
          <w:color w:val="000000"/>
          <w:sz w:val="21"/>
          <w:szCs w:val="21"/>
        </w:rPr>
      </w:pPr>
      <w:ins w:id="1232" w:author="Jamson" w:date="2018-11-01T10:03:00Z">
        <w:r>
          <w:rPr>
            <w:rFonts w:hint="eastAsia"/>
            <w:color w:val="000000"/>
            <w:sz w:val="21"/>
            <w:szCs w:val="21"/>
          </w:rPr>
          <w:t>jar {</w:t>
        </w:r>
        <w:r>
          <w:rPr>
            <w:rFonts w:hint="eastAsia"/>
            <w:color w:val="000000"/>
            <w:sz w:val="21"/>
            <w:szCs w:val="21"/>
          </w:rPr>
          <w:br/>
          <w:t xml:space="preserve">    manifest {</w:t>
        </w:r>
        <w:r>
          <w:rPr>
            <w:rFonts w:hint="eastAsia"/>
            <w:color w:val="000000"/>
            <w:sz w:val="21"/>
            <w:szCs w:val="21"/>
          </w:rPr>
          <w:br/>
          <w:t xml:space="preserve">        attributes(</w:t>
        </w:r>
        <w:r>
          <w:rPr>
            <w:rFonts w:hint="eastAsia"/>
            <w:b/>
            <w:bCs/>
            <w:color w:val="008000"/>
            <w:sz w:val="21"/>
            <w:szCs w:val="21"/>
          </w:rPr>
          <w:t>"Manifest-Version"</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$project.version</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"Extension-Name"</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$project.name</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"Build-Time"</w:t>
        </w:r>
        <w:r>
          <w:rPr>
            <w:rFonts w:hint="eastAsia"/>
            <w:color w:val="000000"/>
            <w:sz w:val="21"/>
            <w:szCs w:val="21"/>
          </w:rPr>
          <w:t xml:space="preserve">: </w:t>
        </w:r>
        <w:r>
          <w:rPr>
            <w:rFonts w:hint="eastAsia"/>
            <w:b/>
            <w:bCs/>
            <w:color w:val="000043"/>
            <w:sz w:val="21"/>
            <w:szCs w:val="21"/>
          </w:rPr>
          <w:t xml:space="preserve">new </w:t>
        </w:r>
        <w:r>
          <w:rPr>
            <w:rFonts w:hint="eastAsia"/>
            <w:color w:val="000000"/>
            <w:sz w:val="21"/>
            <w:szCs w:val="21"/>
          </w:rPr>
          <w:t>Date().format(</w:t>
        </w:r>
        <w:r>
          <w:rPr>
            <w:rFonts w:hint="eastAsia"/>
            <w:b/>
            <w:bCs/>
            <w:color w:val="008000"/>
            <w:sz w:val="21"/>
            <w:szCs w:val="21"/>
          </w:rPr>
          <w:t>"yyyy-MM-dd HH:mm:ss"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ins>
    </w:p>
    <w:p w:rsidR="00EA4513" w:rsidRDefault="00EA4513" w:rsidP="00EA4513">
      <w:pPr>
        <w:pStyle w:val="HTML"/>
        <w:shd w:val="clear" w:color="auto" w:fill="D8FFDD"/>
        <w:rPr>
          <w:ins w:id="1233" w:author="Jamson" w:date="2018-11-01T10:03:00Z"/>
          <w:color w:val="000000"/>
          <w:sz w:val="21"/>
          <w:szCs w:val="21"/>
        </w:rPr>
      </w:pPr>
      <w:ins w:id="1234" w:author="Jamson" w:date="2018-11-01T10:03:00Z">
        <w:r>
          <w:rPr>
            <w:rFonts w:hint="eastAsia"/>
            <w:i/>
            <w:iCs/>
            <w:color w:val="808080"/>
            <w:sz w:val="21"/>
            <w:szCs w:val="21"/>
          </w:rPr>
          <w:t>//打包源代码</w:t>
        </w:r>
        <w:r>
          <w:rPr>
            <w:rFonts w:hint="eastAsia"/>
            <w:i/>
            <w:iCs/>
            <w:color w:val="808080"/>
            <w:sz w:val="21"/>
            <w:szCs w:val="21"/>
          </w:rPr>
          <w:br/>
        </w:r>
        <w:r>
          <w:rPr>
            <w:rFonts w:hint="eastAsia"/>
            <w:color w:val="000000"/>
            <w:sz w:val="21"/>
            <w:szCs w:val="21"/>
          </w:rPr>
          <w:t>task sourcesJar(</w:t>
        </w:r>
        <w:r>
          <w:rPr>
            <w:rFonts w:hint="eastAsia"/>
            <w:b/>
            <w:bCs/>
            <w:color w:val="008000"/>
            <w:sz w:val="21"/>
            <w:szCs w:val="21"/>
          </w:rPr>
          <w:t>type</w:t>
        </w:r>
        <w:r>
          <w:rPr>
            <w:rFonts w:hint="eastAsia"/>
            <w:color w:val="000000"/>
            <w:sz w:val="21"/>
            <w:szCs w:val="21"/>
          </w:rPr>
          <w:t xml:space="preserve">: Jar, </w:t>
        </w:r>
        <w:r>
          <w:rPr>
            <w:rFonts w:hint="eastAsia"/>
            <w:b/>
            <w:bCs/>
            <w:color w:val="008000"/>
            <w:sz w:val="21"/>
            <w:szCs w:val="21"/>
          </w:rPr>
          <w:t>dependsOn</w:t>
        </w:r>
        <w:r>
          <w:rPr>
            <w:rFonts w:hint="eastAsia"/>
            <w:color w:val="000000"/>
            <w:sz w:val="21"/>
            <w:szCs w:val="21"/>
          </w:rPr>
          <w:t>: classes) {</w:t>
        </w:r>
        <w:r>
          <w:rPr>
            <w:rFonts w:hint="eastAsia"/>
            <w:color w:val="000000"/>
            <w:sz w:val="21"/>
            <w:szCs w:val="21"/>
          </w:rPr>
          <w:br/>
          <w:t xml:space="preserve">    classifier = </w:t>
        </w:r>
        <w:r>
          <w:rPr>
            <w:rFonts w:hint="eastAsia"/>
            <w:b/>
            <w:bCs/>
            <w:color w:val="008000"/>
            <w:sz w:val="21"/>
            <w:szCs w:val="21"/>
          </w:rPr>
          <w:t>'sources'</w:t>
        </w:r>
        <w:r>
          <w:rPr>
            <w:rFonts w:hint="eastAsia"/>
            <w:b/>
            <w:bCs/>
            <w:color w:val="008000"/>
            <w:sz w:val="21"/>
            <w:szCs w:val="21"/>
          </w:rPr>
          <w:br/>
          <w:t xml:space="preserve">    </w:t>
        </w:r>
        <w:r>
          <w:rPr>
            <w:rFonts w:hint="eastAsia"/>
            <w:color w:val="000000"/>
            <w:sz w:val="21"/>
            <w:szCs w:val="21"/>
          </w:rPr>
          <w:t>from sourceSets.</w:t>
        </w:r>
        <w:r>
          <w:rPr>
            <w:rFonts w:hint="eastAsia"/>
            <w:b/>
            <w:bCs/>
            <w:color w:val="008000"/>
            <w:sz w:val="21"/>
            <w:szCs w:val="21"/>
          </w:rPr>
          <w:t>main</w:t>
        </w:r>
        <w:r>
          <w:rPr>
            <w:rFonts w:hint="eastAsia"/>
            <w:color w:val="000000"/>
            <w:sz w:val="21"/>
            <w:szCs w:val="21"/>
          </w:rPr>
          <w:t>.allSource</w:t>
        </w:r>
        <w:r>
          <w:rPr>
            <w:rFonts w:hint="eastAsia"/>
            <w:color w:val="000000"/>
            <w:sz w:val="21"/>
            <w:szCs w:val="21"/>
          </w:rPr>
          <w:br/>
          <w:t>}</w:t>
        </w:r>
        <w:r>
          <w:rPr>
            <w:rFonts w:hint="eastAsia"/>
            <w:color w:val="000000"/>
            <w:sz w:val="21"/>
            <w:szCs w:val="21"/>
          </w:rPr>
          <w:br/>
        </w:r>
        <w:r>
          <w:rPr>
            <w:rFonts w:hint="eastAsia"/>
            <w:color w:val="000000"/>
            <w:sz w:val="21"/>
            <w:szCs w:val="21"/>
          </w:rPr>
          <w:br/>
          <w:t>artifacts {</w:t>
        </w:r>
        <w:r>
          <w:rPr>
            <w:rFonts w:hint="eastAsia"/>
            <w:color w:val="000000"/>
            <w:sz w:val="21"/>
            <w:szCs w:val="21"/>
          </w:rPr>
          <w:br/>
          <w:t xml:space="preserve">    archives </w:t>
        </w:r>
        <w:r>
          <w:rPr>
            <w:rFonts w:hint="eastAsia"/>
            <w:b/>
            <w:bCs/>
            <w:color w:val="660E7A"/>
            <w:sz w:val="21"/>
            <w:szCs w:val="21"/>
          </w:rPr>
          <w:t>sourcesJar</w:t>
        </w:r>
        <w:r>
          <w:rPr>
            <w:rFonts w:hint="eastAsia"/>
            <w:b/>
            <w:bCs/>
            <w:color w:val="660E7A"/>
            <w:sz w:val="21"/>
            <w:szCs w:val="21"/>
          </w:rPr>
          <w:br/>
        </w:r>
        <w:r>
          <w:rPr>
            <w:rFonts w:hint="eastAsia"/>
            <w:color w:val="000000"/>
            <w:sz w:val="21"/>
            <w:szCs w:val="21"/>
          </w:rPr>
          <w:t>}</w:t>
        </w:r>
      </w:ins>
    </w:p>
    <w:p w:rsidR="00F77625" w:rsidDel="00EA4513" w:rsidRDefault="00F77625" w:rsidP="00EA4513">
      <w:pPr>
        <w:pStyle w:val="HTML"/>
        <w:shd w:val="clear" w:color="auto" w:fill="FFFFFF"/>
        <w:tabs>
          <w:tab w:val="clear" w:pos="916"/>
          <w:tab w:val="clear" w:pos="1832"/>
          <w:tab w:val="clear" w:pos="2748"/>
          <w:tab w:val="left" w:pos="1110"/>
        </w:tabs>
        <w:ind w:firstLineChars="200" w:firstLine="480"/>
        <w:rPr>
          <w:del w:id="1235" w:author="Jamson" w:date="2018-11-01T10:03:00Z"/>
          <w:color w:val="000000"/>
        </w:rPr>
      </w:pPr>
      <w:del w:id="1236" w:author="Jamson" w:date="2018-11-01T10:03:00Z">
        <w:r w:rsidRPr="009E3B43" w:rsidDel="00EA4513">
          <w:rPr>
            <w:rFonts w:hint="eastAsia"/>
            <w:color w:val="000000"/>
          </w:rPr>
          <w:lastRenderedPageBreak/>
          <w:delText>task sourcesJar(</w:delText>
        </w:r>
        <w:r w:rsidRPr="009E3B43" w:rsidDel="00EA4513">
          <w:rPr>
            <w:rFonts w:hint="eastAsia"/>
            <w:b/>
            <w:bCs/>
            <w:color w:val="008000"/>
          </w:rPr>
          <w:delText>type</w:delText>
        </w:r>
        <w:r w:rsidRPr="009E3B43" w:rsidDel="00EA4513">
          <w:rPr>
            <w:rFonts w:hint="eastAsia"/>
            <w:color w:val="000000"/>
          </w:rPr>
          <w:delText xml:space="preserve">: Jar, </w:delText>
        </w:r>
        <w:r w:rsidRPr="009E3B43" w:rsidDel="00EA4513">
          <w:rPr>
            <w:rFonts w:hint="eastAsia"/>
            <w:b/>
            <w:bCs/>
            <w:color w:val="008000"/>
          </w:rPr>
          <w:delText>dependsOn</w:delText>
        </w:r>
        <w:r w:rsidRPr="009E3B43" w:rsidDel="00EA4513">
          <w:rPr>
            <w:rFonts w:hint="eastAsia"/>
            <w:color w:val="000000"/>
          </w:rPr>
          <w:delText>: classes) {</w:delText>
        </w:r>
        <w:r w:rsidRPr="009E3B43" w:rsidDel="00EA4513">
          <w:rPr>
            <w:rFonts w:hint="eastAsia"/>
            <w:color w:val="000000"/>
          </w:rPr>
          <w:br/>
          <w:delText xml:space="preserve">   </w:delText>
        </w:r>
        <w:r w:rsidDel="00EA4513">
          <w:rPr>
            <w:color w:val="000000"/>
          </w:rPr>
          <w:tab/>
        </w:r>
        <w:r w:rsidRPr="009E3B43" w:rsidDel="00EA4513">
          <w:rPr>
            <w:rFonts w:hint="eastAsia"/>
            <w:color w:val="000000"/>
          </w:rPr>
          <w:delText xml:space="preserve">classifier = </w:delText>
        </w:r>
        <w:r w:rsidRPr="009E3B43" w:rsidDel="00EA4513">
          <w:rPr>
            <w:rFonts w:hint="eastAsia"/>
            <w:b/>
            <w:bCs/>
            <w:color w:val="008000"/>
          </w:rPr>
          <w:delText>'sources'</w:delText>
        </w:r>
        <w:r w:rsidRPr="009E3B43" w:rsidDel="00EA4513">
          <w:rPr>
            <w:rFonts w:hint="eastAsia"/>
            <w:b/>
            <w:bCs/>
            <w:color w:val="008000"/>
          </w:rPr>
          <w:br/>
          <w:delText xml:space="preserve">   </w:delText>
        </w:r>
        <w:r w:rsidDel="00EA4513">
          <w:rPr>
            <w:b/>
            <w:bCs/>
            <w:color w:val="008000"/>
          </w:rPr>
          <w:tab/>
        </w:r>
        <w:r w:rsidRPr="009E3B43" w:rsidDel="00EA4513">
          <w:rPr>
            <w:rFonts w:hint="eastAsia"/>
            <w:color w:val="000000"/>
          </w:rPr>
          <w:delText xml:space="preserve">from </w:delText>
        </w:r>
        <w:r w:rsidRPr="009E3B43" w:rsidDel="00EA4513">
          <w:rPr>
            <w:rFonts w:hint="eastAsia"/>
            <w:b/>
            <w:bCs/>
            <w:color w:val="660E7A"/>
          </w:rPr>
          <w:delText>sourceSets</w:delText>
        </w:r>
        <w:r w:rsidRPr="009E3B43" w:rsidDel="00EA4513">
          <w:rPr>
            <w:rFonts w:hint="eastAsia"/>
            <w:color w:val="000000"/>
          </w:rPr>
          <w:delText>.</w:delText>
        </w:r>
        <w:r w:rsidRPr="009E3B43" w:rsidDel="00EA4513">
          <w:rPr>
            <w:rFonts w:hint="eastAsia"/>
            <w:b/>
            <w:bCs/>
            <w:color w:val="008000"/>
          </w:rPr>
          <w:delText>main</w:delText>
        </w:r>
        <w:r w:rsidRPr="009E3B43" w:rsidDel="00EA4513">
          <w:rPr>
            <w:rFonts w:hint="eastAsia"/>
            <w:color w:val="000000"/>
          </w:rPr>
          <w:delText>.allSource</w:delText>
        </w:r>
        <w:r w:rsidRPr="009E3B43" w:rsidDel="00EA4513">
          <w:rPr>
            <w:rFonts w:hint="eastAsia"/>
            <w:color w:val="000000"/>
          </w:rPr>
          <w:br/>
        </w:r>
        <w:r w:rsidDel="00EA4513">
          <w:rPr>
            <w:color w:val="000000"/>
          </w:rPr>
          <w:delText xml:space="preserve">    </w:delText>
        </w:r>
        <w:r w:rsidRPr="009E3B43" w:rsidDel="00EA4513">
          <w:rPr>
            <w:rFonts w:hint="eastAsia"/>
            <w:color w:val="000000"/>
          </w:rPr>
          <w:delText>}</w:delText>
        </w:r>
        <w:r w:rsidRPr="009E3B43" w:rsidDel="00EA4513">
          <w:rPr>
            <w:rFonts w:hint="eastAsia"/>
            <w:color w:val="000000"/>
          </w:rPr>
          <w:br/>
        </w:r>
        <w:r w:rsidRPr="009E3B43" w:rsidDel="00EA4513">
          <w:rPr>
            <w:rFonts w:hint="eastAsia"/>
            <w:color w:val="000000"/>
          </w:rPr>
          <w:br/>
        </w:r>
        <w:r w:rsidDel="00EA4513">
          <w:rPr>
            <w:color w:val="000000"/>
          </w:rPr>
          <w:delText xml:space="preserve">    </w:delText>
        </w:r>
        <w:r w:rsidRPr="009E3B43" w:rsidDel="00EA4513">
          <w:rPr>
            <w:rFonts w:hint="eastAsia"/>
            <w:color w:val="000000"/>
          </w:rPr>
          <w:delText>artifacts {</w:delText>
        </w:r>
        <w:r w:rsidRPr="009E3B43" w:rsidDel="00EA4513">
          <w:rPr>
            <w:rFonts w:hint="eastAsia"/>
            <w:color w:val="000000"/>
          </w:rPr>
          <w:br/>
          <w:delText xml:space="preserve">    </w:delText>
        </w:r>
        <w:r w:rsidDel="00EA4513">
          <w:rPr>
            <w:color w:val="000000"/>
          </w:rPr>
          <w:delText xml:space="preserve">     </w:delText>
        </w:r>
        <w:r w:rsidRPr="009E3B43" w:rsidDel="00EA4513">
          <w:rPr>
            <w:rFonts w:hint="eastAsia"/>
            <w:color w:val="000000"/>
          </w:rPr>
          <w:delText xml:space="preserve">archives </w:delText>
        </w:r>
        <w:r w:rsidRPr="009E3B43" w:rsidDel="00EA4513">
          <w:rPr>
            <w:rFonts w:hint="eastAsia"/>
            <w:b/>
            <w:bCs/>
            <w:color w:val="660E7A"/>
          </w:rPr>
          <w:delText>sourcesJar</w:delText>
        </w:r>
        <w:r w:rsidRPr="009E3B43" w:rsidDel="00EA4513">
          <w:rPr>
            <w:rFonts w:hint="eastAsia"/>
            <w:b/>
            <w:bCs/>
            <w:color w:val="660E7A"/>
          </w:rPr>
          <w:br/>
        </w:r>
        <w:r w:rsidDel="00EA4513">
          <w:rPr>
            <w:color w:val="000000"/>
          </w:rPr>
          <w:delText xml:space="preserve">    </w:delText>
        </w:r>
        <w:r w:rsidRPr="009E3B43" w:rsidDel="00EA4513">
          <w:rPr>
            <w:rFonts w:hint="eastAsia"/>
            <w:color w:val="000000"/>
          </w:rPr>
          <w:delText>}</w:delText>
        </w:r>
      </w:del>
    </w:p>
    <w:p w:rsidR="00F77625" w:rsidRDefault="00F77625" w:rsidP="009E0B23">
      <w:pPr>
        <w:pStyle w:val="4"/>
        <w:rPr>
          <w:color w:val="000000"/>
          <w:sz w:val="18"/>
          <w:szCs w:val="18"/>
        </w:rPr>
      </w:pPr>
      <w:r>
        <w:rPr>
          <w:rFonts w:hint="eastAsia"/>
          <w:color w:val="000000"/>
        </w:rPr>
        <w:t xml:space="preserve"> </w:t>
      </w:r>
      <w:r>
        <w:rPr>
          <w:rFonts w:hint="eastAsia"/>
          <w:color w:val="000000"/>
        </w:rPr>
        <w:t>若希望</w:t>
      </w:r>
      <w:r w:rsidRPr="009E3B43">
        <w:rPr>
          <w:rFonts w:hint="eastAsia"/>
        </w:rPr>
        <w:t>安装到</w:t>
      </w:r>
      <w:r w:rsidRPr="009E3B43">
        <w:rPr>
          <w:rFonts w:hint="eastAsia"/>
        </w:rPr>
        <w:t>.m2</w:t>
      </w:r>
      <w:r w:rsidRPr="009E3B43">
        <w:rPr>
          <w:rFonts w:hint="eastAsia"/>
        </w:rPr>
        <w:t>本地仓库</w:t>
      </w:r>
    </w:p>
    <w:p w:rsidR="00F77625" w:rsidRDefault="00F77625" w:rsidP="00F77625">
      <w:pPr>
        <w:pStyle w:val="HTML"/>
        <w:shd w:val="clear" w:color="auto" w:fill="FFFFFF"/>
        <w:tabs>
          <w:tab w:val="clear" w:pos="916"/>
          <w:tab w:val="clear" w:pos="1832"/>
          <w:tab w:val="clear" w:pos="2748"/>
        </w:tabs>
        <w:ind w:firstLineChars="200" w:firstLine="480"/>
        <w:rPr>
          <w:color w:val="000000"/>
        </w:rPr>
      </w:pPr>
      <w:r w:rsidRPr="009E3B43">
        <w:rPr>
          <w:rFonts w:hint="eastAsia"/>
          <w:color w:val="000000"/>
        </w:rPr>
        <w:t>install {</w:t>
      </w:r>
      <w:r w:rsidRPr="009E3B43">
        <w:rPr>
          <w:rFonts w:hint="eastAsia"/>
          <w:color w:val="000000"/>
        </w:rPr>
        <w:br/>
      </w:r>
      <w:r>
        <w:rPr>
          <w:rFonts w:hint="eastAsia"/>
          <w:color w:val="000000"/>
        </w:rPr>
        <w:t xml:space="preserve">   </w:t>
      </w:r>
      <w:r>
        <w:rPr>
          <w:color w:val="000000"/>
        </w:rPr>
        <w:t xml:space="preserve">    </w:t>
      </w:r>
      <w:r w:rsidRPr="009E3B43">
        <w:rPr>
          <w:rFonts w:hint="eastAsia"/>
          <w:color w:val="000000"/>
        </w:rPr>
        <w:t>repositories.</w:t>
      </w:r>
      <w:r w:rsidRPr="009E3B43">
        <w:rPr>
          <w:rFonts w:hint="eastAsia"/>
          <w:b/>
          <w:bCs/>
          <w:color w:val="008000"/>
        </w:rPr>
        <w:t xml:space="preserve">mavenInstaller </w:t>
      </w:r>
      <w:r>
        <w:rPr>
          <w:rFonts w:hint="eastAsia"/>
          <w:color w:val="000000"/>
        </w:rPr>
        <w:t>{</w:t>
      </w:r>
      <w:r>
        <w:rPr>
          <w:rFonts w:hint="eastAsia"/>
          <w:color w:val="000000"/>
        </w:rPr>
        <w:br/>
        <w:t xml:space="preserve">      </w:t>
      </w:r>
      <w:r>
        <w:rPr>
          <w:color w:val="000000"/>
        </w:rPr>
        <w:t xml:space="preserve">    </w:t>
      </w:r>
      <w:r w:rsidRPr="009E3B43">
        <w:rPr>
          <w:rFonts w:hint="eastAsia"/>
          <w:color w:val="000000"/>
        </w:rPr>
        <w:t xml:space="preserve">pom.version = </w:t>
      </w:r>
      <w:r w:rsidRPr="009E3B43">
        <w:rPr>
          <w:rFonts w:hint="eastAsia"/>
          <w:b/>
          <w:bCs/>
          <w:color w:val="008000"/>
        </w:rPr>
        <w:t>"</w:t>
      </w:r>
      <w:r w:rsidRPr="009E3B43">
        <w:rPr>
          <w:rFonts w:hint="eastAsia"/>
          <w:color w:val="000000"/>
        </w:rPr>
        <w:t>$project.version</w:t>
      </w:r>
      <w:r>
        <w:rPr>
          <w:rFonts w:hint="eastAsia"/>
          <w:b/>
          <w:bCs/>
          <w:color w:val="008000"/>
        </w:rPr>
        <w:t>"</w:t>
      </w:r>
      <w:r>
        <w:rPr>
          <w:rFonts w:hint="eastAsia"/>
          <w:b/>
          <w:bCs/>
          <w:color w:val="008000"/>
        </w:rPr>
        <w:br/>
        <w:t xml:space="preserve">      </w:t>
      </w:r>
      <w:r>
        <w:rPr>
          <w:b/>
          <w:bCs/>
          <w:color w:val="008000"/>
        </w:rPr>
        <w:t xml:space="preserve">    </w:t>
      </w:r>
      <w:r w:rsidRPr="009E3B43">
        <w:rPr>
          <w:rFonts w:hint="eastAsia"/>
          <w:color w:val="000000"/>
        </w:rPr>
        <w:t xml:space="preserve">pom.artifactId = </w:t>
      </w:r>
      <w:r w:rsidRPr="009E3B43">
        <w:rPr>
          <w:rFonts w:hint="eastAsia"/>
          <w:b/>
          <w:bCs/>
          <w:color w:val="008000"/>
        </w:rPr>
        <w:t>"</w:t>
      </w:r>
      <w:r w:rsidRPr="009E3B43">
        <w:rPr>
          <w:rFonts w:hint="eastAsia"/>
          <w:color w:val="000000"/>
        </w:rPr>
        <w:t>$project.name</w:t>
      </w:r>
      <w:r>
        <w:rPr>
          <w:rFonts w:hint="eastAsia"/>
          <w:b/>
          <w:bCs/>
          <w:color w:val="008000"/>
        </w:rPr>
        <w:t>"</w:t>
      </w:r>
      <w:r>
        <w:rPr>
          <w:rFonts w:hint="eastAsia"/>
          <w:b/>
          <w:bCs/>
          <w:color w:val="008000"/>
        </w:rPr>
        <w:br/>
        <w:t xml:space="preserve">      </w:t>
      </w:r>
      <w:r>
        <w:rPr>
          <w:b/>
          <w:bCs/>
          <w:color w:val="008000"/>
        </w:rPr>
        <w:t xml:space="preserve">    </w:t>
      </w:r>
      <w:r w:rsidRPr="009E3B43">
        <w:rPr>
          <w:rFonts w:hint="eastAsia"/>
          <w:color w:val="000000"/>
        </w:rPr>
        <w:t xml:space="preserve">pom.groupId = </w:t>
      </w:r>
      <w:r w:rsidRPr="009E3B43">
        <w:rPr>
          <w:rFonts w:hint="eastAsia"/>
          <w:b/>
          <w:bCs/>
          <w:color w:val="008000"/>
        </w:rPr>
        <w:t>"</w:t>
      </w:r>
      <w:r w:rsidRPr="009E3B43">
        <w:rPr>
          <w:rFonts w:hint="eastAsia"/>
          <w:color w:val="000000"/>
        </w:rPr>
        <w:t>$project.group</w:t>
      </w:r>
      <w:r>
        <w:rPr>
          <w:rFonts w:hint="eastAsia"/>
          <w:b/>
          <w:bCs/>
          <w:color w:val="008000"/>
        </w:rPr>
        <w:t>"</w:t>
      </w:r>
      <w:r>
        <w:rPr>
          <w:rFonts w:hint="eastAsia"/>
          <w:b/>
          <w:bCs/>
          <w:color w:val="008000"/>
        </w:rPr>
        <w:br/>
        <w:t xml:space="preserve">    </w:t>
      </w:r>
      <w:r>
        <w:rPr>
          <w:b/>
          <w:bCs/>
          <w:color w:val="008000"/>
        </w:rPr>
        <w:t xml:space="preserve">   </w:t>
      </w:r>
      <w:r w:rsidRPr="009E3B43">
        <w:rPr>
          <w:rFonts w:hint="eastAsia"/>
          <w:color w:val="000000"/>
        </w:rPr>
        <w:t>}</w:t>
      </w:r>
      <w:r w:rsidRPr="009E3B43">
        <w:rPr>
          <w:rFonts w:hint="eastAsia"/>
          <w:color w:val="000000"/>
        </w:rPr>
        <w:br/>
      </w:r>
      <w:r>
        <w:rPr>
          <w:color w:val="000000"/>
        </w:rPr>
        <w:t xml:space="preserve">    </w:t>
      </w:r>
      <w:r w:rsidRPr="009E3B43">
        <w:rPr>
          <w:rFonts w:hint="eastAsia"/>
          <w:color w:val="000000"/>
        </w:rPr>
        <w:t>}</w:t>
      </w:r>
    </w:p>
    <w:p w:rsidR="00F77625" w:rsidRDefault="00F77625" w:rsidP="009E0B23">
      <w:pPr>
        <w:pStyle w:val="4"/>
      </w:pPr>
      <w:r>
        <w:rPr>
          <w:rFonts w:hint="eastAsia"/>
        </w:rPr>
        <w:t xml:space="preserve"> </w:t>
      </w:r>
      <w:r>
        <w:rPr>
          <w:rFonts w:hint="eastAsia"/>
        </w:rPr>
        <w:t>上传到</w:t>
      </w:r>
      <w:r>
        <w:rPr>
          <w:rFonts w:hint="eastAsia"/>
        </w:rPr>
        <w:t>nexus</w:t>
      </w:r>
    </w:p>
    <w:p w:rsidR="00F77625" w:rsidRDefault="00F77625" w:rsidP="00F77625">
      <w:pPr>
        <w:pStyle w:val="HTML"/>
        <w:shd w:val="clear" w:color="auto" w:fill="FFFFFF"/>
        <w:tabs>
          <w:tab w:val="clear" w:pos="916"/>
          <w:tab w:val="clear" w:pos="1832"/>
          <w:tab w:val="clear" w:pos="2748"/>
          <w:tab w:val="clear" w:pos="4580"/>
          <w:tab w:val="left" w:pos="435"/>
        </w:tabs>
        <w:rPr>
          <w:color w:val="000000"/>
        </w:rPr>
      </w:pPr>
      <w:r>
        <w:rPr>
          <w:color w:val="000000"/>
        </w:rPr>
        <w:tab/>
      </w:r>
      <w:r>
        <w:rPr>
          <w:rFonts w:hint="eastAsia"/>
          <w:color w:val="000000"/>
        </w:rPr>
        <w:t>uploadArchives {</w:t>
      </w:r>
      <w:r>
        <w:rPr>
          <w:rFonts w:hint="eastAsia"/>
          <w:color w:val="000000"/>
        </w:rPr>
        <w:br/>
        <w:t xml:space="preserve">       repositories {</w:t>
      </w:r>
      <w:r>
        <w:rPr>
          <w:rFonts w:hint="eastAsia"/>
          <w:color w:val="000000"/>
        </w:rPr>
        <w:br/>
        <w:t xml:space="preserve">          mavenDeployer {</w:t>
      </w:r>
      <w:r>
        <w:rPr>
          <w:rFonts w:hint="eastAsia"/>
          <w:color w:val="000000"/>
        </w:rPr>
        <w:br/>
        <w:t xml:space="preserve">             </w:t>
      </w:r>
      <w:r w:rsidRPr="009E3B43">
        <w:rPr>
          <w:rFonts w:hint="eastAsia"/>
          <w:color w:val="000000"/>
        </w:rPr>
        <w:t>repository(</w:t>
      </w:r>
      <w:r w:rsidRPr="009E3B43">
        <w:rPr>
          <w:rFonts w:hint="eastAsia"/>
          <w:b/>
          <w:bCs/>
          <w:color w:val="008000"/>
        </w:rPr>
        <w:t>url</w:t>
      </w:r>
      <w:r w:rsidRPr="009E3B43">
        <w:rPr>
          <w:rFonts w:hint="eastAsia"/>
          <w:color w:val="000000"/>
        </w:rPr>
        <w:t>: MAVEN_REPO_URL) {</w:t>
      </w:r>
      <w:r w:rsidRPr="009E3B43">
        <w:rPr>
          <w:rFonts w:hint="eastAsia"/>
          <w:color w:val="000000"/>
        </w:rPr>
        <w:br/>
        <w:t xml:space="preserve">                authentication(</w:t>
      </w:r>
      <w:r w:rsidRPr="009E3B43">
        <w:rPr>
          <w:rFonts w:hint="eastAsia"/>
          <w:b/>
          <w:bCs/>
          <w:color w:val="008000"/>
        </w:rPr>
        <w:t>userName</w:t>
      </w:r>
      <w:r w:rsidRPr="009E3B43">
        <w:rPr>
          <w:rFonts w:hint="eastAsia"/>
          <w:color w:val="000000"/>
        </w:rPr>
        <w:t xml:space="preserve">: NEXUS_USERNAME, </w:t>
      </w:r>
      <w:r w:rsidRPr="009E3B43">
        <w:rPr>
          <w:rFonts w:hint="eastAsia"/>
          <w:b/>
          <w:bCs/>
          <w:color w:val="008000"/>
        </w:rPr>
        <w:t>password</w:t>
      </w:r>
      <w:r w:rsidR="009E0B23">
        <w:rPr>
          <w:rFonts w:hint="eastAsia"/>
          <w:color w:val="000000"/>
        </w:rPr>
        <w:t>:</w:t>
      </w:r>
      <w:r w:rsidRPr="009E3B43">
        <w:rPr>
          <w:rFonts w:hint="eastAsia"/>
          <w:color w:val="000000"/>
        </w:rPr>
        <w:t>NEXUS_PASSWORD)</w:t>
      </w:r>
      <w:r w:rsidRPr="009E3B43">
        <w:rPr>
          <w:rFonts w:hint="eastAsia"/>
          <w:color w:val="000000"/>
        </w:rPr>
        <w:br/>
        <w:t xml:space="preserve">            </w:t>
      </w:r>
      <w:r>
        <w:rPr>
          <w:color w:val="000000"/>
        </w:rPr>
        <w:t xml:space="preserve"> </w:t>
      </w:r>
      <w:r w:rsidRPr="009E3B43">
        <w:rPr>
          <w:rFonts w:hint="eastAsia"/>
          <w:color w:val="000000"/>
        </w:rPr>
        <w:t>}</w:t>
      </w:r>
      <w:r w:rsidRPr="009E3B43">
        <w:rPr>
          <w:rFonts w:hint="eastAsia"/>
          <w:color w:val="000000"/>
        </w:rPr>
        <w:br/>
        <w:t xml:space="preserve">            </w:t>
      </w:r>
      <w:r>
        <w:rPr>
          <w:color w:val="000000"/>
        </w:rPr>
        <w:t xml:space="preserve"> </w:t>
      </w:r>
      <w:r w:rsidRPr="009E3B43">
        <w:rPr>
          <w:rFonts w:hint="eastAsia"/>
          <w:color w:val="000000"/>
        </w:rPr>
        <w:t xml:space="preserve">pom.version = </w:t>
      </w:r>
      <w:r w:rsidRPr="009E3B43">
        <w:rPr>
          <w:rFonts w:hint="eastAsia"/>
          <w:b/>
          <w:bCs/>
          <w:color w:val="008000"/>
        </w:rPr>
        <w:t>"</w:t>
      </w:r>
      <w:r w:rsidRPr="009E3B43">
        <w:rPr>
          <w:rFonts w:hint="eastAsia"/>
          <w:color w:val="000000"/>
        </w:rPr>
        <w:t>$project.version</w:t>
      </w:r>
      <w:r w:rsidRPr="009E3B43">
        <w:rPr>
          <w:rFonts w:hint="eastAsia"/>
          <w:b/>
          <w:bCs/>
          <w:color w:val="008000"/>
        </w:rPr>
        <w:t>"</w:t>
      </w:r>
      <w:r w:rsidRPr="009E3B43">
        <w:rPr>
          <w:rFonts w:hint="eastAsia"/>
          <w:b/>
          <w:bCs/>
          <w:color w:val="008000"/>
        </w:rPr>
        <w:br/>
        <w:t xml:space="preserve">            </w:t>
      </w:r>
      <w:r>
        <w:rPr>
          <w:b/>
          <w:bCs/>
          <w:color w:val="008000"/>
        </w:rPr>
        <w:t xml:space="preserve"> </w:t>
      </w:r>
      <w:r w:rsidRPr="009E3B43">
        <w:rPr>
          <w:rFonts w:hint="eastAsia"/>
          <w:color w:val="000000"/>
        </w:rPr>
        <w:t xml:space="preserve">pom.artifactId = </w:t>
      </w:r>
      <w:r w:rsidRPr="009E3B43">
        <w:rPr>
          <w:rFonts w:hint="eastAsia"/>
          <w:b/>
          <w:bCs/>
          <w:color w:val="008000"/>
        </w:rPr>
        <w:t>"</w:t>
      </w:r>
      <w:r w:rsidRPr="009E3B43">
        <w:rPr>
          <w:rFonts w:hint="eastAsia"/>
          <w:color w:val="000000"/>
        </w:rPr>
        <w:t>$project.name</w:t>
      </w:r>
      <w:r w:rsidRPr="009E3B43">
        <w:rPr>
          <w:rFonts w:hint="eastAsia"/>
          <w:b/>
          <w:bCs/>
          <w:color w:val="008000"/>
        </w:rPr>
        <w:t>"</w:t>
      </w:r>
      <w:r w:rsidRPr="009E3B43">
        <w:rPr>
          <w:rFonts w:hint="eastAsia"/>
          <w:b/>
          <w:bCs/>
          <w:color w:val="008000"/>
        </w:rPr>
        <w:br/>
        <w:t xml:space="preserve">            </w:t>
      </w:r>
      <w:r>
        <w:rPr>
          <w:b/>
          <w:bCs/>
          <w:color w:val="008000"/>
        </w:rPr>
        <w:t xml:space="preserve"> </w:t>
      </w:r>
      <w:r w:rsidRPr="009E3B43">
        <w:rPr>
          <w:rFonts w:hint="eastAsia"/>
          <w:color w:val="000000"/>
        </w:rPr>
        <w:t xml:space="preserve">pom.groupId = </w:t>
      </w:r>
      <w:r w:rsidRPr="009E3B43">
        <w:rPr>
          <w:rFonts w:hint="eastAsia"/>
          <w:b/>
          <w:bCs/>
          <w:color w:val="008000"/>
        </w:rPr>
        <w:t>"</w:t>
      </w:r>
      <w:r w:rsidRPr="009E3B43">
        <w:rPr>
          <w:rFonts w:hint="eastAsia"/>
          <w:color w:val="000000"/>
        </w:rPr>
        <w:t>$project.group</w:t>
      </w:r>
      <w:r w:rsidRPr="009E3B43">
        <w:rPr>
          <w:rFonts w:hint="eastAsia"/>
          <w:b/>
          <w:bCs/>
          <w:color w:val="008000"/>
        </w:rPr>
        <w:t>"</w:t>
      </w:r>
      <w:r w:rsidRPr="009E3B43">
        <w:rPr>
          <w:rFonts w:hint="eastAsia"/>
          <w:b/>
          <w:bCs/>
          <w:color w:val="008000"/>
        </w:rPr>
        <w:br/>
        <w:t xml:space="preserve">        </w:t>
      </w:r>
      <w:r>
        <w:rPr>
          <w:b/>
          <w:bCs/>
          <w:color w:val="008000"/>
        </w:rPr>
        <w:t xml:space="preserve">  </w:t>
      </w:r>
      <w:r w:rsidRPr="009E3B43">
        <w:rPr>
          <w:rFonts w:hint="eastAsia"/>
          <w:color w:val="000000"/>
        </w:rPr>
        <w:t>}</w:t>
      </w:r>
      <w:r w:rsidRPr="009E3B43">
        <w:rPr>
          <w:rFonts w:hint="eastAsia"/>
          <w:color w:val="000000"/>
        </w:rPr>
        <w:br/>
        <w:t xml:space="preserve">    </w:t>
      </w:r>
      <w:r>
        <w:rPr>
          <w:color w:val="000000"/>
        </w:rPr>
        <w:t xml:space="preserve">   </w:t>
      </w:r>
      <w:r w:rsidRPr="009E3B43">
        <w:rPr>
          <w:rFonts w:hint="eastAsia"/>
          <w:color w:val="000000"/>
        </w:rPr>
        <w:t>}</w:t>
      </w:r>
      <w:r w:rsidRPr="009E3B43">
        <w:rPr>
          <w:rFonts w:hint="eastAsia"/>
          <w:color w:val="000000"/>
        </w:rPr>
        <w:br/>
        <w:t xml:space="preserve">    </w:t>
      </w:r>
      <w:r>
        <w:rPr>
          <w:color w:val="000000"/>
        </w:rPr>
        <w:t xml:space="preserve">   </w:t>
      </w:r>
      <w:r w:rsidRPr="009E3B43">
        <w:rPr>
          <w:rFonts w:hint="eastAsia"/>
          <w:b/>
          <w:bCs/>
          <w:color w:val="000043"/>
        </w:rPr>
        <w:t xml:space="preserve">return </w:t>
      </w:r>
      <w:r w:rsidRPr="009E3B43">
        <w:rPr>
          <w:rFonts w:hint="eastAsia"/>
          <w:b/>
          <w:bCs/>
          <w:color w:val="008000"/>
        </w:rPr>
        <w:t>'Success'</w:t>
      </w:r>
      <w:r w:rsidRPr="009E3B43">
        <w:rPr>
          <w:rFonts w:hint="eastAsia"/>
          <w:b/>
          <w:bCs/>
          <w:color w:val="008000"/>
        </w:rPr>
        <w:br/>
      </w:r>
      <w:r>
        <w:rPr>
          <w:color w:val="000000"/>
        </w:rPr>
        <w:t xml:space="preserve">   </w:t>
      </w:r>
      <w:r w:rsidRPr="009E3B43">
        <w:rPr>
          <w:rFonts w:hint="eastAsia"/>
          <w:color w:val="000000"/>
        </w:rPr>
        <w:t>}</w:t>
      </w:r>
    </w:p>
    <w:p w:rsidR="009E0B23" w:rsidRDefault="004978BA" w:rsidP="004978BA">
      <w:pPr>
        <w:pStyle w:val="3"/>
      </w:pPr>
      <w:bookmarkStart w:id="1237" w:name="_Toc528832484"/>
      <w:r w:rsidRPr="004978BA">
        <w:rPr>
          <w:rFonts w:hint="eastAsia"/>
        </w:rPr>
        <w:t>上传到</w:t>
      </w:r>
      <w:r w:rsidRPr="004978BA">
        <w:t>Git仓库操作</w:t>
      </w:r>
      <w:bookmarkEnd w:id="1237"/>
    </w:p>
    <w:p w:rsidR="004978BA" w:rsidRDefault="004978BA" w:rsidP="004978BA">
      <w:pPr>
        <w:rPr>
          <w:rFonts w:ascii="宋体" w:eastAsia="宋体" w:hAnsi="宋体"/>
          <w:sz w:val="24"/>
          <w:szCs w:val="24"/>
        </w:rPr>
      </w:pPr>
      <w:r w:rsidRPr="004978BA">
        <w:rPr>
          <w:rFonts w:ascii="宋体" w:eastAsia="宋体" w:hAnsi="宋体"/>
          <w:sz w:val="24"/>
          <w:szCs w:val="24"/>
        </w:rPr>
        <w:t>上传时点击上传箭头按钮或者点击VCS--&gt;Git--&gt;Commit File,再确认自己需要上传的文件，最后选中Commit按钮里的Commit and Push</w:t>
      </w:r>
    </w:p>
    <w:p w:rsidR="004978BA" w:rsidRDefault="004978BA" w:rsidP="004978BA">
      <w:pPr>
        <w:jc w:val="center"/>
        <w:rPr>
          <w:rFonts w:ascii="宋体" w:eastAsia="宋体" w:hAnsi="宋体"/>
          <w:sz w:val="24"/>
          <w:szCs w:val="24"/>
        </w:rPr>
      </w:pPr>
      <w:r>
        <w:rPr>
          <w:noProof/>
          <w:color w:val="000000" w:themeColor="text1"/>
        </w:rPr>
        <w:drawing>
          <wp:inline distT="0" distB="0" distL="114300" distR="114300" wp14:anchorId="26F301C9" wp14:editId="53983FC1">
            <wp:extent cx="5334000" cy="436880"/>
            <wp:effectExtent l="0" t="0" r="0" b="0"/>
            <wp:docPr id="27" name="Picture" descr="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上传"/>
                    <pic:cNvPicPr>
                      <a:picLocks noChangeAspect="1" noChangeArrowheads="1"/>
                    </pic:cNvPicPr>
                  </pic:nvPicPr>
                  <pic:blipFill>
                    <a:blip r:embed="rId50"/>
                    <a:stretch>
                      <a:fillRect/>
                    </a:stretch>
                  </pic:blipFill>
                  <pic:spPr>
                    <a:xfrm>
                      <a:off x="0" y="0"/>
                      <a:ext cx="5334000" cy="437002"/>
                    </a:xfrm>
                    <a:prstGeom prst="rect">
                      <a:avLst/>
                    </a:prstGeom>
                    <a:noFill/>
                    <a:ln w="9525">
                      <a:noFill/>
                    </a:ln>
                  </pic:spPr>
                </pic:pic>
              </a:graphicData>
            </a:graphic>
          </wp:inline>
        </w:drawing>
      </w:r>
    </w:p>
    <w:p w:rsidR="004978BA" w:rsidRDefault="004978BA" w:rsidP="004978BA">
      <w:pPr>
        <w:jc w:val="center"/>
        <w:rPr>
          <w:rFonts w:ascii="宋体" w:eastAsia="宋体" w:hAnsi="宋体"/>
          <w:sz w:val="24"/>
          <w:szCs w:val="24"/>
        </w:rPr>
      </w:pPr>
      <w:r>
        <w:rPr>
          <w:noProof/>
          <w:color w:val="000000" w:themeColor="text1"/>
        </w:rPr>
        <w:lastRenderedPageBreak/>
        <w:drawing>
          <wp:inline distT="0" distB="0" distL="114300" distR="114300" wp14:anchorId="12D2B0BF" wp14:editId="37D35CDD">
            <wp:extent cx="5334000" cy="2293620"/>
            <wp:effectExtent l="0" t="0" r="0" b="0"/>
            <wp:docPr id="28" name="Picture" descr="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上传"/>
                    <pic:cNvPicPr>
                      <a:picLocks noChangeAspect="1" noChangeArrowheads="1"/>
                    </pic:cNvPicPr>
                  </pic:nvPicPr>
                  <pic:blipFill>
                    <a:blip r:embed="rId51"/>
                    <a:stretch>
                      <a:fillRect/>
                    </a:stretch>
                  </pic:blipFill>
                  <pic:spPr>
                    <a:xfrm>
                      <a:off x="0" y="0"/>
                      <a:ext cx="5334000" cy="2294106"/>
                    </a:xfrm>
                    <a:prstGeom prst="rect">
                      <a:avLst/>
                    </a:prstGeom>
                    <a:noFill/>
                    <a:ln w="9525">
                      <a:noFill/>
                    </a:ln>
                  </pic:spPr>
                </pic:pic>
              </a:graphicData>
            </a:graphic>
          </wp:inline>
        </w:drawing>
      </w:r>
    </w:p>
    <w:p w:rsidR="004978BA" w:rsidRDefault="004978BA" w:rsidP="004978BA">
      <w:pPr>
        <w:jc w:val="center"/>
        <w:rPr>
          <w:rFonts w:ascii="宋体" w:eastAsia="宋体" w:hAnsi="宋体"/>
          <w:sz w:val="24"/>
          <w:szCs w:val="24"/>
        </w:rPr>
      </w:pPr>
      <w:r>
        <w:rPr>
          <w:noProof/>
          <w:color w:val="000000" w:themeColor="text1"/>
        </w:rPr>
        <w:drawing>
          <wp:inline distT="0" distB="0" distL="114300" distR="114300" wp14:anchorId="429E5D15" wp14:editId="5065BD74">
            <wp:extent cx="5334000" cy="4731385"/>
            <wp:effectExtent l="0" t="0" r="0" b="0"/>
            <wp:docPr id="29" name="Picture" descr="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上传"/>
                    <pic:cNvPicPr>
                      <a:picLocks noChangeAspect="1" noChangeArrowheads="1"/>
                    </pic:cNvPicPr>
                  </pic:nvPicPr>
                  <pic:blipFill>
                    <a:blip r:embed="rId52"/>
                    <a:stretch>
                      <a:fillRect/>
                    </a:stretch>
                  </pic:blipFill>
                  <pic:spPr>
                    <a:xfrm>
                      <a:off x="0" y="0"/>
                      <a:ext cx="5334000" cy="4731879"/>
                    </a:xfrm>
                    <a:prstGeom prst="rect">
                      <a:avLst/>
                    </a:prstGeom>
                    <a:noFill/>
                    <a:ln w="9525">
                      <a:noFill/>
                    </a:ln>
                  </pic:spPr>
                </pic:pic>
              </a:graphicData>
            </a:graphic>
          </wp:inline>
        </w:drawing>
      </w:r>
    </w:p>
    <w:p w:rsidR="004978BA" w:rsidRDefault="004978BA" w:rsidP="004978BA">
      <w:pPr>
        <w:pStyle w:val="2"/>
        <w:rPr>
          <w:rFonts w:ascii="宋体" w:eastAsia="宋体" w:hAnsi="宋体" w:cs="宋体"/>
          <w:kern w:val="0"/>
          <w:szCs w:val="36"/>
        </w:rPr>
      </w:pPr>
      <w:bookmarkStart w:id="1238" w:name="_Toc528832485"/>
      <w:r>
        <w:t>命名规则</w:t>
      </w:r>
      <w:bookmarkEnd w:id="1238"/>
    </w:p>
    <w:p w:rsidR="004978BA" w:rsidRDefault="004978BA" w:rsidP="004978BA">
      <w:pPr>
        <w:rPr>
          <w:rFonts w:ascii="宋体" w:eastAsia="宋体" w:hAnsi="宋体"/>
          <w:sz w:val="24"/>
          <w:szCs w:val="24"/>
        </w:rPr>
      </w:pPr>
      <w:r w:rsidRPr="004978BA">
        <w:rPr>
          <w:rFonts w:ascii="宋体" w:eastAsia="宋体" w:hAnsi="宋体"/>
          <w:sz w:val="24"/>
          <w:szCs w:val="24"/>
        </w:rPr>
        <w:t>实体类命名均与数据库表名称一致，采用驼峰命名，例如数据库名为user_account，实体名为UserAccount</w:t>
      </w:r>
    </w:p>
    <w:p w:rsidR="004978BA" w:rsidRDefault="004978BA" w:rsidP="004978BA">
      <w:pPr>
        <w:pStyle w:val="2"/>
        <w:rPr>
          <w:rFonts w:ascii="宋体" w:eastAsia="宋体" w:hAnsi="宋体" w:cs="宋体"/>
          <w:kern w:val="0"/>
          <w:szCs w:val="36"/>
        </w:rPr>
      </w:pPr>
      <w:bookmarkStart w:id="1239" w:name="_Toc528832486"/>
      <w:r>
        <w:lastRenderedPageBreak/>
        <w:t>类注解</w:t>
      </w:r>
      <w:bookmarkEnd w:id="1239"/>
    </w:p>
    <w:p w:rsidR="004978BA" w:rsidRDefault="004978BA" w:rsidP="004978BA">
      <w:pPr>
        <w:pStyle w:val="HTML"/>
        <w:rPr>
          <w:rStyle w:val="HTML0"/>
        </w:rPr>
      </w:pPr>
      <w:r>
        <w:rPr>
          <w:rStyle w:val="HTML0"/>
        </w:rPr>
        <w:t>@Access(AccessType.FIELD)</w:t>
      </w:r>
    </w:p>
    <w:p w:rsidR="004978BA" w:rsidRDefault="004978BA" w:rsidP="004978BA">
      <w:pPr>
        <w:pStyle w:val="HTML"/>
        <w:rPr>
          <w:rStyle w:val="HTML0"/>
        </w:rPr>
      </w:pPr>
      <w:r>
        <w:rPr>
          <w:rStyle w:val="HTML0"/>
        </w:rPr>
        <w:t>@Entity</w:t>
      </w:r>
    </w:p>
    <w:p w:rsidR="004978BA" w:rsidRDefault="004978BA" w:rsidP="004978BA">
      <w:pPr>
        <w:pStyle w:val="HTML"/>
        <w:rPr>
          <w:rStyle w:val="HTML0"/>
        </w:rPr>
      </w:pPr>
      <w:r>
        <w:rPr>
          <w:rStyle w:val="HTML0"/>
        </w:rPr>
        <w:t>@Table(name = "user_account")</w:t>
      </w:r>
    </w:p>
    <w:p w:rsidR="004978BA" w:rsidRDefault="004978BA" w:rsidP="004978BA">
      <w:pPr>
        <w:pStyle w:val="HTML"/>
        <w:rPr>
          <w:rStyle w:val="HTML0"/>
        </w:rPr>
      </w:pPr>
      <w:r>
        <w:rPr>
          <w:rStyle w:val="HTML0"/>
        </w:rPr>
        <w:t>@DynamicInsert</w:t>
      </w:r>
    </w:p>
    <w:p w:rsidR="00C55F13" w:rsidRDefault="004978BA" w:rsidP="00C55F13">
      <w:pPr>
        <w:pStyle w:val="HTML"/>
        <w:rPr>
          <w:rStyle w:val="HTML0"/>
        </w:rPr>
      </w:pPr>
      <w:r>
        <w:rPr>
          <w:rStyle w:val="HTML0"/>
        </w:rPr>
        <w:t>@DynamicUpdate</w:t>
      </w:r>
    </w:p>
    <w:p w:rsidR="00C55F13" w:rsidRDefault="00C55F13" w:rsidP="00C55F13">
      <w:pPr>
        <w:pStyle w:val="HTML"/>
      </w:pPr>
      <w:r>
        <w:rPr>
          <w:rStyle w:val="HTML0"/>
        </w:rPr>
        <w:t>@Cacheable</w:t>
      </w:r>
    </w:p>
    <w:p w:rsidR="004978BA" w:rsidRDefault="004978BA" w:rsidP="004978BA">
      <w:pPr>
        <w:pStyle w:val="HTML"/>
        <w:rPr>
          <w:rStyle w:val="HTML0"/>
        </w:rPr>
      </w:pPr>
      <w:r>
        <w:rPr>
          <w:rStyle w:val="HTML0"/>
        </w:rPr>
        <w:t>public class UserAccount extends BaseAuditableEntity implements ITenant,ICodeUnique,IRank,IFrozen,IDataAuthEntity {}</w:t>
      </w:r>
    </w:p>
    <w:p w:rsidR="00EB0A7C" w:rsidRDefault="00EB0A7C" w:rsidP="00EB0A7C">
      <w:pPr>
        <w:pStyle w:val="3"/>
      </w:pPr>
      <w:bookmarkStart w:id="1240" w:name="_Toc528832487"/>
      <w:r w:rsidRPr="00EB0A7C">
        <w:t>@Access(AccessType.FIELD)</w:t>
      </w:r>
      <w:bookmarkEnd w:id="1240"/>
    </w:p>
    <w:p w:rsidR="00EB0A7C" w:rsidRPr="00EB0A7C" w:rsidRDefault="00EB0A7C" w:rsidP="006B48A2">
      <w:pPr>
        <w:widowControl/>
        <w:numPr>
          <w:ilvl w:val="0"/>
          <w:numId w:val="22"/>
        </w:numPr>
        <w:spacing w:before="100" w:beforeAutospacing="1" w:after="100" w:afterAutospacing="1"/>
        <w:jc w:val="left"/>
        <w:rPr>
          <w:rFonts w:ascii="宋体" w:eastAsia="宋体" w:hAnsi="宋体" w:cs="宋体"/>
          <w:kern w:val="0"/>
          <w:sz w:val="24"/>
          <w:szCs w:val="24"/>
        </w:rPr>
      </w:pPr>
      <w:r w:rsidRPr="00EB0A7C">
        <w:rPr>
          <w:rFonts w:ascii="宋体" w:eastAsia="宋体" w:hAnsi="宋体" w:cs="宋体"/>
          <w:kern w:val="0"/>
          <w:sz w:val="24"/>
          <w:szCs w:val="24"/>
        </w:rPr>
        <w:t xml:space="preserve">AccessType.FIELD：按字段访问，Jpa字段注解添加在属性上 </w:t>
      </w:r>
    </w:p>
    <w:p w:rsidR="00EB0A7C" w:rsidRPr="00EB0A7C" w:rsidRDefault="00EB0A7C" w:rsidP="006B48A2">
      <w:pPr>
        <w:widowControl/>
        <w:numPr>
          <w:ilvl w:val="0"/>
          <w:numId w:val="22"/>
        </w:numPr>
        <w:spacing w:before="100" w:beforeAutospacing="1" w:after="100" w:afterAutospacing="1"/>
        <w:jc w:val="left"/>
        <w:rPr>
          <w:rFonts w:ascii="宋体" w:eastAsia="宋体" w:hAnsi="宋体" w:cs="宋体"/>
          <w:kern w:val="0"/>
          <w:sz w:val="24"/>
          <w:szCs w:val="24"/>
        </w:rPr>
      </w:pPr>
      <w:r w:rsidRPr="00EB0A7C">
        <w:rPr>
          <w:rFonts w:ascii="宋体" w:eastAsia="宋体" w:hAnsi="宋体" w:cs="宋体"/>
          <w:kern w:val="0"/>
          <w:sz w:val="24"/>
          <w:szCs w:val="24"/>
        </w:rPr>
        <w:t xml:space="preserve">AccessType.PROPERTY 按属性访问，注解添加在get方法上 </w:t>
      </w:r>
    </w:p>
    <w:p w:rsidR="00EB0A7C" w:rsidRDefault="00EB0A7C" w:rsidP="00EB0A7C">
      <w:pPr>
        <w:pStyle w:val="3"/>
      </w:pPr>
      <w:bookmarkStart w:id="1241" w:name="_Toc528832488"/>
      <w:r w:rsidRPr="00EB0A7C">
        <w:t>@DynamicInsert和@DynamicUpdate</w:t>
      </w:r>
      <w:bookmarkEnd w:id="1241"/>
    </w:p>
    <w:p w:rsidR="00EB0A7C" w:rsidRDefault="00EB0A7C" w:rsidP="00EB0A7C">
      <w:pPr>
        <w:rPr>
          <w:rFonts w:ascii="宋体" w:eastAsia="宋体" w:hAnsi="宋体"/>
          <w:sz w:val="24"/>
          <w:szCs w:val="24"/>
        </w:rPr>
      </w:pPr>
      <w:r w:rsidRPr="00EB0A7C">
        <w:rPr>
          <w:rFonts w:ascii="宋体" w:eastAsia="宋体" w:hAnsi="宋体"/>
          <w:sz w:val="24"/>
          <w:szCs w:val="24"/>
        </w:rPr>
        <w:t>在插入和修改数据的时候,语句中只包括要插入和修改的字段</w:t>
      </w:r>
    </w:p>
    <w:p w:rsidR="00EB0A7C" w:rsidRDefault="00EB0A7C" w:rsidP="00EB0A7C">
      <w:pPr>
        <w:pStyle w:val="3"/>
      </w:pPr>
      <w:bookmarkStart w:id="1242" w:name="_Toc528832489"/>
      <w:r w:rsidRPr="00EB0A7C">
        <w:t>@Entity</w:t>
      </w:r>
      <w:bookmarkEnd w:id="1242"/>
    </w:p>
    <w:p w:rsidR="00EB0A7C" w:rsidRDefault="00EB0A7C" w:rsidP="00EB0A7C">
      <w:pPr>
        <w:rPr>
          <w:rFonts w:ascii="宋体" w:eastAsia="宋体" w:hAnsi="宋体"/>
          <w:sz w:val="24"/>
          <w:szCs w:val="24"/>
        </w:rPr>
      </w:pPr>
      <w:r w:rsidRPr="00EB0A7C">
        <w:rPr>
          <w:rFonts w:ascii="宋体" w:eastAsia="宋体" w:hAnsi="宋体"/>
          <w:sz w:val="24"/>
          <w:szCs w:val="24"/>
        </w:rPr>
        <w:t>@Entity表示这是一个实体Bean</w:t>
      </w:r>
    </w:p>
    <w:p w:rsidR="00EB0A7C" w:rsidRDefault="00EB0A7C" w:rsidP="00EB0A7C">
      <w:pPr>
        <w:pStyle w:val="3"/>
      </w:pPr>
      <w:bookmarkStart w:id="1243" w:name="_Toc528832490"/>
      <w:r w:rsidRPr="00EB0A7C">
        <w:t>@Table(name = “user_account”)</w:t>
      </w:r>
      <w:bookmarkEnd w:id="1243"/>
    </w:p>
    <w:p w:rsidR="00EB0A7C" w:rsidRPr="00EB0A7C" w:rsidRDefault="00EB0A7C" w:rsidP="006B48A2">
      <w:pPr>
        <w:widowControl/>
        <w:numPr>
          <w:ilvl w:val="0"/>
          <w:numId w:val="23"/>
        </w:numPr>
        <w:spacing w:before="100" w:beforeAutospacing="1" w:after="100" w:afterAutospacing="1"/>
        <w:jc w:val="left"/>
        <w:rPr>
          <w:rFonts w:ascii="宋体" w:eastAsia="宋体" w:hAnsi="宋体" w:cs="宋体"/>
          <w:kern w:val="0"/>
          <w:sz w:val="24"/>
          <w:szCs w:val="24"/>
        </w:rPr>
      </w:pPr>
      <w:r w:rsidRPr="00EB0A7C">
        <w:rPr>
          <w:rFonts w:ascii="宋体" w:eastAsia="宋体" w:hAnsi="宋体" w:cs="宋体"/>
          <w:kern w:val="0"/>
          <w:sz w:val="24"/>
          <w:szCs w:val="24"/>
        </w:rPr>
        <w:t xml:space="preserve">这里的@Table命名空间是import javax.persistence.Table，是jpa的注解，注意和hibernate的@Table注解分别开来 </w:t>
      </w:r>
    </w:p>
    <w:p w:rsidR="00EB0A7C" w:rsidRDefault="00EB0A7C" w:rsidP="006B48A2">
      <w:pPr>
        <w:widowControl/>
        <w:numPr>
          <w:ilvl w:val="0"/>
          <w:numId w:val="23"/>
        </w:numPr>
        <w:spacing w:before="100" w:beforeAutospacing="1" w:after="100" w:afterAutospacing="1"/>
        <w:jc w:val="left"/>
        <w:rPr>
          <w:rFonts w:ascii="宋体" w:eastAsia="宋体" w:hAnsi="宋体" w:cs="宋体"/>
          <w:kern w:val="0"/>
          <w:sz w:val="24"/>
          <w:szCs w:val="24"/>
        </w:rPr>
      </w:pPr>
      <w:r w:rsidRPr="00EB0A7C">
        <w:rPr>
          <w:rFonts w:ascii="宋体" w:eastAsia="宋体" w:hAnsi="宋体" w:cs="宋体"/>
          <w:kern w:val="0"/>
          <w:sz w:val="24"/>
          <w:szCs w:val="24"/>
        </w:rPr>
        <w:t xml:space="preserve">@Table配合@Entity使用，如果要在dao的实现类里自己写JPQL语句的话，必须要@Table标签 </w:t>
      </w:r>
    </w:p>
    <w:p w:rsidR="00C55F13" w:rsidRDefault="00C55F13" w:rsidP="00C55F13">
      <w:pPr>
        <w:pStyle w:val="3"/>
      </w:pPr>
      <w:bookmarkStart w:id="1244" w:name="_Toc528832491"/>
      <w:r w:rsidRPr="00C55F13">
        <w:t>@Cacheable</w:t>
      </w:r>
      <w:bookmarkEnd w:id="1244"/>
    </w:p>
    <w:p w:rsidR="00C55F13" w:rsidRPr="00C55F13" w:rsidRDefault="005B4A17" w:rsidP="00C55F13">
      <w:pPr>
        <w:rPr>
          <w:sz w:val="24"/>
          <w:szCs w:val="24"/>
        </w:rPr>
      </w:pPr>
      <w:r>
        <w:rPr>
          <w:rFonts w:hint="eastAsia"/>
          <w:sz w:val="24"/>
          <w:szCs w:val="24"/>
        </w:rPr>
        <w:t>该注解是jpa的注解，</w:t>
      </w:r>
      <w:r w:rsidR="00C55F13" w:rsidRPr="00C55F13">
        <w:rPr>
          <w:rFonts w:hint="eastAsia"/>
          <w:sz w:val="24"/>
          <w:szCs w:val="24"/>
        </w:rPr>
        <w:t>表示该实体加入</w:t>
      </w:r>
      <w:r>
        <w:rPr>
          <w:rFonts w:hint="eastAsia"/>
          <w:sz w:val="24"/>
          <w:szCs w:val="24"/>
        </w:rPr>
        <w:t>二级</w:t>
      </w:r>
      <w:r w:rsidR="00C55F13" w:rsidRPr="00C55F13">
        <w:rPr>
          <w:rFonts w:hint="eastAsia"/>
          <w:sz w:val="24"/>
          <w:szCs w:val="24"/>
        </w:rPr>
        <w:t>缓存</w:t>
      </w:r>
      <w:r>
        <w:rPr>
          <w:rFonts w:hint="eastAsia"/>
          <w:sz w:val="24"/>
          <w:szCs w:val="24"/>
        </w:rPr>
        <w:t>（sessionFactory），</w:t>
      </w:r>
      <w:r w:rsidR="00C55F13" w:rsidRPr="00C55F13">
        <w:rPr>
          <w:rFonts w:hint="eastAsia"/>
          <w:sz w:val="24"/>
          <w:szCs w:val="24"/>
          <w:highlight w:val="yellow"/>
        </w:rPr>
        <w:t>需要进行缓存的才使用该注解</w:t>
      </w:r>
    </w:p>
    <w:p w:rsidR="00EB0A7C" w:rsidRDefault="00EB0A7C" w:rsidP="00EB0A7C">
      <w:pPr>
        <w:pStyle w:val="2"/>
      </w:pPr>
      <w:bookmarkStart w:id="1245" w:name="_Toc528832492"/>
      <w:r w:rsidRPr="00EB0A7C">
        <w:rPr>
          <w:rFonts w:hint="eastAsia"/>
        </w:rPr>
        <w:lastRenderedPageBreak/>
        <w:t>继承基类和实现对应的业务实体类型</w:t>
      </w:r>
      <w:bookmarkEnd w:id="1245"/>
    </w:p>
    <w:p w:rsidR="00EB0A7C" w:rsidRDefault="00EB0A7C" w:rsidP="00EB0A7C">
      <w:pPr>
        <w:pStyle w:val="3"/>
      </w:pPr>
      <w:bookmarkStart w:id="1246" w:name="_Toc528832493"/>
      <w:r w:rsidRPr="00EB0A7C">
        <w:rPr>
          <w:rFonts w:hint="eastAsia"/>
        </w:rPr>
        <w:t>继承</w:t>
      </w:r>
      <w:r w:rsidRPr="00EB0A7C">
        <w:t>BaseEntity</w:t>
      </w:r>
      <w:bookmarkEnd w:id="1246"/>
    </w:p>
    <w:p w:rsidR="00EB0A7C" w:rsidRDefault="00EB0A7C" w:rsidP="00EB0A7C">
      <w:pPr>
        <w:rPr>
          <w:rFonts w:ascii="宋体" w:eastAsia="宋体" w:hAnsi="宋体"/>
          <w:sz w:val="24"/>
          <w:szCs w:val="24"/>
        </w:rPr>
      </w:pPr>
      <w:r w:rsidRPr="00EB0A7C">
        <w:rPr>
          <w:rFonts w:ascii="宋体" w:eastAsia="宋体" w:hAnsi="宋体"/>
          <w:sz w:val="24"/>
          <w:szCs w:val="24"/>
        </w:rPr>
        <w:t>这个类里面包含了id以及id的get()和set()方法，id是由UUID</w:t>
      </w:r>
      <w:r>
        <w:rPr>
          <w:rFonts w:ascii="宋体" w:eastAsia="宋体" w:hAnsi="宋体"/>
          <w:sz w:val="24"/>
          <w:szCs w:val="24"/>
        </w:rPr>
        <w:t>产生的字符串类型，继承这个</w:t>
      </w:r>
      <w:r w:rsidRPr="00EB0A7C">
        <w:rPr>
          <w:rFonts w:ascii="宋体" w:eastAsia="宋体" w:hAnsi="宋体"/>
          <w:sz w:val="24"/>
          <w:szCs w:val="24"/>
        </w:rPr>
        <w:t>类就不用再在实体里面写id和生成get()和set()方法</w:t>
      </w:r>
    </w:p>
    <w:p w:rsidR="008D512C" w:rsidRDefault="008D512C" w:rsidP="008D512C">
      <w:pPr>
        <w:pStyle w:val="3"/>
      </w:pPr>
      <w:bookmarkStart w:id="1247" w:name="_Toc528832494"/>
      <w:r w:rsidRPr="008D512C">
        <w:rPr>
          <w:rFonts w:hint="eastAsia"/>
        </w:rPr>
        <w:t>继承</w:t>
      </w:r>
      <w:r w:rsidRPr="008D512C">
        <w:t>BaseAuditableEntity</w:t>
      </w:r>
      <w:bookmarkEnd w:id="1247"/>
    </w:p>
    <w:p w:rsidR="008D512C" w:rsidRDefault="008D512C" w:rsidP="008D512C">
      <w:pPr>
        <w:rPr>
          <w:rFonts w:ascii="宋体" w:eastAsia="宋体" w:hAnsi="宋体"/>
          <w:sz w:val="24"/>
          <w:szCs w:val="24"/>
        </w:rPr>
      </w:pPr>
      <w:r>
        <w:rPr>
          <w:rFonts w:ascii="宋体" w:eastAsia="宋体" w:hAnsi="宋体"/>
          <w:sz w:val="24"/>
          <w:szCs w:val="24"/>
        </w:rPr>
        <w:t>这个</w:t>
      </w:r>
      <w:r w:rsidRPr="008D512C">
        <w:rPr>
          <w:rFonts w:ascii="宋体" w:eastAsia="宋体" w:hAnsi="宋体"/>
          <w:sz w:val="24"/>
          <w:szCs w:val="24"/>
        </w:rPr>
        <w:t>类本身继承了BaseEntity并实现了IAuditable</w:t>
      </w:r>
      <w:r>
        <w:rPr>
          <w:rFonts w:ascii="宋体" w:eastAsia="宋体" w:hAnsi="宋体"/>
          <w:sz w:val="24"/>
          <w:szCs w:val="24"/>
        </w:rPr>
        <w:t>接口，这个</w:t>
      </w:r>
      <w:r w:rsidRPr="008D512C">
        <w:rPr>
          <w:rFonts w:ascii="宋体" w:eastAsia="宋体" w:hAnsi="宋体"/>
          <w:sz w:val="24"/>
          <w:szCs w:val="24"/>
        </w:rPr>
        <w:t>类主要是在生成id的基础上增加了创建人id、账号、名称、创建时间和修改人id、账号、名称、修改时间</w:t>
      </w:r>
    </w:p>
    <w:p w:rsidR="00570826" w:rsidRDefault="00570826" w:rsidP="00570826">
      <w:pPr>
        <w:pStyle w:val="3"/>
      </w:pPr>
      <w:bookmarkStart w:id="1248" w:name="_Toc528832495"/>
      <w:r w:rsidRPr="00570826">
        <w:rPr>
          <w:rFonts w:hint="eastAsia"/>
        </w:rPr>
        <w:t>继承</w:t>
      </w:r>
      <w:r w:rsidRPr="00570826">
        <w:t>AbstractEntity</w:t>
      </w:r>
      <w:bookmarkEnd w:id="1248"/>
    </w:p>
    <w:p w:rsidR="00570826" w:rsidRDefault="00570826" w:rsidP="00570826">
      <w:pPr>
        <w:rPr>
          <w:rFonts w:ascii="宋体" w:eastAsia="宋体" w:hAnsi="宋体"/>
          <w:sz w:val="24"/>
          <w:szCs w:val="24"/>
        </w:rPr>
      </w:pPr>
      <w:r w:rsidRPr="00570826">
        <w:rPr>
          <w:rFonts w:ascii="宋体" w:eastAsia="宋体" w:hAnsi="宋体"/>
          <w:sz w:val="24"/>
          <w:szCs w:val="24"/>
        </w:rPr>
        <w:t>该类为JPA实体抽象类，该类判断了对象是否新建状态，BaseEntity继承了该类</w:t>
      </w:r>
    </w:p>
    <w:p w:rsidR="00570826" w:rsidRDefault="00570826" w:rsidP="00570826">
      <w:pPr>
        <w:pStyle w:val="3"/>
      </w:pPr>
      <w:bookmarkStart w:id="1249" w:name="_Toc528832496"/>
      <w:r w:rsidRPr="00570826">
        <w:rPr>
          <w:rFonts w:hint="eastAsia"/>
        </w:rPr>
        <w:t>实现对应的业务实体类型接口</w:t>
      </w:r>
      <w:bookmarkEnd w:id="1249"/>
    </w:p>
    <w:p w:rsidR="00570826" w:rsidRPr="00570826" w:rsidRDefault="00570826" w:rsidP="006B48A2">
      <w:pPr>
        <w:widowControl/>
        <w:numPr>
          <w:ilvl w:val="0"/>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业务实体类型的基本接口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RelationEntity：分配关系业务实体接口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TreeEntity：树形结构业务实体接口 </w:t>
      </w:r>
    </w:p>
    <w:p w:rsidR="00570826" w:rsidRPr="00570826" w:rsidRDefault="00570826" w:rsidP="006B48A2">
      <w:pPr>
        <w:widowControl/>
        <w:numPr>
          <w:ilvl w:val="0"/>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业务实体类型的特征接口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IFrozen：冻结属性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IRank：排序属性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ITenant：带租户类型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ICodeUnique：代码唯一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IDataAuthEntity：数据权限管理的业务实体 </w:t>
      </w:r>
    </w:p>
    <w:p w:rsidR="00570826" w:rsidRPr="00570826" w:rsidRDefault="00570826" w:rsidP="006B48A2">
      <w:pPr>
        <w:widowControl/>
        <w:numPr>
          <w:ilvl w:val="1"/>
          <w:numId w:val="24"/>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IDataAuthTreeEntity：权限管理的树形业务实体 </w:t>
      </w:r>
    </w:p>
    <w:p w:rsidR="00570826" w:rsidRPr="00570826" w:rsidRDefault="00570826" w:rsidP="00570826">
      <w:pPr>
        <w:widowControl/>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各实体如果包含上述类型的话，要实现对应的接口，如果包含多种类型的话，所包含的类型的接口方法均要实现 </w:t>
      </w:r>
    </w:p>
    <w:p w:rsidR="00570826" w:rsidRDefault="00570826" w:rsidP="00570826">
      <w:pPr>
        <w:pStyle w:val="2"/>
      </w:pPr>
      <w:bookmarkStart w:id="1250" w:name="_Toc528832497"/>
      <w:r w:rsidRPr="00570826">
        <w:rPr>
          <w:rFonts w:hint="eastAsia"/>
        </w:rPr>
        <w:t>属性上的注解</w:t>
      </w:r>
      <w:bookmarkEnd w:id="1250"/>
    </w:p>
    <w:p w:rsidR="00570826" w:rsidRDefault="00570826" w:rsidP="00570826">
      <w:pPr>
        <w:pStyle w:val="3"/>
      </w:pPr>
      <w:bookmarkStart w:id="1251" w:name="_Toc528832498"/>
      <w:r w:rsidRPr="00570826">
        <w:t>@Column(name = "code", length = 20, unique = true, nullable = false)</w:t>
      </w:r>
      <w:bookmarkEnd w:id="1251"/>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lastRenderedPageBreak/>
        <w:t>@Column(name = "code", length = 20, unique = true, nullable = false)</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private String code;</w:t>
      </w:r>
    </w:p>
    <w:p w:rsidR="00570826" w:rsidRPr="00570826" w:rsidRDefault="00570826" w:rsidP="006B48A2">
      <w:pPr>
        <w:widowControl/>
        <w:numPr>
          <w:ilvl w:val="0"/>
          <w:numId w:val="25"/>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name代表该属性在数据库中的名称 </w:t>
      </w:r>
    </w:p>
    <w:p w:rsidR="00570826" w:rsidRPr="00570826" w:rsidRDefault="00570826" w:rsidP="006B48A2">
      <w:pPr>
        <w:widowControl/>
        <w:numPr>
          <w:ilvl w:val="0"/>
          <w:numId w:val="25"/>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length是数据库中限制的最大长度 </w:t>
      </w:r>
    </w:p>
    <w:p w:rsidR="00570826" w:rsidRPr="00570826" w:rsidRDefault="00570826" w:rsidP="006B48A2">
      <w:pPr>
        <w:widowControl/>
        <w:numPr>
          <w:ilvl w:val="0"/>
          <w:numId w:val="25"/>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unique代表唯一性 </w:t>
      </w:r>
    </w:p>
    <w:p w:rsidR="00570826" w:rsidRDefault="00570826" w:rsidP="006B48A2">
      <w:pPr>
        <w:widowControl/>
        <w:numPr>
          <w:ilvl w:val="0"/>
          <w:numId w:val="25"/>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nullable代表是否允许为空，值为false表示不能为空 </w:t>
      </w:r>
    </w:p>
    <w:p w:rsidR="00570826" w:rsidRDefault="00570826" w:rsidP="00570826">
      <w:pPr>
        <w:pStyle w:val="3"/>
      </w:pPr>
      <w:bookmarkStart w:id="1252" w:name="_Toc528832499"/>
      <w:r w:rsidRPr="00570826">
        <w:rPr>
          <w:rFonts w:hint="eastAsia"/>
        </w:rPr>
        <w:t>临时字段</w:t>
      </w:r>
      <w:bookmarkEnd w:id="1252"/>
    </w:p>
    <w:p w:rsidR="00570826" w:rsidRDefault="00570826" w:rsidP="00570826">
      <w:pPr>
        <w:pStyle w:val="a9"/>
        <w:rPr>
          <w:rStyle w:val="HTML0"/>
        </w:rPr>
      </w:pPr>
      <w:r>
        <w:t xml:space="preserve">@Transient </w:t>
      </w:r>
    </w:p>
    <w:p w:rsidR="00570826" w:rsidRDefault="00570826" w:rsidP="00570826">
      <w:pPr>
        <w:pStyle w:val="HTML"/>
        <w:rPr>
          <w:rStyle w:val="HTML0"/>
        </w:rPr>
      </w:pPr>
      <w:r>
        <w:rPr>
          <w:rStyle w:val="HTML0"/>
        </w:rPr>
        <w:t>@Transient</w:t>
      </w:r>
    </w:p>
    <w:p w:rsidR="00570826" w:rsidRDefault="00570826" w:rsidP="00570826">
      <w:pPr>
        <w:pStyle w:val="HTML"/>
        <w:rPr>
          <w:rStyle w:val="HTML0"/>
        </w:rPr>
      </w:pPr>
      <w:r>
        <w:rPr>
          <w:rStyle w:val="HTML0"/>
        </w:rPr>
        <w:t>private String temp;</w:t>
      </w:r>
    </w:p>
    <w:p w:rsidR="00570826" w:rsidRDefault="00570826" w:rsidP="00570826">
      <w:pPr>
        <w:pStyle w:val="a9"/>
      </w:pPr>
      <w:r>
        <w:t xml:space="preserve">表示是临时字段，不会持久化 </w:t>
      </w:r>
    </w:p>
    <w:p w:rsidR="00570826" w:rsidRPr="00570826" w:rsidRDefault="00570826" w:rsidP="00570826">
      <w:pPr>
        <w:pStyle w:val="3"/>
      </w:pPr>
      <w:bookmarkStart w:id="1253" w:name="_Toc528832500"/>
      <w:r w:rsidRPr="00570826">
        <w:rPr>
          <w:rFonts w:hint="eastAsia"/>
        </w:rPr>
        <w:t>外键关联</w:t>
      </w:r>
      <w:bookmarkEnd w:id="1253"/>
      <w:r w:rsidRPr="00570826">
        <w:rPr>
          <w:rFonts w:ascii="宋体" w:eastAsia="宋体" w:hAnsi="宋体" w:cs="宋体"/>
          <w:kern w:val="0"/>
          <w:sz w:val="24"/>
          <w:szCs w:val="24"/>
        </w:rPr>
        <w:t xml:space="preserve"> </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@ManyToOne(cascade = CascadeType.REFRESH)</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@JoinColumn(name = "feature_group_id")</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private FeatureGroup featureGroup;</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//@OneToOne(cascade = {CascadeType.REFRESH})</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//@JoinColumn(name = "id", referencedColumnName = "id", insertable = false, updatable = false)</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//private User user;</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70826" w:rsidRPr="00570826" w:rsidRDefault="00570826" w:rsidP="006B48A2">
      <w:pPr>
        <w:widowControl/>
        <w:numPr>
          <w:ilvl w:val="0"/>
          <w:numId w:val="26"/>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表示是多对一关联和一对一关联 </w:t>
      </w:r>
    </w:p>
    <w:p w:rsidR="00570826" w:rsidRPr="00570826" w:rsidRDefault="00570826" w:rsidP="006B48A2">
      <w:pPr>
        <w:widowControl/>
        <w:numPr>
          <w:ilvl w:val="0"/>
          <w:numId w:val="26"/>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CascadeType.REFRESH表示级联刷新，即会重新查询数据库里的最新数据 </w:t>
      </w:r>
    </w:p>
    <w:p w:rsidR="00570826" w:rsidRPr="00570826" w:rsidRDefault="00570826" w:rsidP="006B48A2">
      <w:pPr>
        <w:widowControl/>
        <w:numPr>
          <w:ilvl w:val="0"/>
          <w:numId w:val="26"/>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外键为xxx </w:t>
      </w:r>
    </w:p>
    <w:p w:rsidR="00570826" w:rsidRPr="00570826" w:rsidRDefault="00570826" w:rsidP="006B48A2">
      <w:pPr>
        <w:widowControl/>
        <w:numPr>
          <w:ilvl w:val="0"/>
          <w:numId w:val="26"/>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一对一默认是关联注解，id是主键，就不需要写referencedColumnName = "id"，如果关联其他字段，则需要单独写出来 </w:t>
      </w:r>
    </w:p>
    <w:p w:rsidR="00570826" w:rsidRPr="00570826" w:rsidRDefault="00570826" w:rsidP="006B48A2">
      <w:pPr>
        <w:widowControl/>
        <w:numPr>
          <w:ilvl w:val="0"/>
          <w:numId w:val="26"/>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b/>
          <w:bCs/>
          <w:kern w:val="0"/>
          <w:sz w:val="24"/>
          <w:szCs w:val="24"/>
        </w:rPr>
        <w:t>禁止使用一对多关联或者多对多关联</w:t>
      </w:r>
      <w:r w:rsidRPr="00570826">
        <w:rPr>
          <w:rFonts w:ascii="宋体" w:eastAsia="宋体" w:hAnsi="宋体" w:cs="宋体"/>
          <w:kern w:val="0"/>
          <w:sz w:val="24"/>
          <w:szCs w:val="24"/>
        </w:rPr>
        <w:t xml:space="preserve"> </w:t>
      </w:r>
    </w:p>
    <w:p w:rsidR="00570826" w:rsidRDefault="00570826" w:rsidP="00570826">
      <w:pPr>
        <w:pStyle w:val="3"/>
      </w:pPr>
      <w:bookmarkStart w:id="1254" w:name="_Toc528832501"/>
      <w:r w:rsidRPr="00570826">
        <w:rPr>
          <w:rFonts w:hint="eastAsia"/>
        </w:rPr>
        <w:t>枚举</w:t>
      </w:r>
      <w:bookmarkEnd w:id="1254"/>
    </w:p>
    <w:p w:rsidR="00570826" w:rsidRDefault="00570826" w:rsidP="00570826">
      <w:pPr>
        <w:pStyle w:val="a9"/>
        <w:rPr>
          <w:rStyle w:val="HTML0"/>
        </w:rPr>
      </w:pPr>
      <w:r>
        <w:t xml:space="preserve">@Enumerated(EnumType.ORDINAL) </w:t>
      </w:r>
    </w:p>
    <w:p w:rsidR="00570826" w:rsidRDefault="00570826" w:rsidP="00570826">
      <w:pPr>
        <w:pStyle w:val="HTML"/>
        <w:rPr>
          <w:rStyle w:val="HTML0"/>
        </w:rPr>
      </w:pPr>
      <w:r>
        <w:rPr>
          <w:rStyle w:val="HTML0"/>
        </w:rPr>
        <w:t>@Enumerated(EnumType.ORDINAL)</w:t>
      </w:r>
    </w:p>
    <w:p w:rsidR="00570826" w:rsidRDefault="00570826" w:rsidP="00570826">
      <w:pPr>
        <w:pStyle w:val="HTML"/>
        <w:rPr>
          <w:rStyle w:val="HTML0"/>
        </w:rPr>
      </w:pPr>
      <w:r>
        <w:rPr>
          <w:rStyle w:val="HTML0"/>
        </w:rPr>
        <w:t>@Column(name = "type_enum", length = 20)</w:t>
      </w:r>
    </w:p>
    <w:p w:rsidR="00570826" w:rsidRDefault="00570826" w:rsidP="00570826">
      <w:pPr>
        <w:pStyle w:val="HTML"/>
        <w:rPr>
          <w:rStyle w:val="HTML0"/>
        </w:rPr>
      </w:pPr>
      <w:r>
        <w:rPr>
          <w:rStyle w:val="HTML0"/>
        </w:rPr>
        <w:t>private TypeEnum typeEnum;</w:t>
      </w:r>
    </w:p>
    <w:p w:rsidR="00570826" w:rsidRDefault="00570826" w:rsidP="00570826">
      <w:pPr>
        <w:pStyle w:val="a9"/>
      </w:pPr>
      <w:r>
        <w:lastRenderedPageBreak/>
        <w:t xml:space="preserve">表示是枚举，EnumType.ORDINA枚举位置，EnumType.STRING枚举名称，建议使用枚举位置(下标) </w:t>
      </w:r>
    </w:p>
    <w:p w:rsidR="00570826" w:rsidRDefault="00570826" w:rsidP="00570826">
      <w:pPr>
        <w:pStyle w:val="3"/>
      </w:pPr>
      <w:bookmarkStart w:id="1255" w:name="_Toc528832502"/>
      <w:r w:rsidRPr="00570826">
        <w:rPr>
          <w:rFonts w:hint="eastAsia"/>
        </w:rPr>
        <w:t>大字段</w:t>
      </w:r>
      <w:bookmarkEnd w:id="1255"/>
    </w:p>
    <w:p w:rsidR="00570826" w:rsidRPr="00570826" w:rsidRDefault="00570826" w:rsidP="00570826">
      <w:pPr>
        <w:widowControl/>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@Lob</w:t>
      </w:r>
      <w:r>
        <w:rPr>
          <w:rFonts w:ascii="宋体" w:eastAsia="宋体" w:hAnsi="宋体" w:cs="宋体"/>
          <w:kern w:val="0"/>
          <w:sz w:val="24"/>
          <w:szCs w:val="24"/>
        </w:rPr>
        <w:t>，</w:t>
      </w:r>
      <w:r w:rsidRPr="00570826">
        <w:rPr>
          <w:rFonts w:ascii="宋体" w:eastAsia="宋体" w:hAnsi="宋体" w:cs="宋体"/>
          <w:kern w:val="0"/>
          <w:sz w:val="24"/>
          <w:szCs w:val="24"/>
        </w:rPr>
        <w:t xml:space="preserve">@Basic(fetch = FetchType.LAZY) </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@Lob</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@Basic(fetch = FetchType.LAZY)</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@Column(name = "big_text")</w:t>
      </w:r>
    </w:p>
    <w:p w:rsidR="00570826" w:rsidRPr="00570826" w:rsidRDefault="00570826" w:rsidP="005708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70826">
        <w:rPr>
          <w:rFonts w:ascii="宋体" w:eastAsia="宋体" w:hAnsi="宋体" w:cs="宋体"/>
          <w:kern w:val="0"/>
          <w:sz w:val="24"/>
          <w:szCs w:val="24"/>
        </w:rPr>
        <w:t>private String bigText;</w:t>
      </w:r>
    </w:p>
    <w:p w:rsidR="00570826" w:rsidRPr="00570826" w:rsidRDefault="00570826" w:rsidP="006B48A2">
      <w:pPr>
        <w:widowControl/>
        <w:numPr>
          <w:ilvl w:val="0"/>
          <w:numId w:val="27"/>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@Lob表示是大字段 </w:t>
      </w:r>
    </w:p>
    <w:p w:rsidR="00570826" w:rsidRDefault="00570826" w:rsidP="006B48A2">
      <w:pPr>
        <w:widowControl/>
        <w:numPr>
          <w:ilvl w:val="0"/>
          <w:numId w:val="27"/>
        </w:numPr>
        <w:spacing w:before="100" w:beforeAutospacing="1" w:after="100" w:afterAutospacing="1"/>
        <w:jc w:val="left"/>
        <w:rPr>
          <w:rFonts w:ascii="宋体" w:eastAsia="宋体" w:hAnsi="宋体" w:cs="宋体"/>
          <w:kern w:val="0"/>
          <w:sz w:val="24"/>
          <w:szCs w:val="24"/>
        </w:rPr>
      </w:pPr>
      <w:r w:rsidRPr="00570826">
        <w:rPr>
          <w:rFonts w:ascii="宋体" w:eastAsia="宋体" w:hAnsi="宋体" w:cs="宋体"/>
          <w:kern w:val="0"/>
          <w:sz w:val="24"/>
          <w:szCs w:val="24"/>
        </w:rPr>
        <w:t xml:space="preserve">@Basic表示加载方式，fetch = FetchType.LAZY表示是懒加载 </w:t>
      </w:r>
    </w:p>
    <w:p w:rsidR="00B36ADC" w:rsidRDefault="00B36ADC" w:rsidP="00B36ADC">
      <w:pPr>
        <w:pStyle w:val="3"/>
      </w:pPr>
      <w:bookmarkStart w:id="1256" w:name="_Toc528832503"/>
      <w:r w:rsidRPr="00B36ADC">
        <w:rPr>
          <w:rFonts w:hint="eastAsia"/>
        </w:rPr>
        <w:t>时间戳</w:t>
      </w:r>
      <w:bookmarkEnd w:id="1256"/>
    </w:p>
    <w:p w:rsidR="00B36ADC" w:rsidRPr="00B36ADC" w:rsidRDefault="00B36ADC" w:rsidP="00B36ADC">
      <w:pPr>
        <w:widowControl/>
        <w:spacing w:before="100" w:beforeAutospacing="1" w:after="100" w:afterAutospacing="1"/>
        <w:jc w:val="left"/>
        <w:rPr>
          <w:rFonts w:ascii="宋体" w:eastAsia="宋体" w:hAnsi="宋体" w:cs="宋体"/>
          <w:kern w:val="0"/>
          <w:sz w:val="24"/>
          <w:szCs w:val="24"/>
        </w:rPr>
      </w:pPr>
      <w:r w:rsidRPr="00B36ADC">
        <w:rPr>
          <w:rFonts w:ascii="宋体" w:eastAsia="宋体" w:hAnsi="宋体" w:cs="宋体"/>
          <w:kern w:val="0"/>
          <w:sz w:val="24"/>
          <w:szCs w:val="24"/>
        </w:rPr>
        <w:t xml:space="preserve">@Temporal(TemporalType.TIMESTAMP) </w:t>
      </w:r>
    </w:p>
    <w:p w:rsidR="00B36ADC" w:rsidRPr="00B36ADC" w:rsidRDefault="00B36ADC" w:rsidP="00B36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6ADC">
        <w:rPr>
          <w:rFonts w:ascii="宋体" w:eastAsia="宋体" w:hAnsi="宋体" w:cs="宋体"/>
          <w:kern w:val="0"/>
          <w:sz w:val="24"/>
          <w:szCs w:val="24"/>
        </w:rPr>
        <w:t>@Temporal(TemporalType.TIMESTAMP)</w:t>
      </w:r>
    </w:p>
    <w:p w:rsidR="00B36ADC" w:rsidRPr="00B36ADC" w:rsidRDefault="00B36ADC" w:rsidP="00B36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6ADC">
        <w:rPr>
          <w:rFonts w:ascii="宋体" w:eastAsia="宋体" w:hAnsi="宋体" w:cs="宋体"/>
          <w:kern w:val="0"/>
          <w:sz w:val="24"/>
          <w:szCs w:val="24"/>
        </w:rPr>
        <w:t>@Column(name = "add_test_time", nullable = false)</w:t>
      </w:r>
    </w:p>
    <w:p w:rsidR="00B36ADC" w:rsidRPr="00B36ADC" w:rsidRDefault="00B36ADC" w:rsidP="00B36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6ADC">
        <w:rPr>
          <w:rFonts w:ascii="宋体" w:eastAsia="宋体" w:hAnsi="宋体" w:cs="宋体"/>
          <w:kern w:val="0"/>
          <w:sz w:val="24"/>
          <w:szCs w:val="24"/>
        </w:rPr>
        <w:t>private Date addTestTime;</w:t>
      </w:r>
    </w:p>
    <w:p w:rsidR="00B36ADC" w:rsidRPr="00B36ADC" w:rsidRDefault="00B36ADC" w:rsidP="00B36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36ADC" w:rsidRPr="00B36ADC" w:rsidRDefault="00B36ADC" w:rsidP="006B48A2">
      <w:pPr>
        <w:widowControl/>
        <w:numPr>
          <w:ilvl w:val="0"/>
          <w:numId w:val="28"/>
        </w:numPr>
        <w:spacing w:before="100" w:beforeAutospacing="1" w:after="100" w:afterAutospacing="1"/>
        <w:jc w:val="left"/>
        <w:rPr>
          <w:rFonts w:ascii="宋体" w:eastAsia="宋体" w:hAnsi="宋体" w:cs="宋体"/>
          <w:kern w:val="0"/>
          <w:sz w:val="24"/>
          <w:szCs w:val="24"/>
        </w:rPr>
      </w:pPr>
      <w:r w:rsidRPr="00B36ADC">
        <w:rPr>
          <w:rFonts w:ascii="宋体" w:eastAsia="宋体" w:hAnsi="宋体" w:cs="宋体"/>
          <w:kern w:val="0"/>
          <w:sz w:val="24"/>
          <w:szCs w:val="24"/>
        </w:rPr>
        <w:t xml:space="preserve">TemporalType.DATE是日期 </w:t>
      </w:r>
    </w:p>
    <w:p w:rsidR="00B36ADC" w:rsidRPr="00B36ADC" w:rsidRDefault="00B36ADC" w:rsidP="006B48A2">
      <w:pPr>
        <w:widowControl/>
        <w:numPr>
          <w:ilvl w:val="0"/>
          <w:numId w:val="28"/>
        </w:numPr>
        <w:spacing w:before="100" w:beforeAutospacing="1" w:after="100" w:afterAutospacing="1"/>
        <w:jc w:val="left"/>
        <w:rPr>
          <w:rFonts w:ascii="宋体" w:eastAsia="宋体" w:hAnsi="宋体" w:cs="宋体"/>
          <w:kern w:val="0"/>
          <w:sz w:val="24"/>
          <w:szCs w:val="24"/>
        </w:rPr>
      </w:pPr>
      <w:r w:rsidRPr="00B36ADC">
        <w:rPr>
          <w:rFonts w:ascii="宋体" w:eastAsia="宋体" w:hAnsi="宋体" w:cs="宋体"/>
          <w:kern w:val="0"/>
          <w:sz w:val="24"/>
          <w:szCs w:val="24"/>
        </w:rPr>
        <w:t xml:space="preserve">TemporalType.TIME是时间 </w:t>
      </w:r>
    </w:p>
    <w:p w:rsidR="00B36ADC" w:rsidRPr="00B36ADC" w:rsidRDefault="00B36ADC" w:rsidP="006B48A2">
      <w:pPr>
        <w:widowControl/>
        <w:numPr>
          <w:ilvl w:val="0"/>
          <w:numId w:val="28"/>
        </w:numPr>
        <w:spacing w:before="100" w:beforeAutospacing="1" w:after="100" w:afterAutospacing="1"/>
        <w:jc w:val="left"/>
        <w:rPr>
          <w:rFonts w:ascii="宋体" w:eastAsia="宋体" w:hAnsi="宋体" w:cs="宋体"/>
          <w:kern w:val="0"/>
          <w:sz w:val="24"/>
          <w:szCs w:val="24"/>
        </w:rPr>
      </w:pPr>
      <w:r w:rsidRPr="00B36ADC">
        <w:rPr>
          <w:rFonts w:ascii="宋体" w:eastAsia="宋体" w:hAnsi="宋体" w:cs="宋体"/>
          <w:kern w:val="0"/>
          <w:sz w:val="24"/>
          <w:szCs w:val="24"/>
        </w:rPr>
        <w:t xml:space="preserve">TemporalType.TIMESTAMP是日期和时间 </w:t>
      </w:r>
    </w:p>
    <w:p w:rsidR="00F77625" w:rsidRDefault="00F77625" w:rsidP="00B36ADC">
      <w:pPr>
        <w:pStyle w:val="1"/>
      </w:pPr>
      <w:bookmarkStart w:id="1257" w:name="_Toc528832504"/>
      <w:r>
        <w:rPr>
          <w:rFonts w:hint="eastAsia"/>
        </w:rPr>
        <w:t>Dao</w:t>
      </w:r>
      <w:bookmarkEnd w:id="1257"/>
    </w:p>
    <w:p w:rsidR="00B36ADC" w:rsidRDefault="00B36ADC" w:rsidP="00B36ADC">
      <w:pPr>
        <w:pStyle w:val="2"/>
      </w:pPr>
      <w:bookmarkStart w:id="1258" w:name="_Toc528832505"/>
      <w:r>
        <w:rPr>
          <w:rFonts w:hint="eastAsia"/>
        </w:rPr>
        <w:t>概述</w:t>
      </w:r>
      <w:bookmarkEnd w:id="1258"/>
    </w:p>
    <w:p w:rsidR="00B36ADC" w:rsidRDefault="00B36ADC" w:rsidP="00B36ADC">
      <w:pPr>
        <w:rPr>
          <w:rFonts w:ascii="宋体" w:eastAsia="宋体" w:hAnsi="宋体"/>
          <w:sz w:val="24"/>
          <w:szCs w:val="24"/>
        </w:rPr>
      </w:pPr>
      <w:r w:rsidRPr="00B36ADC">
        <w:rPr>
          <w:rFonts w:ascii="宋体" w:eastAsia="宋体" w:hAnsi="宋体"/>
          <w:sz w:val="24"/>
          <w:szCs w:val="24"/>
        </w:rPr>
        <w:t>Dao层用于数据访问</w:t>
      </w:r>
    </w:p>
    <w:p w:rsidR="00B36ADC" w:rsidRPr="00B36ADC" w:rsidRDefault="00B36ADC" w:rsidP="00B36ADC">
      <w:pPr>
        <w:rPr>
          <w:rFonts w:ascii="宋体" w:eastAsia="宋体" w:hAnsi="宋体"/>
          <w:sz w:val="24"/>
          <w:szCs w:val="24"/>
        </w:rPr>
      </w:pPr>
    </w:p>
    <w:p w:rsidR="00F77625" w:rsidRDefault="00F77625" w:rsidP="00B36ADC">
      <w:pPr>
        <w:pStyle w:val="2"/>
      </w:pPr>
      <w:bookmarkStart w:id="1259" w:name="_Toc528832506"/>
      <w:r w:rsidRPr="009612A2">
        <w:rPr>
          <w:rFonts w:hint="eastAsia"/>
        </w:rPr>
        <w:lastRenderedPageBreak/>
        <w:t>配置文件</w:t>
      </w:r>
      <w:r w:rsidRPr="009612A2">
        <w:rPr>
          <w:rFonts w:hint="eastAsia"/>
        </w:rPr>
        <w:t>build.gradle</w:t>
      </w:r>
      <w:bookmarkEnd w:id="1259"/>
    </w:p>
    <w:p w:rsidR="00113979" w:rsidRDefault="00113979" w:rsidP="00B36ADC">
      <w:pPr>
        <w:pStyle w:val="3"/>
        <w:rPr>
          <w:ins w:id="1260" w:author="Jamson" w:date="2018-11-01T10:05:00Z"/>
        </w:rPr>
      </w:pPr>
      <w:bookmarkStart w:id="1261" w:name="_Toc528832507"/>
      <w:ins w:id="1262" w:author="Jamson" w:date="2018-11-01T10:05:00Z">
        <w:r>
          <w:rPr>
            <w:rFonts w:hint="eastAsia"/>
          </w:rPr>
          <w:t>添加插件</w:t>
        </w:r>
        <w:bookmarkEnd w:id="1261"/>
      </w:ins>
    </w:p>
    <w:p w:rsidR="00113979" w:rsidRDefault="00113979" w:rsidP="00113979">
      <w:pPr>
        <w:pStyle w:val="HTML"/>
        <w:shd w:val="clear" w:color="auto" w:fill="D8FFDD"/>
        <w:rPr>
          <w:ins w:id="1263" w:author="Jamson" w:date="2018-11-01T10:05:00Z"/>
          <w:color w:val="000000"/>
          <w:sz w:val="21"/>
          <w:szCs w:val="21"/>
        </w:rPr>
      </w:pPr>
      <w:ins w:id="1264" w:author="Jamson" w:date="2018-11-01T10:05:00Z">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'java'</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'org.springframework.boot'</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'io.spring.dependency-management'</w:t>
        </w:r>
      </w:ins>
    </w:p>
    <w:p w:rsidR="00113979" w:rsidRPr="00113979" w:rsidRDefault="00113979" w:rsidP="00113979">
      <w:pPr>
        <w:rPr>
          <w:ins w:id="1265" w:author="Jamson" w:date="2018-11-01T10:05:00Z"/>
          <w:rFonts w:hint="eastAsia"/>
          <w:rPrChange w:id="1266" w:author="Jamson" w:date="2018-11-01T10:05:00Z">
            <w:rPr>
              <w:ins w:id="1267" w:author="Jamson" w:date="2018-11-01T10:05:00Z"/>
            </w:rPr>
          </w:rPrChange>
        </w:rPr>
        <w:pPrChange w:id="1268" w:author="Jamson" w:date="2018-11-01T10:05:00Z">
          <w:pPr>
            <w:pStyle w:val="3"/>
          </w:pPr>
        </w:pPrChange>
      </w:pPr>
    </w:p>
    <w:p w:rsidR="00F77625" w:rsidRDefault="00113979" w:rsidP="00B36ADC">
      <w:pPr>
        <w:pStyle w:val="3"/>
      </w:pPr>
      <w:bookmarkStart w:id="1269" w:name="_Toc528832508"/>
      <w:r>
        <w:rPr>
          <w:rFonts w:hint="eastAsia"/>
        </w:rPr>
        <w:t>编码</w:t>
      </w:r>
      <w:bookmarkEnd w:id="1269"/>
    </w:p>
    <w:p w:rsidR="00F77625" w:rsidRPr="00B36ADC" w:rsidRDefault="00F77625" w:rsidP="00F77625">
      <w:pPr>
        <w:rPr>
          <w:rFonts w:ascii="宋体" w:eastAsia="宋体" w:hAnsi="宋体"/>
          <w:sz w:val="24"/>
          <w:szCs w:val="24"/>
        </w:rPr>
      </w:pPr>
      <w:r w:rsidRPr="00B36ADC">
        <w:rPr>
          <w:rFonts w:ascii="宋体" w:eastAsia="宋体" w:hAnsi="宋体" w:hint="eastAsia"/>
          <w:sz w:val="24"/>
          <w:szCs w:val="24"/>
        </w:rPr>
        <w:t>//java编译的时候缺省状态下会因为中文字符而失败</w:t>
      </w:r>
    </w:p>
    <w:p w:rsidR="00F77625" w:rsidRPr="00B36ADC" w:rsidRDefault="00F77625" w:rsidP="00F77625">
      <w:pPr>
        <w:rPr>
          <w:rFonts w:ascii="宋体" w:eastAsia="宋体" w:hAnsi="宋体"/>
          <w:sz w:val="24"/>
          <w:szCs w:val="24"/>
        </w:rPr>
      </w:pPr>
      <w:r w:rsidRPr="00B36ADC">
        <w:rPr>
          <w:rFonts w:ascii="宋体" w:eastAsia="宋体" w:hAnsi="宋体"/>
          <w:sz w:val="24"/>
          <w:szCs w:val="24"/>
        </w:rPr>
        <w:t>[compileJava, compileTestJava, javadoc]*.options*.encoding = 'UTF-8'</w:t>
      </w:r>
    </w:p>
    <w:p w:rsidR="00113979" w:rsidRPr="00113979" w:rsidRDefault="00F77625" w:rsidP="00113979">
      <w:pPr>
        <w:pStyle w:val="3"/>
        <w:rPr>
          <w:rFonts w:hint="eastAsia"/>
          <w:rPrChange w:id="1270" w:author="Jamson" w:date="2018-11-01T10:06:00Z">
            <w:rPr/>
          </w:rPrChange>
        </w:rPr>
        <w:pPrChange w:id="1271" w:author="Jamson" w:date="2018-11-01T10:06:00Z">
          <w:pPr>
            <w:pStyle w:val="3"/>
          </w:pPr>
        </w:pPrChange>
      </w:pPr>
      <w:bookmarkStart w:id="1272" w:name="_Toc528832509"/>
      <w:r w:rsidRPr="00BC5B1C">
        <w:rPr>
          <w:rFonts w:hint="eastAsia"/>
        </w:rPr>
        <w:t>添加依赖</w:t>
      </w:r>
      <w:bookmarkEnd w:id="1272"/>
    </w:p>
    <w:p w:rsidR="00B36ADC" w:rsidRPr="00B36ADC" w:rsidRDefault="00B36ADC" w:rsidP="00B36ADC">
      <w:pPr>
        <w:rPr>
          <w:rFonts w:ascii="宋体" w:eastAsia="宋体" w:hAnsi="宋体"/>
          <w:sz w:val="24"/>
          <w:szCs w:val="24"/>
        </w:rPr>
      </w:pPr>
      <w:r w:rsidRPr="00B36ADC">
        <w:rPr>
          <w:rFonts w:ascii="宋体" w:eastAsia="宋体" w:hAnsi="宋体"/>
          <w:sz w:val="24"/>
          <w:szCs w:val="24"/>
        </w:rPr>
        <w:t>依赖core的</w:t>
      </w:r>
      <w:r>
        <w:rPr>
          <w:rFonts w:ascii="宋体" w:eastAsia="宋体" w:hAnsi="宋体"/>
          <w:sz w:val="24"/>
          <w:szCs w:val="24"/>
        </w:rPr>
        <w:t>dao</w:t>
      </w:r>
    </w:p>
    <w:p w:rsidR="00F77625" w:rsidRPr="00B36ADC" w:rsidRDefault="00F77625" w:rsidP="00F77625">
      <w:pPr>
        <w:pStyle w:val="HTML"/>
        <w:shd w:val="clear" w:color="auto" w:fill="F7F7F7"/>
        <w:rPr>
          <w:rStyle w:val="HTML0"/>
          <w:color w:val="333333"/>
          <w:bdr w:val="none" w:sz="0" w:space="0" w:color="auto" w:frame="1"/>
        </w:rPr>
      </w:pPr>
      <w:r w:rsidRPr="00B36ADC">
        <w:rPr>
          <w:rStyle w:val="hljs-keyword"/>
          <w:b/>
          <w:bCs/>
          <w:color w:val="333333"/>
          <w:bdr w:val="none" w:sz="0" w:space="0" w:color="auto" w:frame="1"/>
        </w:rPr>
        <w:t>dependencies</w:t>
      </w:r>
      <w:r w:rsidRPr="00B36ADC">
        <w:rPr>
          <w:rStyle w:val="HTML0"/>
          <w:color w:val="333333"/>
          <w:bdr w:val="none" w:sz="0" w:space="0" w:color="auto" w:frame="1"/>
        </w:rPr>
        <w:t xml:space="preserve"> {</w:t>
      </w:r>
    </w:p>
    <w:p w:rsidR="00F77625" w:rsidRPr="00B36ADC" w:rsidRDefault="00F77625" w:rsidP="00F77625">
      <w:pPr>
        <w:pStyle w:val="HTML"/>
        <w:shd w:val="clear" w:color="auto" w:fill="F7F7F7"/>
        <w:rPr>
          <w:rStyle w:val="HTML0"/>
          <w:color w:val="333333"/>
          <w:bdr w:val="none" w:sz="0" w:space="0" w:color="auto" w:frame="1"/>
        </w:rPr>
      </w:pPr>
      <w:r w:rsidRPr="00B36ADC">
        <w:rPr>
          <w:rStyle w:val="HTML0"/>
          <w:color w:val="333333"/>
          <w:bdr w:val="none" w:sz="0" w:space="0" w:color="auto" w:frame="1"/>
        </w:rPr>
        <w:t xml:space="preserve">    </w:t>
      </w:r>
      <w:r w:rsidRPr="00B36ADC">
        <w:rPr>
          <w:rStyle w:val="hljs-comment"/>
          <w:i/>
          <w:iCs/>
          <w:color w:val="999988"/>
          <w:bdr w:val="none" w:sz="0" w:space="0" w:color="auto" w:frame="1"/>
        </w:rPr>
        <w:t>//括号里写‘:项目名-entity’</w:t>
      </w:r>
    </w:p>
    <w:p w:rsidR="00F77625" w:rsidRPr="00B36ADC" w:rsidRDefault="00F77625" w:rsidP="00F77625">
      <w:pPr>
        <w:pStyle w:val="HTML"/>
        <w:shd w:val="clear" w:color="auto" w:fill="F7F7F7"/>
        <w:rPr>
          <w:rStyle w:val="HTML0"/>
          <w:color w:val="333333"/>
          <w:bdr w:val="none" w:sz="0" w:space="0" w:color="auto" w:frame="1"/>
        </w:rPr>
      </w:pPr>
      <w:r w:rsidRPr="00B36ADC">
        <w:rPr>
          <w:rStyle w:val="HTML0"/>
          <w:color w:val="333333"/>
          <w:bdr w:val="none" w:sz="0" w:space="0" w:color="auto" w:frame="1"/>
        </w:rPr>
        <w:t xml:space="preserve">    </w:t>
      </w:r>
      <w:r w:rsidRPr="00B36ADC">
        <w:rPr>
          <w:rStyle w:val="hljs-keyword"/>
          <w:b/>
          <w:bCs/>
          <w:color w:val="333333"/>
          <w:bdr w:val="none" w:sz="0" w:space="0" w:color="auto" w:frame="1"/>
        </w:rPr>
        <w:t>compile</w:t>
      </w:r>
      <w:r w:rsidRPr="00B36ADC">
        <w:rPr>
          <w:rStyle w:val="HTML0"/>
          <w:color w:val="333333"/>
          <w:bdr w:val="none" w:sz="0" w:space="0" w:color="auto" w:frame="1"/>
        </w:rPr>
        <w:t xml:space="preserve"> </w:t>
      </w:r>
      <w:r w:rsidRPr="00B36ADC">
        <w:rPr>
          <w:rStyle w:val="hljs-keyword"/>
          <w:b/>
          <w:bCs/>
          <w:color w:val="333333"/>
          <w:bdr w:val="none" w:sz="0" w:space="0" w:color="auto" w:frame="1"/>
        </w:rPr>
        <w:t>project</w:t>
      </w:r>
      <w:r w:rsidRPr="00B36ADC">
        <w:rPr>
          <w:rStyle w:val="HTML0"/>
          <w:color w:val="333333"/>
          <w:bdr w:val="none" w:sz="0" w:space="0" w:color="auto" w:frame="1"/>
        </w:rPr>
        <w:t>(</w:t>
      </w:r>
      <w:r w:rsidRPr="00B36ADC">
        <w:rPr>
          <w:rStyle w:val="hljs-string"/>
          <w:color w:val="DD1144"/>
          <w:bdr w:val="none" w:sz="0" w:space="0" w:color="auto" w:frame="1"/>
        </w:rPr>
        <w:t>':demoapp-entity'</w:t>
      </w:r>
      <w:r w:rsidRPr="00B36ADC">
        <w:rPr>
          <w:rStyle w:val="HTML0"/>
          <w:color w:val="333333"/>
          <w:bdr w:val="none" w:sz="0" w:space="0" w:color="auto" w:frame="1"/>
        </w:rPr>
        <w:t>)</w:t>
      </w:r>
    </w:p>
    <w:p w:rsidR="00F77625" w:rsidRPr="00B36ADC" w:rsidRDefault="00F77625" w:rsidP="00F77625">
      <w:pPr>
        <w:pStyle w:val="HTML"/>
        <w:shd w:val="clear" w:color="auto" w:fill="F7F7F7"/>
        <w:rPr>
          <w:rStyle w:val="HTML0"/>
          <w:color w:val="333333"/>
          <w:bdr w:val="none" w:sz="0" w:space="0" w:color="auto" w:frame="1"/>
        </w:rPr>
      </w:pPr>
    </w:p>
    <w:p w:rsidR="00113979" w:rsidRDefault="00113979" w:rsidP="00113979">
      <w:pPr>
        <w:pStyle w:val="HTML"/>
        <w:shd w:val="clear" w:color="auto" w:fill="D8FFDD"/>
        <w:rPr>
          <w:ins w:id="1273" w:author="Jamson" w:date="2018-11-01T10:05:00Z"/>
          <w:color w:val="000000"/>
          <w:sz w:val="21"/>
          <w:szCs w:val="21"/>
        </w:rPr>
      </w:pPr>
      <w:ins w:id="1274" w:author="Jamson" w:date="2018-11-01T10:05:00Z">
        <w:r>
          <w:rPr>
            <w:rFonts w:hint="eastAsia"/>
            <w:color w:val="000000"/>
            <w:sz w:val="21"/>
            <w:szCs w:val="21"/>
          </w:rPr>
          <w:t>compile(</w:t>
        </w:r>
        <w:r>
          <w:rPr>
            <w:rFonts w:hint="eastAsia"/>
            <w:color w:val="000000"/>
            <w:sz w:val="21"/>
            <w:szCs w:val="21"/>
          </w:rPr>
          <w:br/>
          <w:t xml:space="preserve">        </w:t>
        </w:r>
        <w:r>
          <w:rPr>
            <w:rFonts w:hint="eastAsia"/>
            <w:b/>
            <w:bCs/>
            <w:color w:val="008000"/>
            <w:sz w:val="21"/>
            <w:szCs w:val="21"/>
          </w:rPr>
          <w:t>"org.springframework.boot:spring-boot-starter"</w:t>
        </w:r>
        <w:r>
          <w:rPr>
            <w:rFonts w:hint="eastAsia"/>
            <w:color w:val="000000"/>
            <w:sz w:val="21"/>
            <w:szCs w:val="21"/>
          </w:rPr>
          <w:t>,</w:t>
        </w:r>
        <w:r>
          <w:rPr>
            <w:rFonts w:hint="eastAsia"/>
            <w:color w:val="000000"/>
            <w:sz w:val="21"/>
            <w:szCs w:val="21"/>
          </w:rPr>
          <w:br/>
          <w:t xml:space="preserve">        </w:t>
        </w:r>
        <w:r>
          <w:rPr>
            <w:rFonts w:hint="eastAsia"/>
            <w:b/>
            <w:bCs/>
            <w:color w:val="008000"/>
            <w:sz w:val="21"/>
            <w:szCs w:val="21"/>
          </w:rPr>
          <w:t>"com.ecmp:jpa-ecmp-spring-boot-starter:</w:t>
        </w:r>
        <w:r>
          <w:rPr>
            <w:rFonts w:hint="eastAsia"/>
            <w:color w:val="000000"/>
            <w:sz w:val="21"/>
            <w:szCs w:val="21"/>
          </w:rPr>
          <w:t>$ecmp_version</w:t>
        </w:r>
        <w:r>
          <w:rPr>
            <w:rFonts w:hint="eastAsia"/>
            <w:b/>
            <w:bCs/>
            <w:color w:val="008000"/>
            <w:sz w:val="21"/>
            <w:szCs w:val="21"/>
          </w:rPr>
          <w:t>"</w:t>
        </w:r>
        <w:r>
          <w:rPr>
            <w:rFonts w:hint="eastAsia"/>
            <w:b/>
            <w:bCs/>
            <w:color w:val="008000"/>
            <w:sz w:val="21"/>
            <w:szCs w:val="21"/>
          </w:rPr>
          <w:br/>
        </w:r>
        <w:r>
          <w:rPr>
            <w:rFonts w:hint="eastAsia"/>
            <w:color w:val="000000"/>
            <w:sz w:val="21"/>
            <w:szCs w:val="21"/>
          </w:rPr>
          <w:t>)</w:t>
        </w:r>
      </w:ins>
    </w:p>
    <w:p w:rsidR="00F77625" w:rsidRPr="00B36ADC" w:rsidDel="00113979" w:rsidRDefault="00F77625" w:rsidP="00F77625">
      <w:pPr>
        <w:pStyle w:val="HTML"/>
        <w:shd w:val="clear" w:color="auto" w:fill="F7F7F7"/>
        <w:rPr>
          <w:del w:id="1275" w:author="Jamson" w:date="2018-11-01T10:05:00Z"/>
          <w:rStyle w:val="HTML0"/>
          <w:color w:val="333333"/>
          <w:bdr w:val="none" w:sz="0" w:space="0" w:color="auto" w:frame="1"/>
        </w:rPr>
      </w:pPr>
      <w:del w:id="1276" w:author="Jamson" w:date="2018-11-01T10:05:00Z">
        <w:r w:rsidRPr="00B36ADC" w:rsidDel="00113979">
          <w:rPr>
            <w:rStyle w:val="HTML0"/>
            <w:color w:val="333333"/>
            <w:bdr w:val="none" w:sz="0" w:space="0" w:color="auto" w:frame="1"/>
          </w:rPr>
          <w:delText xml:space="preserve">    </w:delText>
        </w:r>
        <w:r w:rsidRPr="00B36ADC" w:rsidDel="00113979">
          <w:rPr>
            <w:rStyle w:val="hljs-keyword"/>
            <w:b/>
            <w:bCs/>
            <w:color w:val="333333"/>
            <w:bdr w:val="none" w:sz="0" w:space="0" w:color="auto" w:frame="1"/>
          </w:rPr>
          <w:delText>compile</w:delText>
        </w:r>
        <w:r w:rsidRPr="00B36ADC" w:rsidDel="00113979">
          <w:rPr>
            <w:rStyle w:val="HTML0"/>
            <w:color w:val="333333"/>
            <w:bdr w:val="none" w:sz="0" w:space="0" w:color="auto" w:frame="1"/>
          </w:rPr>
          <w:delText>(</w:delText>
        </w:r>
      </w:del>
    </w:p>
    <w:p w:rsidR="00F77625" w:rsidRPr="00B36ADC" w:rsidDel="00113979" w:rsidRDefault="00F77625" w:rsidP="00F77625">
      <w:pPr>
        <w:pStyle w:val="HTML"/>
        <w:shd w:val="clear" w:color="auto" w:fill="F7F7F7"/>
        <w:rPr>
          <w:del w:id="1277" w:author="Jamson" w:date="2018-11-01T10:05:00Z"/>
          <w:rStyle w:val="HTML0"/>
          <w:color w:val="333333"/>
          <w:bdr w:val="none" w:sz="0" w:space="0" w:color="auto" w:frame="1"/>
        </w:rPr>
      </w:pPr>
      <w:del w:id="1278" w:author="Jamson" w:date="2018-11-01T10:05:00Z">
        <w:r w:rsidRPr="00B36ADC" w:rsidDel="00113979">
          <w:rPr>
            <w:rStyle w:val="HTML0"/>
            <w:color w:val="333333"/>
            <w:bdr w:val="none" w:sz="0" w:space="0" w:color="auto" w:frame="1"/>
          </w:rPr>
          <w:delText xml:space="preserve">            </w:delText>
        </w:r>
        <w:r w:rsidRPr="00B36ADC" w:rsidDel="00113979">
          <w:rPr>
            <w:rStyle w:val="hljs-string"/>
            <w:color w:val="DD1144"/>
            <w:bdr w:val="none" w:sz="0" w:space="0" w:color="auto" w:frame="1"/>
          </w:rPr>
          <w:delText>"com.ecmp:core-dao:$core_version"</w:delText>
        </w:r>
      </w:del>
    </w:p>
    <w:p w:rsidR="00F77625" w:rsidRPr="00B36ADC" w:rsidDel="00113979" w:rsidRDefault="00F77625" w:rsidP="00F77625">
      <w:pPr>
        <w:pStyle w:val="HTML"/>
        <w:shd w:val="clear" w:color="auto" w:fill="F7F7F7"/>
        <w:rPr>
          <w:del w:id="1279" w:author="Jamson" w:date="2018-11-01T10:05:00Z"/>
          <w:rStyle w:val="HTML0"/>
          <w:color w:val="333333"/>
          <w:bdr w:val="none" w:sz="0" w:space="0" w:color="auto" w:frame="1"/>
        </w:rPr>
      </w:pPr>
      <w:del w:id="1280" w:author="Jamson" w:date="2018-11-01T10:05:00Z">
        <w:r w:rsidRPr="00B36ADC" w:rsidDel="00113979">
          <w:rPr>
            <w:rStyle w:val="HTML0"/>
            <w:color w:val="333333"/>
            <w:bdr w:val="none" w:sz="0" w:space="0" w:color="auto" w:frame="1"/>
          </w:rPr>
          <w:delText xml:space="preserve">    )</w:delText>
        </w:r>
      </w:del>
    </w:p>
    <w:p w:rsidR="00113979" w:rsidRPr="00113979" w:rsidRDefault="00F77625" w:rsidP="00F77625">
      <w:pPr>
        <w:pStyle w:val="HTML"/>
        <w:shd w:val="clear" w:color="auto" w:fill="F7F7F7"/>
        <w:rPr>
          <w:rFonts w:hint="eastAsia"/>
          <w:color w:val="333333"/>
          <w:bdr w:val="none" w:sz="0" w:space="0" w:color="auto" w:frame="1"/>
          <w:rPrChange w:id="1281" w:author="Jamson" w:date="2018-11-01T10:06:00Z">
            <w:rPr>
              <w:color w:val="333333"/>
            </w:rPr>
          </w:rPrChange>
        </w:rPr>
      </w:pPr>
      <w:r w:rsidRPr="00B36ADC">
        <w:rPr>
          <w:rStyle w:val="HTML0"/>
          <w:color w:val="333333"/>
          <w:bdr w:val="none" w:sz="0" w:space="0" w:color="auto" w:frame="1"/>
        </w:rPr>
        <w:t>}</w:t>
      </w:r>
    </w:p>
    <w:p w:rsidR="00456C22" w:rsidRDefault="00456C22" w:rsidP="00456C22">
      <w:pPr>
        <w:pStyle w:val="3"/>
        <w:rPr>
          <w:ins w:id="1282" w:author="Jamson" w:date="2018-11-01T10:16:00Z"/>
        </w:rPr>
        <w:pPrChange w:id="1283" w:author="Jamson" w:date="2018-11-01T10:16:00Z">
          <w:pPr>
            <w:pStyle w:val="2"/>
          </w:pPr>
        </w:pPrChange>
      </w:pPr>
      <w:bookmarkStart w:id="1284" w:name="_Toc528832510"/>
      <w:ins w:id="1285" w:author="Jamson" w:date="2018-11-01T10:16:00Z">
        <w:r>
          <w:rPr>
            <w:rFonts w:hint="eastAsia"/>
          </w:rPr>
          <w:t>打包</w:t>
        </w:r>
        <w:bookmarkEnd w:id="1284"/>
      </w:ins>
    </w:p>
    <w:p w:rsidR="00456C22" w:rsidRDefault="00456C22" w:rsidP="00456C22">
      <w:pPr>
        <w:pStyle w:val="HTML"/>
        <w:shd w:val="clear" w:color="auto" w:fill="D8FFDD"/>
        <w:rPr>
          <w:ins w:id="1286" w:author="Jamson" w:date="2018-11-01T10:16:00Z"/>
          <w:color w:val="000000"/>
          <w:sz w:val="21"/>
          <w:szCs w:val="21"/>
        </w:rPr>
      </w:pPr>
      <w:ins w:id="1287" w:author="Jamson" w:date="2018-11-01T10:16:00Z">
        <w:r>
          <w:rPr>
            <w:rFonts w:hint="eastAsia"/>
            <w:color w:val="000000"/>
            <w:sz w:val="21"/>
            <w:szCs w:val="21"/>
          </w:rPr>
          <w:t>jar {</w:t>
        </w:r>
        <w:r>
          <w:rPr>
            <w:rFonts w:hint="eastAsia"/>
            <w:color w:val="000000"/>
            <w:sz w:val="21"/>
            <w:szCs w:val="21"/>
          </w:rPr>
          <w:br/>
          <w:t xml:space="preserve">    manifest {</w:t>
        </w:r>
        <w:r>
          <w:rPr>
            <w:rFonts w:hint="eastAsia"/>
            <w:color w:val="000000"/>
            <w:sz w:val="21"/>
            <w:szCs w:val="21"/>
          </w:rPr>
          <w:br/>
          <w:t xml:space="preserve">        attributes(</w:t>
        </w:r>
        <w:r>
          <w:rPr>
            <w:rFonts w:hint="eastAsia"/>
            <w:b/>
            <w:bCs/>
            <w:color w:val="008000"/>
            <w:sz w:val="21"/>
            <w:szCs w:val="21"/>
          </w:rPr>
          <w:t>"Manifest-Version"</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$project.version</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"Extension-Name"</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$project.name</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"Build-Time"</w:t>
        </w:r>
        <w:r>
          <w:rPr>
            <w:rFonts w:hint="eastAsia"/>
            <w:color w:val="000000"/>
            <w:sz w:val="21"/>
            <w:szCs w:val="21"/>
          </w:rPr>
          <w:t xml:space="preserve">: </w:t>
        </w:r>
        <w:r>
          <w:rPr>
            <w:rFonts w:hint="eastAsia"/>
            <w:b/>
            <w:bCs/>
            <w:color w:val="000043"/>
            <w:sz w:val="21"/>
            <w:szCs w:val="21"/>
          </w:rPr>
          <w:t xml:space="preserve">new </w:t>
        </w:r>
        <w:r>
          <w:rPr>
            <w:rFonts w:hint="eastAsia"/>
            <w:color w:val="000000"/>
            <w:sz w:val="21"/>
            <w:szCs w:val="21"/>
          </w:rPr>
          <w:t>Date().format(</w:t>
        </w:r>
        <w:r>
          <w:rPr>
            <w:rFonts w:hint="eastAsia"/>
            <w:b/>
            <w:bCs/>
            <w:color w:val="008000"/>
            <w:sz w:val="21"/>
            <w:szCs w:val="21"/>
          </w:rPr>
          <w:t>"yyyy-MM-dd HH:mm:ss"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enabled = </w:t>
        </w:r>
        <w:r>
          <w:rPr>
            <w:rFonts w:hint="eastAsia"/>
            <w:b/>
            <w:bCs/>
            <w:color w:val="000043"/>
            <w:sz w:val="21"/>
            <w:szCs w:val="21"/>
          </w:rPr>
          <w:t>true</w:t>
        </w:r>
        <w:r>
          <w:rPr>
            <w:rFonts w:hint="eastAsia"/>
            <w:b/>
            <w:bCs/>
            <w:color w:val="000043"/>
            <w:sz w:val="21"/>
            <w:szCs w:val="21"/>
          </w:rPr>
          <w:br/>
        </w:r>
        <w:r>
          <w:rPr>
            <w:rFonts w:hint="eastAsia"/>
            <w:color w:val="000000"/>
            <w:sz w:val="21"/>
            <w:szCs w:val="21"/>
          </w:rPr>
          <w:t>}</w:t>
        </w:r>
      </w:ins>
    </w:p>
    <w:p w:rsidR="00456C22" w:rsidRPr="00456C22" w:rsidRDefault="00456C22" w:rsidP="00456C22">
      <w:pPr>
        <w:rPr>
          <w:ins w:id="1288" w:author="Jamson" w:date="2018-11-01T10:16:00Z"/>
          <w:rFonts w:hint="eastAsia"/>
          <w:rPrChange w:id="1289" w:author="Jamson" w:date="2018-11-01T10:16:00Z">
            <w:rPr>
              <w:ins w:id="1290" w:author="Jamson" w:date="2018-11-01T10:16:00Z"/>
            </w:rPr>
          </w:rPrChange>
        </w:rPr>
        <w:pPrChange w:id="1291" w:author="Jamson" w:date="2018-11-01T10:16:00Z">
          <w:pPr>
            <w:pStyle w:val="2"/>
          </w:pPr>
        </w:pPrChange>
      </w:pPr>
    </w:p>
    <w:p w:rsidR="00F77625" w:rsidRDefault="00456C22" w:rsidP="00AB6C2A">
      <w:pPr>
        <w:pStyle w:val="2"/>
      </w:pPr>
      <w:bookmarkStart w:id="1292" w:name="_Toc528832511"/>
      <w:r>
        <w:rPr>
          <w:rFonts w:hint="eastAsia"/>
        </w:rPr>
        <w:lastRenderedPageBreak/>
        <w:t>命名规则</w:t>
      </w:r>
      <w:bookmarkEnd w:id="1292"/>
    </w:p>
    <w:p w:rsidR="00F77625" w:rsidRPr="00AB6C2A" w:rsidRDefault="00AB6C2A" w:rsidP="00AB6C2A">
      <w:pPr>
        <w:rPr>
          <w:sz w:val="24"/>
          <w:szCs w:val="24"/>
        </w:rPr>
      </w:pPr>
      <w:r w:rsidRPr="00AB6C2A">
        <w:rPr>
          <w:rFonts w:hint="eastAsia"/>
          <w:sz w:val="24"/>
          <w:szCs w:val="24"/>
        </w:rPr>
        <w:t>接口命名按照“实体名”</w:t>
      </w:r>
      <w:r w:rsidRPr="00AB6C2A">
        <w:rPr>
          <w:sz w:val="24"/>
          <w:szCs w:val="24"/>
        </w:rPr>
        <w:t>+“Dao”的方式</w:t>
      </w:r>
    </w:p>
    <w:p w:rsidR="00F77625" w:rsidRDefault="00F77625" w:rsidP="00AB6C2A">
      <w:pPr>
        <w:pStyle w:val="2"/>
      </w:pPr>
      <w:bookmarkStart w:id="1293" w:name="_Toc528832512"/>
      <w:r>
        <w:rPr>
          <w:rFonts w:hint="eastAsia"/>
        </w:rPr>
        <w:t>接口注解</w:t>
      </w:r>
      <w:bookmarkEnd w:id="1293"/>
    </w:p>
    <w:p w:rsidR="00F77625" w:rsidRDefault="00F77625" w:rsidP="00F77625">
      <w:pPr>
        <w:rPr>
          <w:sz w:val="24"/>
          <w:szCs w:val="24"/>
        </w:rPr>
      </w:pPr>
      <w:r w:rsidRPr="00733EF4">
        <w:rPr>
          <w:rFonts w:hint="eastAsia"/>
          <w:sz w:val="24"/>
          <w:szCs w:val="24"/>
        </w:rPr>
        <w:t>@Repository</w:t>
      </w:r>
      <w:r w:rsidRPr="00733EF4">
        <w:rPr>
          <w:sz w:val="24"/>
          <w:szCs w:val="24"/>
        </w:rPr>
        <w:t>用于标注数据访问组件</w:t>
      </w:r>
    </w:p>
    <w:p w:rsidR="00AB6C2A" w:rsidRDefault="00AB6C2A" w:rsidP="00AB6C2A">
      <w:pPr>
        <w:pStyle w:val="HTML"/>
        <w:rPr>
          <w:rStyle w:val="HTML0"/>
        </w:rPr>
      </w:pPr>
      <w:r>
        <w:rPr>
          <w:rStyle w:val="HTML0"/>
        </w:rPr>
        <w:t>@Repository</w:t>
      </w:r>
    </w:p>
    <w:p w:rsidR="00AB6C2A" w:rsidRPr="00AB6C2A" w:rsidRDefault="00AB6C2A" w:rsidP="00AB6C2A">
      <w:pPr>
        <w:pStyle w:val="HTML"/>
      </w:pPr>
      <w:r>
        <w:rPr>
          <w:rStyle w:val="HTML0"/>
        </w:rPr>
        <w:t>public interface DemoGeneralDao extends BaseEntityDao&lt;DemoGeneral&gt; {}</w:t>
      </w:r>
    </w:p>
    <w:p w:rsidR="00F77625" w:rsidRDefault="00F77625" w:rsidP="00AB6C2A">
      <w:pPr>
        <w:pStyle w:val="2"/>
      </w:pPr>
      <w:bookmarkStart w:id="1294" w:name="_Toc528832513"/>
      <w:r>
        <w:rPr>
          <w:rFonts w:hint="eastAsia"/>
        </w:rPr>
        <w:t>接口继承</w:t>
      </w:r>
      <w:bookmarkEnd w:id="1294"/>
    </w:p>
    <w:p w:rsidR="00F77625" w:rsidRDefault="00F77625" w:rsidP="00F77625">
      <w:pPr>
        <w:rPr>
          <w:rFonts w:ascii="宋体" w:eastAsia="宋体" w:hAnsi="宋体"/>
          <w:sz w:val="24"/>
          <w:szCs w:val="24"/>
        </w:rPr>
      </w:pPr>
      <w:r w:rsidRPr="00AB6C2A">
        <w:rPr>
          <w:rFonts w:ascii="宋体" w:eastAsia="宋体" w:hAnsi="宋体" w:hint="eastAsia"/>
          <w:sz w:val="24"/>
          <w:szCs w:val="24"/>
        </w:rPr>
        <w:t>BaseTreeDao：树形结构继承</w:t>
      </w:r>
      <w:r w:rsidR="005F3503">
        <w:rPr>
          <w:rFonts w:ascii="宋体" w:eastAsia="宋体" w:hAnsi="宋体" w:hint="eastAsia"/>
          <w:sz w:val="24"/>
          <w:szCs w:val="24"/>
        </w:rPr>
        <w:t>此</w:t>
      </w:r>
      <w:r w:rsidRPr="00AB6C2A">
        <w:rPr>
          <w:rFonts w:ascii="宋体" w:eastAsia="宋体" w:hAnsi="宋体" w:hint="eastAsia"/>
          <w:sz w:val="24"/>
          <w:szCs w:val="24"/>
        </w:rPr>
        <w:t>接口</w:t>
      </w:r>
    </w:p>
    <w:p w:rsidR="005F3503" w:rsidRPr="005F3503" w:rsidRDefault="005F3503" w:rsidP="005F3503">
      <w:pPr>
        <w:pStyle w:val="HTML"/>
        <w:shd w:val="clear" w:color="auto" w:fill="FFFFFF"/>
        <w:rPr>
          <w:color w:val="000000"/>
          <w:sz w:val="21"/>
          <w:szCs w:val="21"/>
        </w:rPr>
      </w:pPr>
      <w:r w:rsidRPr="00861DA0">
        <w:rPr>
          <w:rFonts w:hint="eastAsia"/>
          <w:color w:val="000000"/>
          <w:shd w:val="clear" w:color="auto" w:fill="E4E4FF"/>
        </w:rPr>
        <w:t>BaseRelationDao</w:t>
      </w:r>
      <w:r w:rsidRPr="00861DA0">
        <w:rPr>
          <w:color w:val="000000"/>
          <w:shd w:val="clear" w:color="auto" w:fill="E4E4FF"/>
        </w:rPr>
        <w:t>:</w:t>
      </w:r>
      <w:r>
        <w:rPr>
          <w:color w:val="000000"/>
          <w:shd w:val="clear" w:color="auto" w:fill="E4E4FF"/>
        </w:rPr>
        <w:t xml:space="preserve"> 分配关系继承此接口</w:t>
      </w:r>
    </w:p>
    <w:p w:rsidR="00F77625" w:rsidRDefault="00F77625" w:rsidP="00F77625">
      <w:pPr>
        <w:rPr>
          <w:rFonts w:ascii="宋体" w:eastAsia="宋体" w:hAnsi="宋体"/>
          <w:sz w:val="24"/>
          <w:szCs w:val="24"/>
        </w:rPr>
      </w:pPr>
      <w:r w:rsidRPr="00AB6C2A">
        <w:rPr>
          <w:rFonts w:ascii="宋体" w:eastAsia="宋体" w:hAnsi="宋体" w:hint="eastAsia"/>
          <w:sz w:val="24"/>
          <w:szCs w:val="24"/>
        </w:rPr>
        <w:t>BaseEntityDao：其他类型均继承</w:t>
      </w:r>
      <w:r w:rsidR="005F3503">
        <w:rPr>
          <w:rFonts w:ascii="宋体" w:eastAsia="宋体" w:hAnsi="宋体" w:hint="eastAsia"/>
          <w:sz w:val="24"/>
          <w:szCs w:val="24"/>
        </w:rPr>
        <w:t>此</w:t>
      </w:r>
      <w:r w:rsidRPr="00AB6C2A">
        <w:rPr>
          <w:rFonts w:ascii="宋体" w:eastAsia="宋体" w:hAnsi="宋体" w:hint="eastAsia"/>
          <w:sz w:val="24"/>
          <w:szCs w:val="24"/>
        </w:rPr>
        <w:t>接口</w:t>
      </w:r>
    </w:p>
    <w:p w:rsidR="00F77625" w:rsidRDefault="00F77625" w:rsidP="00F77625">
      <w:pPr>
        <w:pStyle w:val="HTML"/>
        <w:shd w:val="clear" w:color="auto" w:fill="FFFFFF"/>
      </w:pPr>
      <w:r w:rsidRPr="00AB6C2A">
        <w:rPr>
          <w:rFonts w:hint="eastAsia"/>
        </w:rPr>
        <w:t>如果存在dao</w:t>
      </w:r>
      <w:r w:rsidR="00AB6C2A">
        <w:rPr>
          <w:rFonts w:hint="eastAsia"/>
        </w:rPr>
        <w:t>数据访问扩展的情况，还要再继承对应的扩展接口</w:t>
      </w:r>
    </w:p>
    <w:p w:rsidR="00AB6C2A" w:rsidRDefault="00AB6C2A" w:rsidP="00F77625">
      <w:pPr>
        <w:pStyle w:val="HTML"/>
        <w:shd w:val="clear" w:color="auto" w:fill="FFFFFF"/>
      </w:pPr>
      <w:r>
        <w:rPr>
          <w:rStyle w:val="HTML0"/>
        </w:rPr>
        <w:t>@Repository</w:t>
      </w:r>
    </w:p>
    <w:p w:rsidR="00AB6C2A" w:rsidRDefault="00AB6C2A" w:rsidP="00AB6C2A">
      <w:pPr>
        <w:pStyle w:val="HTML"/>
        <w:rPr>
          <w:rStyle w:val="HTML0"/>
        </w:rPr>
      </w:pPr>
      <w:r>
        <w:rPr>
          <w:rStyle w:val="HTML0"/>
        </w:rPr>
        <w:t>public interface DemoDao extends BaseEntityDao&lt;Demo&gt;, DemoExtDao</w:t>
      </w:r>
    </w:p>
    <w:p w:rsidR="00AB6C2A" w:rsidRPr="00AB6C2A" w:rsidRDefault="00AB6C2A" w:rsidP="00F77625">
      <w:pPr>
        <w:pStyle w:val="HTML"/>
        <w:shd w:val="clear" w:color="auto" w:fill="FFFFFF"/>
        <w:rPr>
          <w:color w:val="2E74B5" w:themeColor="accent1" w:themeShade="BF"/>
        </w:rPr>
      </w:pPr>
    </w:p>
    <w:p w:rsidR="00F77625" w:rsidRDefault="00F77625" w:rsidP="00AB6C2A">
      <w:pPr>
        <w:pStyle w:val="2"/>
      </w:pPr>
      <w:bookmarkStart w:id="1295" w:name="_Toc528832514"/>
      <w:r>
        <w:rPr>
          <w:rFonts w:hint="eastAsia"/>
        </w:rPr>
        <w:t>接口扩展</w:t>
      </w:r>
      <w:bookmarkEnd w:id="1295"/>
    </w:p>
    <w:p w:rsidR="00F77625" w:rsidRDefault="00F77625" w:rsidP="00F77625">
      <w:pPr>
        <w:rPr>
          <w:rFonts w:ascii="宋体" w:eastAsia="宋体" w:hAnsi="宋体"/>
          <w:sz w:val="24"/>
          <w:szCs w:val="24"/>
        </w:rPr>
      </w:pPr>
      <w:r w:rsidRPr="00AB6C2A">
        <w:rPr>
          <w:rFonts w:ascii="宋体" w:eastAsia="宋体" w:hAnsi="宋体" w:hint="eastAsia"/>
          <w:sz w:val="24"/>
          <w:szCs w:val="24"/>
        </w:rPr>
        <w:t>如果自己还想要扩展一些功能，可以写一个对应的扩展接口，命名为“实体名”+“ExtDao”的方式，即DemoExtDao，扩展的接口不需要继承其他的接口，也不需要加接口注解</w:t>
      </w:r>
    </w:p>
    <w:p w:rsidR="00AB6C2A" w:rsidRDefault="00AB6C2A" w:rsidP="00AB6C2A">
      <w:pPr>
        <w:pStyle w:val="HTML"/>
        <w:rPr>
          <w:rStyle w:val="HTML0"/>
        </w:rPr>
      </w:pPr>
      <w:r>
        <w:rPr>
          <w:rStyle w:val="HTML0"/>
        </w:rPr>
        <w:t>public interface DemoExtDao {</w:t>
      </w:r>
    </w:p>
    <w:p w:rsidR="00AB6C2A" w:rsidRDefault="00AB6C2A" w:rsidP="00AB6C2A">
      <w:pPr>
        <w:pStyle w:val="HTML"/>
        <w:rPr>
          <w:rStyle w:val="HTML0"/>
        </w:rPr>
      </w:pPr>
      <w:r>
        <w:rPr>
          <w:rStyle w:val="HTML0"/>
        </w:rPr>
        <w:t xml:space="preserve">    /**</w:t>
      </w:r>
    </w:p>
    <w:p w:rsidR="00AB6C2A" w:rsidRDefault="00AB6C2A" w:rsidP="00AB6C2A">
      <w:pPr>
        <w:pStyle w:val="HTML"/>
        <w:rPr>
          <w:rStyle w:val="HTML0"/>
        </w:rPr>
      </w:pPr>
      <w:r>
        <w:rPr>
          <w:rStyle w:val="HTML0"/>
        </w:rPr>
        <w:t xml:space="preserve">     * 保存主数据</w:t>
      </w:r>
    </w:p>
    <w:p w:rsidR="00AB6C2A" w:rsidRDefault="00AB6C2A" w:rsidP="00AB6C2A">
      <w:pPr>
        <w:pStyle w:val="HTML"/>
        <w:rPr>
          <w:rStyle w:val="HTML0"/>
        </w:rPr>
      </w:pPr>
      <w:r>
        <w:rPr>
          <w:rStyle w:val="HTML0"/>
        </w:rPr>
        <w:t xml:space="preserve">     *</w:t>
      </w:r>
    </w:p>
    <w:p w:rsidR="00AB6C2A" w:rsidRDefault="00AB6C2A" w:rsidP="00AB6C2A">
      <w:pPr>
        <w:pStyle w:val="HTML"/>
        <w:rPr>
          <w:rStyle w:val="HTML0"/>
        </w:rPr>
      </w:pPr>
      <w:r>
        <w:rPr>
          <w:rStyle w:val="HTML0"/>
        </w:rPr>
        <w:t xml:space="preserve">     * @param entity 主数据实体</w:t>
      </w:r>
    </w:p>
    <w:p w:rsidR="00AB6C2A" w:rsidRDefault="00AB6C2A" w:rsidP="00AB6C2A">
      <w:pPr>
        <w:pStyle w:val="HTML"/>
        <w:rPr>
          <w:rStyle w:val="HTML0"/>
        </w:rPr>
      </w:pPr>
      <w:r>
        <w:rPr>
          <w:rStyle w:val="HTML0"/>
        </w:rPr>
        <w:t xml:space="preserve">     * @param isNew  是否是创建</w:t>
      </w:r>
    </w:p>
    <w:p w:rsidR="00AB6C2A" w:rsidRDefault="00AB6C2A" w:rsidP="00AB6C2A">
      <w:pPr>
        <w:pStyle w:val="HTML"/>
        <w:rPr>
          <w:rStyle w:val="HTML0"/>
        </w:rPr>
      </w:pPr>
      <w:r>
        <w:rPr>
          <w:rStyle w:val="HTML0"/>
        </w:rPr>
        <w:t xml:space="preserve">     * @return 保存结果</w:t>
      </w:r>
    </w:p>
    <w:p w:rsidR="00AB6C2A" w:rsidRDefault="00AB6C2A" w:rsidP="00AB6C2A">
      <w:pPr>
        <w:pStyle w:val="HTML"/>
        <w:rPr>
          <w:rStyle w:val="HTML0"/>
        </w:rPr>
      </w:pPr>
      <w:r>
        <w:rPr>
          <w:rStyle w:val="HTML0"/>
        </w:rPr>
        <w:t xml:space="preserve">     */</w:t>
      </w:r>
    </w:p>
    <w:p w:rsidR="00AB6C2A" w:rsidRDefault="00AB6C2A" w:rsidP="00AB6C2A">
      <w:pPr>
        <w:pStyle w:val="HTML"/>
        <w:rPr>
          <w:rStyle w:val="HTML0"/>
        </w:rPr>
      </w:pPr>
      <w:r>
        <w:rPr>
          <w:rStyle w:val="HTML0"/>
        </w:rPr>
        <w:t xml:space="preserve">    Demo save(Demo entity, boolean isNew);</w:t>
      </w:r>
    </w:p>
    <w:p w:rsidR="00AB6C2A" w:rsidRPr="00AB6C2A" w:rsidRDefault="00AB6C2A" w:rsidP="00AB6C2A">
      <w:pPr>
        <w:pStyle w:val="HTML"/>
      </w:pPr>
      <w:r>
        <w:rPr>
          <w:rStyle w:val="HTML0"/>
        </w:rPr>
        <w:t xml:space="preserve">} </w:t>
      </w:r>
    </w:p>
    <w:p w:rsidR="00F77625" w:rsidRDefault="00F77625" w:rsidP="00AB6C2A">
      <w:pPr>
        <w:pStyle w:val="2"/>
      </w:pPr>
      <w:bookmarkStart w:id="1296" w:name="_Toc528832515"/>
      <w:r>
        <w:rPr>
          <w:rFonts w:hint="eastAsia"/>
        </w:rPr>
        <w:lastRenderedPageBreak/>
        <w:t>接口实现</w:t>
      </w:r>
      <w:bookmarkEnd w:id="1296"/>
    </w:p>
    <w:p w:rsidR="00AB6C2A" w:rsidRPr="00AB6C2A" w:rsidRDefault="00AB6C2A" w:rsidP="006B48A2">
      <w:pPr>
        <w:widowControl/>
        <w:numPr>
          <w:ilvl w:val="0"/>
          <w:numId w:val="29"/>
        </w:numPr>
        <w:spacing w:before="100" w:beforeAutospacing="1" w:after="100" w:afterAutospacing="1"/>
        <w:jc w:val="left"/>
        <w:rPr>
          <w:rFonts w:ascii="宋体" w:eastAsia="宋体" w:hAnsi="宋体" w:cs="宋体"/>
          <w:kern w:val="0"/>
          <w:sz w:val="24"/>
          <w:szCs w:val="24"/>
        </w:rPr>
      </w:pPr>
      <w:r w:rsidRPr="00AB6C2A">
        <w:rPr>
          <w:rFonts w:ascii="宋体" w:eastAsia="宋体" w:hAnsi="宋体" w:cs="宋体"/>
          <w:kern w:val="0"/>
          <w:sz w:val="24"/>
          <w:szCs w:val="24"/>
        </w:rPr>
        <w:t xml:space="preserve">如果有扩展的接口，则需要写实现类。实现类需要继承对应的基类的实现类，比如DemoDao继承了BaseEntityDao，则实现类需要继承BaseEntityDaoImpl，同时还需要实现扩展的接口DemoExtDao </w:t>
      </w:r>
    </w:p>
    <w:p w:rsidR="00AB6C2A" w:rsidRPr="00DB7FC5" w:rsidRDefault="00AB6C2A" w:rsidP="006B48A2">
      <w:pPr>
        <w:widowControl/>
        <w:numPr>
          <w:ilvl w:val="0"/>
          <w:numId w:val="29"/>
        </w:numPr>
        <w:spacing w:before="100" w:beforeAutospacing="1" w:after="100" w:afterAutospacing="1"/>
        <w:jc w:val="left"/>
        <w:rPr>
          <w:rFonts w:ascii="宋体" w:eastAsia="宋体" w:hAnsi="宋体" w:cs="宋体"/>
          <w:kern w:val="0"/>
          <w:sz w:val="24"/>
          <w:szCs w:val="24"/>
        </w:rPr>
      </w:pPr>
      <w:r w:rsidRPr="00AB6C2A">
        <w:rPr>
          <w:rFonts w:ascii="宋体" w:eastAsia="宋体" w:hAnsi="宋体" w:cs="宋体"/>
          <w:kern w:val="0"/>
          <w:sz w:val="24"/>
          <w:szCs w:val="24"/>
        </w:rPr>
        <w:t xml:space="preserve">实现类不需要加类注解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public class DemoDaoImpl extends BaseEntityDaoImpl&lt;Demo&gt; implements DemoExtDao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public DemoDaoImpl(EntityManager entityManager)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super(Demo.class, entityManager);</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@Override</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public Demo save(Demo entity, boolean isNew)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w:t>
      </w:r>
      <w:r w:rsidR="00C642B9">
        <w:rPr>
          <w:rFonts w:ascii="宋体" w:eastAsia="宋体" w:hAnsi="宋体" w:cs="宋体" w:hint="eastAsia"/>
          <w:kern w:val="0"/>
          <w:sz w:val="24"/>
          <w:szCs w:val="24"/>
        </w:rPr>
        <w:t>//具体代码</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 xml:space="preserve">    }</w:t>
      </w:r>
    </w:p>
    <w:p w:rsidR="00AB6C2A" w:rsidRPr="00AB6C2A" w:rsidRDefault="00AB6C2A" w:rsidP="00AB6C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C2A">
        <w:rPr>
          <w:rFonts w:ascii="宋体" w:eastAsia="宋体" w:hAnsi="宋体" w:cs="宋体"/>
          <w:kern w:val="0"/>
          <w:sz w:val="24"/>
          <w:szCs w:val="24"/>
        </w:rPr>
        <w:t>}</w:t>
      </w:r>
    </w:p>
    <w:p w:rsidR="00F77625" w:rsidRDefault="00F77625" w:rsidP="00F77625">
      <w:pPr>
        <w:pStyle w:val="HTML"/>
        <w:shd w:val="clear" w:color="auto" w:fill="FFFFFF"/>
        <w:rPr>
          <w:color w:val="000000"/>
        </w:rPr>
      </w:pPr>
    </w:p>
    <w:p w:rsidR="00F77625" w:rsidRDefault="00F77625" w:rsidP="00940533">
      <w:pPr>
        <w:pStyle w:val="1"/>
      </w:pPr>
      <w:bookmarkStart w:id="1297" w:name="_Toc528832516"/>
      <w:r>
        <w:rPr>
          <w:rFonts w:hint="eastAsia"/>
        </w:rPr>
        <w:t>API</w:t>
      </w:r>
      <w:bookmarkEnd w:id="1297"/>
    </w:p>
    <w:p w:rsidR="00940533" w:rsidRDefault="00940533" w:rsidP="00940533">
      <w:pPr>
        <w:pStyle w:val="2"/>
      </w:pPr>
      <w:bookmarkStart w:id="1298" w:name="_Toc528832517"/>
      <w:r>
        <w:rPr>
          <w:rFonts w:hint="eastAsia"/>
        </w:rPr>
        <w:t>概述</w:t>
      </w:r>
      <w:bookmarkEnd w:id="1298"/>
    </w:p>
    <w:p w:rsidR="00940533" w:rsidRPr="00940533" w:rsidRDefault="00940533" w:rsidP="00940533">
      <w:pPr>
        <w:rPr>
          <w:rFonts w:ascii="宋体" w:eastAsia="宋体" w:hAnsi="宋体"/>
          <w:sz w:val="24"/>
          <w:szCs w:val="24"/>
        </w:rPr>
      </w:pPr>
      <w:r w:rsidRPr="00940533">
        <w:rPr>
          <w:rFonts w:ascii="宋体" w:eastAsia="宋体" w:hAnsi="宋体"/>
          <w:sz w:val="24"/>
          <w:szCs w:val="24"/>
        </w:rPr>
        <w:t>对实体的API服务定义</w:t>
      </w:r>
    </w:p>
    <w:p w:rsidR="00F77625" w:rsidRDefault="00F77625" w:rsidP="00940533">
      <w:pPr>
        <w:pStyle w:val="2"/>
      </w:pPr>
      <w:bookmarkStart w:id="1299" w:name="_Toc528832518"/>
      <w:r w:rsidRPr="009612A2">
        <w:rPr>
          <w:rFonts w:hint="eastAsia"/>
        </w:rPr>
        <w:t>配置文件</w:t>
      </w:r>
      <w:r w:rsidRPr="009612A2">
        <w:rPr>
          <w:rFonts w:hint="eastAsia"/>
        </w:rPr>
        <w:t>build.gradle</w:t>
      </w:r>
      <w:bookmarkEnd w:id="1299"/>
    </w:p>
    <w:p w:rsidR="00F77625" w:rsidRPr="009612A2" w:rsidRDefault="00F77625" w:rsidP="00940533">
      <w:pPr>
        <w:pStyle w:val="3"/>
      </w:pPr>
      <w:bookmarkStart w:id="1300" w:name="_Toc528832519"/>
      <w:r w:rsidRPr="009612A2">
        <w:rPr>
          <w:rFonts w:hint="eastAsia"/>
        </w:rPr>
        <w:t>编码</w:t>
      </w:r>
      <w:bookmarkEnd w:id="1300"/>
    </w:p>
    <w:p w:rsidR="00F77625" w:rsidRPr="00940533" w:rsidRDefault="00F77625" w:rsidP="00F77625">
      <w:pPr>
        <w:rPr>
          <w:rFonts w:ascii="宋体" w:eastAsia="宋体" w:hAnsi="宋体"/>
          <w:sz w:val="24"/>
          <w:szCs w:val="24"/>
        </w:rPr>
      </w:pPr>
      <w:r w:rsidRPr="00940533">
        <w:rPr>
          <w:rFonts w:ascii="宋体" w:eastAsia="宋体" w:hAnsi="宋体" w:hint="eastAsia"/>
          <w:sz w:val="24"/>
          <w:szCs w:val="24"/>
        </w:rPr>
        <w:t>//java编译的时候缺省状态下会因为中文字符而失败</w:t>
      </w:r>
    </w:p>
    <w:p w:rsidR="00F77625" w:rsidRPr="00940533" w:rsidRDefault="00F77625" w:rsidP="00F77625">
      <w:pPr>
        <w:rPr>
          <w:rFonts w:ascii="宋体" w:eastAsia="宋体" w:hAnsi="宋体"/>
          <w:sz w:val="24"/>
          <w:szCs w:val="24"/>
        </w:rPr>
      </w:pPr>
      <w:r w:rsidRPr="00940533">
        <w:rPr>
          <w:rFonts w:ascii="宋体" w:eastAsia="宋体" w:hAnsi="宋体"/>
          <w:sz w:val="24"/>
          <w:szCs w:val="24"/>
        </w:rPr>
        <w:t>[compileJava, compileTestJava, javadoc]*.options*.encoding = 'UTF-8'</w:t>
      </w:r>
    </w:p>
    <w:p w:rsidR="00F77625" w:rsidRDefault="00F77625" w:rsidP="00940533">
      <w:pPr>
        <w:pStyle w:val="3"/>
      </w:pPr>
      <w:bookmarkStart w:id="1301" w:name="_Toc528832520"/>
      <w:r w:rsidRPr="009612A2">
        <w:rPr>
          <w:rFonts w:hint="eastAsia"/>
        </w:rPr>
        <w:t>添加依赖</w:t>
      </w:r>
      <w:bookmarkEnd w:id="1301"/>
    </w:p>
    <w:p w:rsidR="00940533" w:rsidRDefault="00940533" w:rsidP="00940533">
      <w:pPr>
        <w:ind w:leftChars="200" w:left="420"/>
        <w:rPr>
          <w:rFonts w:ascii="宋体" w:eastAsia="宋体" w:hAnsi="宋体"/>
          <w:sz w:val="24"/>
          <w:szCs w:val="24"/>
        </w:rPr>
      </w:pPr>
      <w:r w:rsidRPr="00940533">
        <w:rPr>
          <w:rFonts w:ascii="宋体" w:eastAsia="宋体" w:hAnsi="宋体"/>
          <w:sz w:val="24"/>
          <w:szCs w:val="24"/>
        </w:rPr>
        <w:t>dependencies {</w:t>
      </w:r>
    </w:p>
    <w:p w:rsidR="00940533" w:rsidRPr="00940533" w:rsidRDefault="00940533" w:rsidP="00940533">
      <w:pPr>
        <w:ind w:leftChars="200"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/依赖本项目的实体</w:t>
      </w:r>
    </w:p>
    <w:p w:rsidR="00940533" w:rsidRPr="00940533" w:rsidRDefault="00940533" w:rsidP="00940533">
      <w:pPr>
        <w:ind w:leftChars="200" w:left="420"/>
        <w:rPr>
          <w:rFonts w:ascii="宋体" w:eastAsia="宋体" w:hAnsi="宋体"/>
          <w:sz w:val="24"/>
          <w:szCs w:val="24"/>
        </w:rPr>
      </w:pPr>
      <w:r w:rsidRPr="00940533">
        <w:rPr>
          <w:rFonts w:ascii="宋体" w:eastAsia="宋体" w:hAnsi="宋体"/>
          <w:sz w:val="24"/>
          <w:szCs w:val="24"/>
        </w:rPr>
        <w:t xml:space="preserve">    compile project(':demo-entity')</w:t>
      </w:r>
    </w:p>
    <w:p w:rsidR="00940533" w:rsidRPr="00940533" w:rsidRDefault="00940533" w:rsidP="00940533">
      <w:pPr>
        <w:ind w:leftChars="200"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/依赖core的</w:t>
      </w:r>
      <w:r w:rsidR="009C5B97">
        <w:rPr>
          <w:rFonts w:ascii="宋体" w:eastAsia="宋体" w:hAnsi="宋体"/>
          <w:sz w:val="24"/>
          <w:szCs w:val="24"/>
        </w:rPr>
        <w:t>api</w:t>
      </w:r>
    </w:p>
    <w:p w:rsidR="00940533" w:rsidRPr="00940533" w:rsidRDefault="00940533" w:rsidP="00940533">
      <w:pPr>
        <w:ind w:leftChars="200" w:left="420"/>
        <w:rPr>
          <w:rFonts w:ascii="宋体" w:eastAsia="宋体" w:hAnsi="宋体"/>
          <w:sz w:val="24"/>
          <w:szCs w:val="24"/>
        </w:rPr>
      </w:pPr>
      <w:r w:rsidRPr="00940533">
        <w:rPr>
          <w:rFonts w:ascii="宋体" w:eastAsia="宋体" w:hAnsi="宋体"/>
          <w:sz w:val="24"/>
          <w:szCs w:val="24"/>
        </w:rPr>
        <w:t xml:space="preserve">    compile (</w:t>
      </w:r>
    </w:p>
    <w:p w:rsidR="00940533" w:rsidRPr="00940533" w:rsidRDefault="00940533" w:rsidP="00940533">
      <w:pPr>
        <w:ind w:leftChars="200" w:left="420"/>
        <w:rPr>
          <w:rFonts w:ascii="宋体" w:eastAsia="宋体" w:hAnsi="宋体"/>
          <w:sz w:val="24"/>
          <w:szCs w:val="24"/>
        </w:rPr>
      </w:pPr>
      <w:r w:rsidRPr="00940533">
        <w:rPr>
          <w:rFonts w:ascii="宋体" w:eastAsia="宋体" w:hAnsi="宋体"/>
          <w:sz w:val="24"/>
          <w:szCs w:val="24"/>
        </w:rPr>
        <w:t xml:space="preserve">            "com.ecmp:core-api:$</w:t>
      </w:r>
      <w:ins w:id="1302" w:author="Jamson" w:date="2018-11-01T10:18:00Z">
        <w:r w:rsidR="00456C22">
          <w:rPr>
            <w:rFonts w:ascii="宋体" w:eastAsia="宋体" w:hAnsi="宋体" w:hint="eastAsia"/>
            <w:sz w:val="24"/>
            <w:szCs w:val="24"/>
          </w:rPr>
          <w:t>ec</w:t>
        </w:r>
        <w:r w:rsidR="00456C22">
          <w:rPr>
            <w:rFonts w:ascii="宋体" w:eastAsia="宋体" w:hAnsi="宋体"/>
            <w:sz w:val="24"/>
            <w:szCs w:val="24"/>
          </w:rPr>
          <w:t>mp</w:t>
        </w:r>
      </w:ins>
      <w:del w:id="1303" w:author="Jamson" w:date="2018-11-01T10:18:00Z">
        <w:r w:rsidRPr="00940533" w:rsidDel="00456C22">
          <w:rPr>
            <w:rFonts w:ascii="宋体" w:eastAsia="宋体" w:hAnsi="宋体"/>
            <w:sz w:val="24"/>
            <w:szCs w:val="24"/>
          </w:rPr>
          <w:delText>core</w:delText>
        </w:r>
      </w:del>
      <w:r w:rsidRPr="00940533">
        <w:rPr>
          <w:rFonts w:ascii="宋体" w:eastAsia="宋体" w:hAnsi="宋体"/>
          <w:sz w:val="24"/>
          <w:szCs w:val="24"/>
        </w:rPr>
        <w:t>_version"</w:t>
      </w:r>
    </w:p>
    <w:p w:rsidR="00940533" w:rsidRPr="00940533" w:rsidRDefault="00940533" w:rsidP="00940533">
      <w:pPr>
        <w:ind w:leftChars="200" w:left="420"/>
        <w:rPr>
          <w:rFonts w:ascii="宋体" w:eastAsia="宋体" w:hAnsi="宋体"/>
          <w:sz w:val="24"/>
          <w:szCs w:val="24"/>
        </w:rPr>
      </w:pPr>
      <w:r w:rsidRPr="00940533">
        <w:rPr>
          <w:rFonts w:ascii="宋体" w:eastAsia="宋体" w:hAnsi="宋体"/>
          <w:sz w:val="24"/>
          <w:szCs w:val="24"/>
        </w:rPr>
        <w:t xml:space="preserve">    )</w:t>
      </w:r>
    </w:p>
    <w:p w:rsidR="00940533" w:rsidRPr="00940533" w:rsidRDefault="00940533" w:rsidP="00940533">
      <w:pPr>
        <w:ind w:leftChars="200" w:left="420"/>
        <w:rPr>
          <w:rFonts w:ascii="宋体" w:eastAsia="宋体" w:hAnsi="宋体"/>
          <w:sz w:val="24"/>
          <w:szCs w:val="24"/>
        </w:rPr>
      </w:pPr>
      <w:r w:rsidRPr="00940533">
        <w:rPr>
          <w:rFonts w:ascii="宋体" w:eastAsia="宋体" w:hAnsi="宋体"/>
          <w:sz w:val="24"/>
          <w:szCs w:val="24"/>
        </w:rPr>
        <w:lastRenderedPageBreak/>
        <w:t>}</w:t>
      </w:r>
    </w:p>
    <w:p w:rsidR="00F77625" w:rsidRPr="009612A2" w:rsidRDefault="00F77625" w:rsidP="00940533">
      <w:pPr>
        <w:pStyle w:val="3"/>
      </w:pPr>
      <w:bookmarkStart w:id="1304" w:name="_Toc528832521"/>
      <w:r w:rsidRPr="009612A2">
        <w:rPr>
          <w:rFonts w:hint="eastAsia"/>
        </w:rPr>
        <w:t>上传Maven仓库</w:t>
      </w:r>
      <w:bookmarkEnd w:id="1304"/>
    </w:p>
    <w:p w:rsidR="00F77625" w:rsidRDefault="00F77625" w:rsidP="00940533">
      <w:pPr>
        <w:pStyle w:val="4"/>
        <w:rPr>
          <w:ins w:id="1305" w:author="Jamson" w:date="2018-11-01T10:18:00Z"/>
        </w:rPr>
      </w:pPr>
      <w:r w:rsidRPr="009612A2">
        <w:rPr>
          <w:rFonts w:hint="eastAsia"/>
        </w:rPr>
        <w:t>打成</w:t>
      </w:r>
      <w:r w:rsidRPr="009612A2">
        <w:rPr>
          <w:rFonts w:hint="eastAsia"/>
        </w:rPr>
        <w:t>jar</w:t>
      </w:r>
      <w:r w:rsidRPr="009612A2">
        <w:rPr>
          <w:rFonts w:hint="eastAsia"/>
        </w:rPr>
        <w:t>包上传</w:t>
      </w:r>
    </w:p>
    <w:p w:rsidR="00456C22" w:rsidRDefault="00456C22" w:rsidP="00456C22">
      <w:pPr>
        <w:pStyle w:val="HTML"/>
        <w:shd w:val="clear" w:color="auto" w:fill="D8FFDD"/>
        <w:rPr>
          <w:ins w:id="1306" w:author="Jamson" w:date="2018-11-01T10:18:00Z"/>
          <w:color w:val="000000"/>
          <w:sz w:val="21"/>
          <w:szCs w:val="21"/>
        </w:rPr>
      </w:pPr>
      <w:ins w:id="1307" w:author="Jamson" w:date="2018-11-01T10:18:00Z">
        <w:r>
          <w:rPr>
            <w:rFonts w:hint="eastAsia"/>
            <w:color w:val="000000"/>
            <w:sz w:val="21"/>
            <w:szCs w:val="21"/>
          </w:rPr>
          <w:t>jar {</w:t>
        </w:r>
        <w:r>
          <w:rPr>
            <w:rFonts w:hint="eastAsia"/>
            <w:color w:val="000000"/>
            <w:sz w:val="21"/>
            <w:szCs w:val="21"/>
          </w:rPr>
          <w:br/>
          <w:t xml:space="preserve">    manifest {</w:t>
        </w:r>
        <w:r>
          <w:rPr>
            <w:rFonts w:hint="eastAsia"/>
            <w:color w:val="000000"/>
            <w:sz w:val="21"/>
            <w:szCs w:val="21"/>
          </w:rPr>
          <w:br/>
          <w:t xml:space="preserve">        attributes(</w:t>
        </w:r>
        <w:r>
          <w:rPr>
            <w:rFonts w:hint="eastAsia"/>
            <w:b/>
            <w:bCs/>
            <w:color w:val="008000"/>
            <w:sz w:val="21"/>
            <w:szCs w:val="21"/>
          </w:rPr>
          <w:t>"Manifest-Version"</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$project.version</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"Extension-Name"</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$project.name</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"Build-Time"</w:t>
        </w:r>
        <w:r>
          <w:rPr>
            <w:rFonts w:hint="eastAsia"/>
            <w:color w:val="000000"/>
            <w:sz w:val="21"/>
            <w:szCs w:val="21"/>
          </w:rPr>
          <w:t xml:space="preserve">: </w:t>
        </w:r>
        <w:r>
          <w:rPr>
            <w:rFonts w:hint="eastAsia"/>
            <w:b/>
            <w:bCs/>
            <w:color w:val="000043"/>
            <w:sz w:val="21"/>
            <w:szCs w:val="21"/>
          </w:rPr>
          <w:t xml:space="preserve">new </w:t>
        </w:r>
        <w:r>
          <w:rPr>
            <w:rFonts w:hint="eastAsia"/>
            <w:color w:val="000000"/>
            <w:sz w:val="21"/>
            <w:szCs w:val="21"/>
          </w:rPr>
          <w:t>Date().format(</w:t>
        </w:r>
        <w:r>
          <w:rPr>
            <w:rFonts w:hint="eastAsia"/>
            <w:b/>
            <w:bCs/>
            <w:color w:val="008000"/>
            <w:sz w:val="21"/>
            <w:szCs w:val="21"/>
          </w:rPr>
          <w:t>"yyyy-MM-dd HH:mm:ss"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ins>
    </w:p>
    <w:p w:rsidR="00456C22" w:rsidRPr="00456C22" w:rsidRDefault="00456C22" w:rsidP="00456C22">
      <w:pPr>
        <w:rPr>
          <w:rFonts w:hint="eastAsia"/>
          <w:rPrChange w:id="1308" w:author="Jamson" w:date="2018-11-01T10:18:00Z">
            <w:rPr/>
          </w:rPrChange>
        </w:rPr>
        <w:pPrChange w:id="1309" w:author="Jamson" w:date="2018-11-01T10:18:00Z">
          <w:pPr>
            <w:pStyle w:val="4"/>
          </w:pPr>
        </w:pPrChange>
      </w:pPr>
    </w:p>
    <w:p w:rsidR="00421DD0" w:rsidRPr="00421DD0" w:rsidRDefault="00421DD0" w:rsidP="00421DD0">
      <w:pPr>
        <w:pStyle w:val="HTML"/>
        <w:shd w:val="clear" w:color="auto" w:fill="FFFFFF"/>
        <w:ind w:left="420"/>
        <w:rPr>
          <w:color w:val="000000"/>
        </w:rPr>
      </w:pPr>
      <w:r w:rsidRPr="00421DD0">
        <w:rPr>
          <w:rFonts w:hint="eastAsia"/>
          <w:color w:val="000000"/>
        </w:rPr>
        <w:t>task sourcesJar(</w:t>
      </w:r>
      <w:r w:rsidRPr="00421DD0">
        <w:rPr>
          <w:rFonts w:hint="eastAsia"/>
          <w:b/>
          <w:bCs/>
          <w:color w:val="008000"/>
        </w:rPr>
        <w:t>type</w:t>
      </w:r>
      <w:r w:rsidRPr="00421DD0">
        <w:rPr>
          <w:rFonts w:hint="eastAsia"/>
          <w:color w:val="000000"/>
        </w:rPr>
        <w:t xml:space="preserve">: Jar, </w:t>
      </w:r>
      <w:r w:rsidRPr="00421DD0">
        <w:rPr>
          <w:rFonts w:hint="eastAsia"/>
          <w:b/>
          <w:bCs/>
          <w:color w:val="008000"/>
        </w:rPr>
        <w:t>dependsOn</w:t>
      </w:r>
      <w:r w:rsidRPr="00421DD0">
        <w:rPr>
          <w:rFonts w:hint="eastAsia"/>
          <w:color w:val="000000"/>
        </w:rPr>
        <w:t>: classes) {</w:t>
      </w:r>
      <w:r w:rsidRPr="00421DD0">
        <w:rPr>
          <w:rFonts w:hint="eastAsia"/>
          <w:color w:val="000000"/>
        </w:rPr>
        <w:br/>
        <w:t xml:space="preserve">    classifier = </w:t>
      </w:r>
      <w:r w:rsidRPr="00421DD0">
        <w:rPr>
          <w:rFonts w:hint="eastAsia"/>
          <w:b/>
          <w:bCs/>
          <w:color w:val="008000"/>
        </w:rPr>
        <w:t>'sources'</w:t>
      </w:r>
      <w:r w:rsidRPr="00421DD0">
        <w:rPr>
          <w:rFonts w:hint="eastAsia"/>
          <w:b/>
          <w:bCs/>
          <w:color w:val="008000"/>
        </w:rPr>
        <w:br/>
        <w:t xml:space="preserve">    </w:t>
      </w:r>
      <w:r w:rsidRPr="00421DD0">
        <w:rPr>
          <w:rFonts w:hint="eastAsia"/>
          <w:color w:val="000000"/>
        </w:rPr>
        <w:t xml:space="preserve">from </w:t>
      </w:r>
      <w:r w:rsidRPr="00421DD0">
        <w:rPr>
          <w:rFonts w:hint="eastAsia"/>
          <w:b/>
          <w:bCs/>
          <w:color w:val="660E7A"/>
        </w:rPr>
        <w:t>sourceSets</w:t>
      </w:r>
      <w:r w:rsidRPr="00421DD0">
        <w:rPr>
          <w:rFonts w:hint="eastAsia"/>
          <w:color w:val="000000"/>
        </w:rPr>
        <w:t>.</w:t>
      </w:r>
      <w:r w:rsidRPr="00421DD0">
        <w:rPr>
          <w:rFonts w:hint="eastAsia"/>
          <w:b/>
          <w:bCs/>
          <w:color w:val="008000"/>
        </w:rPr>
        <w:t>main</w:t>
      </w:r>
      <w:r w:rsidRPr="00421DD0">
        <w:rPr>
          <w:rFonts w:hint="eastAsia"/>
          <w:color w:val="000000"/>
        </w:rPr>
        <w:t>.allSource</w:t>
      </w:r>
      <w:r w:rsidRPr="00421DD0">
        <w:rPr>
          <w:rFonts w:hint="eastAsia"/>
          <w:color w:val="000000"/>
        </w:rPr>
        <w:br/>
        <w:t>}</w:t>
      </w:r>
      <w:r w:rsidRPr="00421DD0">
        <w:rPr>
          <w:rFonts w:hint="eastAsia"/>
          <w:color w:val="000000"/>
        </w:rPr>
        <w:br/>
      </w:r>
      <w:r w:rsidRPr="00421DD0">
        <w:rPr>
          <w:rFonts w:hint="eastAsia"/>
          <w:color w:val="000000"/>
        </w:rPr>
        <w:br/>
        <w:t>artifacts {</w:t>
      </w:r>
      <w:r w:rsidRPr="00421DD0">
        <w:rPr>
          <w:rFonts w:hint="eastAsia"/>
          <w:color w:val="000000"/>
        </w:rPr>
        <w:br/>
        <w:t xml:space="preserve">    archives </w:t>
      </w:r>
      <w:r w:rsidRPr="00421DD0">
        <w:rPr>
          <w:rFonts w:hint="eastAsia"/>
          <w:b/>
          <w:bCs/>
          <w:color w:val="660E7A"/>
        </w:rPr>
        <w:t>sourcesJar</w:t>
      </w:r>
      <w:r w:rsidRPr="00421DD0">
        <w:rPr>
          <w:rFonts w:hint="eastAsia"/>
          <w:b/>
          <w:bCs/>
          <w:color w:val="660E7A"/>
        </w:rPr>
        <w:br/>
      </w:r>
      <w:r w:rsidRPr="00421DD0">
        <w:rPr>
          <w:rFonts w:hint="eastAsia"/>
          <w:color w:val="000000"/>
        </w:rPr>
        <w:t>}</w:t>
      </w:r>
    </w:p>
    <w:p w:rsidR="00F77625" w:rsidRDefault="00F77625" w:rsidP="00940533">
      <w:pPr>
        <w:pStyle w:val="4"/>
      </w:pPr>
      <w:r w:rsidRPr="009612A2">
        <w:rPr>
          <w:rFonts w:hint="eastAsia"/>
        </w:rPr>
        <w:t>若希望安装到</w:t>
      </w:r>
      <w:r w:rsidRPr="009612A2">
        <w:rPr>
          <w:rFonts w:hint="eastAsia"/>
        </w:rPr>
        <w:t>Maven</w:t>
      </w:r>
      <w:r w:rsidRPr="009612A2">
        <w:rPr>
          <w:rFonts w:hint="eastAsia"/>
        </w:rPr>
        <w:t>本地仓库</w:t>
      </w:r>
    </w:p>
    <w:p w:rsidR="00F77625" w:rsidRPr="00421DD0" w:rsidRDefault="00421DD0" w:rsidP="00421DD0">
      <w:pPr>
        <w:pStyle w:val="HTML"/>
        <w:shd w:val="clear" w:color="auto" w:fill="FFFFFF"/>
        <w:ind w:left="420"/>
        <w:rPr>
          <w:color w:val="000000"/>
        </w:rPr>
      </w:pPr>
      <w:r w:rsidRPr="00421DD0">
        <w:rPr>
          <w:rFonts w:hint="eastAsia"/>
          <w:color w:val="000000"/>
        </w:rPr>
        <w:t>install {</w:t>
      </w:r>
      <w:r w:rsidRPr="00421DD0">
        <w:rPr>
          <w:rFonts w:hint="eastAsia"/>
          <w:color w:val="000000"/>
        </w:rPr>
        <w:br/>
        <w:t xml:space="preserve">    repositories.</w:t>
      </w:r>
      <w:r w:rsidRPr="00421DD0">
        <w:rPr>
          <w:rFonts w:hint="eastAsia"/>
          <w:b/>
          <w:bCs/>
          <w:color w:val="008000"/>
        </w:rPr>
        <w:t xml:space="preserve">mavenInstaller </w:t>
      </w:r>
      <w:r w:rsidRPr="00421DD0">
        <w:rPr>
          <w:rFonts w:hint="eastAsia"/>
          <w:color w:val="000000"/>
        </w:rPr>
        <w:t>{</w:t>
      </w:r>
      <w:r w:rsidRPr="00421DD0">
        <w:rPr>
          <w:rFonts w:hint="eastAsia"/>
          <w:color w:val="000000"/>
        </w:rPr>
        <w:br/>
        <w:t xml:space="preserve">        pom.version = </w:t>
      </w:r>
      <w:r w:rsidRPr="00421DD0">
        <w:rPr>
          <w:rFonts w:hint="eastAsia"/>
          <w:b/>
          <w:bCs/>
          <w:color w:val="008000"/>
        </w:rPr>
        <w:t>"</w:t>
      </w:r>
      <w:r w:rsidRPr="00421DD0">
        <w:rPr>
          <w:rFonts w:hint="eastAsia"/>
          <w:color w:val="000000"/>
        </w:rPr>
        <w:t>$project.version</w:t>
      </w:r>
      <w:r w:rsidRPr="00421DD0">
        <w:rPr>
          <w:rFonts w:hint="eastAsia"/>
          <w:b/>
          <w:bCs/>
          <w:color w:val="008000"/>
        </w:rPr>
        <w:t>"</w:t>
      </w:r>
      <w:r w:rsidRPr="00421DD0">
        <w:rPr>
          <w:rFonts w:hint="eastAsia"/>
          <w:b/>
          <w:bCs/>
          <w:color w:val="008000"/>
        </w:rPr>
        <w:br/>
        <w:t xml:space="preserve">        </w:t>
      </w:r>
      <w:r w:rsidRPr="00421DD0">
        <w:rPr>
          <w:rFonts w:hint="eastAsia"/>
          <w:color w:val="000000"/>
        </w:rPr>
        <w:t xml:space="preserve">pom.artifactId = </w:t>
      </w:r>
      <w:r w:rsidRPr="00421DD0">
        <w:rPr>
          <w:rFonts w:hint="eastAsia"/>
          <w:b/>
          <w:bCs/>
          <w:color w:val="008000"/>
        </w:rPr>
        <w:t>"</w:t>
      </w:r>
      <w:r w:rsidRPr="00421DD0">
        <w:rPr>
          <w:rFonts w:hint="eastAsia"/>
          <w:color w:val="000000"/>
        </w:rPr>
        <w:t>$project.name</w:t>
      </w:r>
      <w:r w:rsidRPr="00421DD0">
        <w:rPr>
          <w:rFonts w:hint="eastAsia"/>
          <w:b/>
          <w:bCs/>
          <w:color w:val="008000"/>
        </w:rPr>
        <w:t>"</w:t>
      </w:r>
      <w:r w:rsidRPr="00421DD0">
        <w:rPr>
          <w:rFonts w:hint="eastAsia"/>
          <w:b/>
          <w:bCs/>
          <w:color w:val="008000"/>
        </w:rPr>
        <w:br/>
        <w:t xml:space="preserve">        </w:t>
      </w:r>
      <w:r w:rsidRPr="00421DD0">
        <w:rPr>
          <w:rFonts w:hint="eastAsia"/>
          <w:color w:val="000000"/>
        </w:rPr>
        <w:t xml:space="preserve">pom.groupId = </w:t>
      </w:r>
      <w:r w:rsidRPr="00421DD0">
        <w:rPr>
          <w:rFonts w:hint="eastAsia"/>
          <w:b/>
          <w:bCs/>
          <w:color w:val="008000"/>
        </w:rPr>
        <w:t>"</w:t>
      </w:r>
      <w:r w:rsidRPr="00421DD0">
        <w:rPr>
          <w:rFonts w:hint="eastAsia"/>
          <w:color w:val="000000"/>
        </w:rPr>
        <w:t>$project.group</w:t>
      </w:r>
      <w:r w:rsidRPr="00421DD0">
        <w:rPr>
          <w:rFonts w:hint="eastAsia"/>
          <w:b/>
          <w:bCs/>
          <w:color w:val="008000"/>
        </w:rPr>
        <w:t>"</w:t>
      </w:r>
      <w:r w:rsidRPr="00421DD0">
        <w:rPr>
          <w:rFonts w:hint="eastAsia"/>
          <w:b/>
          <w:bCs/>
          <w:color w:val="008000"/>
        </w:rPr>
        <w:br/>
        <w:t xml:space="preserve">    </w:t>
      </w:r>
      <w:r w:rsidRPr="00421DD0">
        <w:rPr>
          <w:rFonts w:hint="eastAsia"/>
          <w:color w:val="000000"/>
        </w:rPr>
        <w:t>}</w:t>
      </w:r>
      <w:r w:rsidRPr="00421DD0">
        <w:rPr>
          <w:rFonts w:hint="eastAsia"/>
          <w:color w:val="000000"/>
        </w:rPr>
        <w:br/>
        <w:t>}</w:t>
      </w:r>
    </w:p>
    <w:p w:rsidR="00F77625" w:rsidRDefault="00F77625" w:rsidP="00940533">
      <w:pPr>
        <w:pStyle w:val="4"/>
      </w:pPr>
      <w:r w:rsidRPr="009612A2">
        <w:rPr>
          <w:rFonts w:hint="eastAsia"/>
        </w:rPr>
        <w:t>上传到</w:t>
      </w:r>
      <w:r w:rsidRPr="009612A2">
        <w:rPr>
          <w:rFonts w:hint="eastAsia"/>
        </w:rPr>
        <w:t>nexus</w:t>
      </w:r>
    </w:p>
    <w:p w:rsidR="00F77625" w:rsidRPr="00421DD0" w:rsidRDefault="00421DD0" w:rsidP="00421DD0">
      <w:pPr>
        <w:pStyle w:val="HTML"/>
        <w:shd w:val="clear" w:color="auto" w:fill="FFFFFF"/>
        <w:ind w:left="420"/>
        <w:rPr>
          <w:color w:val="000000"/>
        </w:rPr>
      </w:pPr>
      <w:r w:rsidRPr="00421DD0">
        <w:rPr>
          <w:rFonts w:hint="eastAsia"/>
          <w:color w:val="000000"/>
        </w:rPr>
        <w:t>uploadArchives {</w:t>
      </w:r>
      <w:r w:rsidRPr="00421DD0">
        <w:rPr>
          <w:rFonts w:hint="eastAsia"/>
          <w:color w:val="000000"/>
        </w:rPr>
        <w:br/>
        <w:t xml:space="preserve">    repositories {</w:t>
      </w:r>
      <w:r w:rsidRPr="00421DD0">
        <w:rPr>
          <w:rFonts w:hint="eastAsia"/>
          <w:color w:val="000000"/>
        </w:rPr>
        <w:br/>
        <w:t xml:space="preserve">        mavenDeployer {</w:t>
      </w:r>
      <w:r w:rsidRPr="00421DD0">
        <w:rPr>
          <w:rFonts w:hint="eastAsia"/>
          <w:color w:val="000000"/>
        </w:rPr>
        <w:br/>
        <w:t xml:space="preserve">            repository(</w:t>
      </w:r>
      <w:r w:rsidRPr="00421DD0">
        <w:rPr>
          <w:rFonts w:hint="eastAsia"/>
          <w:b/>
          <w:bCs/>
          <w:color w:val="008000"/>
        </w:rPr>
        <w:t>url</w:t>
      </w:r>
      <w:r w:rsidRPr="00421DD0">
        <w:rPr>
          <w:rFonts w:hint="eastAsia"/>
          <w:color w:val="000000"/>
        </w:rPr>
        <w:t>: MAVEN_REPO_URL) {</w:t>
      </w:r>
      <w:r w:rsidRPr="00421DD0">
        <w:rPr>
          <w:rFonts w:hint="eastAsia"/>
          <w:color w:val="000000"/>
        </w:rPr>
        <w:br/>
        <w:t xml:space="preserve">                authentication(</w:t>
      </w:r>
      <w:r w:rsidRPr="00421DD0">
        <w:rPr>
          <w:rFonts w:hint="eastAsia"/>
          <w:b/>
          <w:bCs/>
          <w:color w:val="008000"/>
        </w:rPr>
        <w:t>userName</w:t>
      </w:r>
      <w:r w:rsidRPr="00421DD0">
        <w:rPr>
          <w:rFonts w:hint="eastAsia"/>
          <w:color w:val="000000"/>
        </w:rPr>
        <w:t xml:space="preserve">: NEXUS_USERNAME, </w:t>
      </w:r>
      <w:r w:rsidRPr="00421DD0">
        <w:rPr>
          <w:rFonts w:hint="eastAsia"/>
          <w:b/>
          <w:bCs/>
          <w:color w:val="008000"/>
        </w:rPr>
        <w:t>password</w:t>
      </w:r>
      <w:r w:rsidRPr="00421DD0">
        <w:rPr>
          <w:rFonts w:hint="eastAsia"/>
          <w:color w:val="000000"/>
        </w:rPr>
        <w:t>: NEXUS_PASSWORD)</w:t>
      </w:r>
      <w:r w:rsidRPr="00421DD0">
        <w:rPr>
          <w:rFonts w:hint="eastAsia"/>
          <w:color w:val="000000"/>
        </w:rPr>
        <w:br/>
      </w:r>
      <w:r w:rsidRPr="00421DD0">
        <w:rPr>
          <w:rFonts w:hint="eastAsia"/>
          <w:color w:val="000000"/>
        </w:rPr>
        <w:lastRenderedPageBreak/>
        <w:t xml:space="preserve">            }</w:t>
      </w:r>
      <w:r w:rsidRPr="00421DD0">
        <w:rPr>
          <w:rFonts w:hint="eastAsia"/>
          <w:color w:val="000000"/>
        </w:rPr>
        <w:br/>
        <w:t xml:space="preserve">            pom.version = </w:t>
      </w:r>
      <w:r w:rsidRPr="00421DD0">
        <w:rPr>
          <w:rFonts w:hint="eastAsia"/>
          <w:b/>
          <w:bCs/>
          <w:color w:val="008000"/>
        </w:rPr>
        <w:t>"</w:t>
      </w:r>
      <w:r w:rsidRPr="00421DD0">
        <w:rPr>
          <w:rFonts w:hint="eastAsia"/>
          <w:color w:val="000000"/>
        </w:rPr>
        <w:t>$project.version</w:t>
      </w:r>
      <w:r w:rsidRPr="00421DD0">
        <w:rPr>
          <w:rFonts w:hint="eastAsia"/>
          <w:b/>
          <w:bCs/>
          <w:color w:val="008000"/>
        </w:rPr>
        <w:t>"</w:t>
      </w:r>
      <w:r w:rsidRPr="00421DD0">
        <w:rPr>
          <w:rFonts w:hint="eastAsia"/>
          <w:b/>
          <w:bCs/>
          <w:color w:val="008000"/>
        </w:rPr>
        <w:br/>
        <w:t xml:space="preserve">            </w:t>
      </w:r>
      <w:r w:rsidRPr="00421DD0">
        <w:rPr>
          <w:rFonts w:hint="eastAsia"/>
          <w:color w:val="000000"/>
        </w:rPr>
        <w:t xml:space="preserve">pom.artifactId = </w:t>
      </w:r>
      <w:r w:rsidRPr="00421DD0">
        <w:rPr>
          <w:rFonts w:hint="eastAsia"/>
          <w:b/>
          <w:bCs/>
          <w:color w:val="008000"/>
        </w:rPr>
        <w:t>"</w:t>
      </w:r>
      <w:r w:rsidRPr="00421DD0">
        <w:rPr>
          <w:rFonts w:hint="eastAsia"/>
          <w:color w:val="000000"/>
        </w:rPr>
        <w:t>$project.name</w:t>
      </w:r>
      <w:r w:rsidRPr="00421DD0">
        <w:rPr>
          <w:rFonts w:hint="eastAsia"/>
          <w:b/>
          <w:bCs/>
          <w:color w:val="008000"/>
        </w:rPr>
        <w:t>"</w:t>
      </w:r>
      <w:r w:rsidRPr="00421DD0">
        <w:rPr>
          <w:rFonts w:hint="eastAsia"/>
          <w:b/>
          <w:bCs/>
          <w:color w:val="008000"/>
        </w:rPr>
        <w:br/>
        <w:t xml:space="preserve">            </w:t>
      </w:r>
      <w:r w:rsidRPr="00421DD0">
        <w:rPr>
          <w:rFonts w:hint="eastAsia"/>
          <w:color w:val="000000"/>
        </w:rPr>
        <w:t xml:space="preserve">pom.groupId = </w:t>
      </w:r>
      <w:r w:rsidRPr="00421DD0">
        <w:rPr>
          <w:rFonts w:hint="eastAsia"/>
          <w:b/>
          <w:bCs/>
          <w:color w:val="008000"/>
        </w:rPr>
        <w:t>"</w:t>
      </w:r>
      <w:r w:rsidRPr="00421DD0">
        <w:rPr>
          <w:rFonts w:hint="eastAsia"/>
          <w:color w:val="000000"/>
        </w:rPr>
        <w:t>$project.group</w:t>
      </w:r>
      <w:r w:rsidRPr="00421DD0">
        <w:rPr>
          <w:rFonts w:hint="eastAsia"/>
          <w:b/>
          <w:bCs/>
          <w:color w:val="008000"/>
        </w:rPr>
        <w:t>"</w:t>
      </w:r>
      <w:r w:rsidRPr="00421DD0">
        <w:rPr>
          <w:rFonts w:hint="eastAsia"/>
          <w:b/>
          <w:bCs/>
          <w:color w:val="008000"/>
        </w:rPr>
        <w:br/>
        <w:t xml:space="preserve">        </w:t>
      </w:r>
      <w:r w:rsidRPr="00421DD0">
        <w:rPr>
          <w:rFonts w:hint="eastAsia"/>
          <w:color w:val="000000"/>
        </w:rPr>
        <w:t>}</w:t>
      </w:r>
      <w:r w:rsidRPr="00421DD0">
        <w:rPr>
          <w:rFonts w:hint="eastAsia"/>
          <w:color w:val="000000"/>
        </w:rPr>
        <w:br/>
        <w:t xml:space="preserve">    }</w:t>
      </w:r>
      <w:r w:rsidRPr="00421DD0">
        <w:rPr>
          <w:rFonts w:hint="eastAsia"/>
          <w:color w:val="000000"/>
        </w:rPr>
        <w:br/>
        <w:t xml:space="preserve">    </w:t>
      </w:r>
      <w:r w:rsidRPr="00421DD0">
        <w:rPr>
          <w:rFonts w:hint="eastAsia"/>
          <w:b/>
          <w:bCs/>
          <w:color w:val="000043"/>
        </w:rPr>
        <w:t xml:space="preserve">return </w:t>
      </w:r>
      <w:r w:rsidRPr="00421DD0">
        <w:rPr>
          <w:rFonts w:hint="eastAsia"/>
          <w:b/>
          <w:bCs/>
          <w:color w:val="008000"/>
        </w:rPr>
        <w:t>'Success'</w:t>
      </w:r>
      <w:r w:rsidRPr="00421DD0">
        <w:rPr>
          <w:rFonts w:hint="eastAsia"/>
          <w:b/>
          <w:bCs/>
          <w:color w:val="008000"/>
        </w:rPr>
        <w:br/>
      </w:r>
      <w:r w:rsidRPr="00421DD0">
        <w:rPr>
          <w:rFonts w:hint="eastAsia"/>
          <w:color w:val="000000"/>
        </w:rPr>
        <w:t>}</w:t>
      </w:r>
    </w:p>
    <w:p w:rsidR="00F77625" w:rsidRDefault="00F77625" w:rsidP="00641A0D">
      <w:pPr>
        <w:pStyle w:val="2"/>
      </w:pPr>
      <w:bookmarkStart w:id="1310" w:name="_Toc528832522"/>
      <w:r>
        <w:rPr>
          <w:rFonts w:hint="eastAsia"/>
        </w:rPr>
        <w:t>接口命名</w:t>
      </w:r>
      <w:bookmarkEnd w:id="1310"/>
    </w:p>
    <w:p w:rsidR="00F77625" w:rsidRPr="00421DD0" w:rsidRDefault="00421DD0" w:rsidP="00F77625">
      <w:pPr>
        <w:rPr>
          <w:rFonts w:ascii="宋体" w:eastAsia="宋体" w:hAnsi="宋体"/>
          <w:sz w:val="24"/>
          <w:szCs w:val="24"/>
        </w:rPr>
      </w:pPr>
      <w:r w:rsidRPr="00421DD0">
        <w:rPr>
          <w:rFonts w:ascii="宋体" w:eastAsia="宋体" w:hAnsi="宋体"/>
          <w:sz w:val="24"/>
          <w:szCs w:val="24"/>
        </w:rPr>
        <w:t>命名按照“I”+“实体名”+“Service”的方式</w:t>
      </w:r>
    </w:p>
    <w:p w:rsidR="00F77625" w:rsidRDefault="00EE01C2" w:rsidP="00EE01C2">
      <w:pPr>
        <w:pStyle w:val="2"/>
      </w:pPr>
      <w:bookmarkStart w:id="1311" w:name="_Toc528832523"/>
      <w:r w:rsidRPr="00EE01C2">
        <w:rPr>
          <w:rFonts w:hint="eastAsia"/>
        </w:rPr>
        <w:t>包注解</w:t>
      </w:r>
      <w:bookmarkEnd w:id="1311"/>
    </w:p>
    <w:p w:rsidR="00421DD0" w:rsidRPr="00421DD0" w:rsidRDefault="00421DD0" w:rsidP="00421DD0">
      <w:pPr>
        <w:rPr>
          <w:rFonts w:ascii="宋体" w:eastAsia="宋体" w:hAnsi="宋体" w:cs="Segoe UI"/>
          <w:color w:val="333333"/>
          <w:kern w:val="0"/>
          <w:sz w:val="24"/>
          <w:szCs w:val="24"/>
        </w:rPr>
      </w:pPr>
      <w:r w:rsidRPr="00421DD0">
        <w:rPr>
          <w:rFonts w:ascii="宋体" w:eastAsia="宋体" w:hAnsi="宋体" w:cs="Segoe UI"/>
          <w:color w:val="333333"/>
          <w:kern w:val="0"/>
          <w:sz w:val="24"/>
          <w:szCs w:val="24"/>
        </w:rPr>
        <w:t>api包下面每层要有一个package-info，对该层api包进行说明，指定api的所属应用模块</w:t>
      </w:r>
      <w:r>
        <w:rPr>
          <w:rFonts w:ascii="宋体" w:eastAsia="宋体" w:hAnsi="宋体" w:cs="Segoe UI"/>
          <w:color w:val="333333"/>
          <w:kern w:val="0"/>
          <w:sz w:val="24"/>
          <w:szCs w:val="24"/>
        </w:rPr>
        <w:t>：</w:t>
      </w:r>
    </w:p>
    <w:p w:rsidR="00421DD0" w:rsidRPr="00421DD0" w:rsidRDefault="00421DD0" w:rsidP="00421DD0">
      <w:pPr>
        <w:rPr>
          <w:rFonts w:ascii="宋体" w:eastAsia="宋体" w:hAnsi="宋体" w:cs="Segoe UI"/>
          <w:color w:val="333333"/>
          <w:kern w:val="0"/>
          <w:sz w:val="24"/>
          <w:szCs w:val="24"/>
        </w:rPr>
      </w:pPr>
    </w:p>
    <w:p w:rsidR="00421DD0" w:rsidRPr="00421DD0" w:rsidRDefault="00421DD0" w:rsidP="00421DD0">
      <w:pPr>
        <w:rPr>
          <w:rFonts w:ascii="宋体" w:eastAsia="宋体" w:hAnsi="宋体" w:cs="Segoe UI"/>
          <w:color w:val="333333"/>
          <w:kern w:val="0"/>
          <w:sz w:val="24"/>
          <w:szCs w:val="24"/>
        </w:rPr>
      </w:pPr>
    </w:p>
    <w:p w:rsidR="00421DD0" w:rsidRPr="00421DD0" w:rsidRDefault="00421DD0" w:rsidP="00421DD0">
      <w:pPr>
        <w:ind w:leftChars="200" w:left="420"/>
        <w:rPr>
          <w:rFonts w:ascii="宋体" w:eastAsia="宋体" w:hAnsi="宋体" w:cs="Segoe UI"/>
          <w:color w:val="333333"/>
          <w:kern w:val="0"/>
          <w:sz w:val="24"/>
          <w:szCs w:val="24"/>
        </w:rPr>
      </w:pPr>
      <w:r w:rsidRPr="00421DD0">
        <w:rPr>
          <w:rFonts w:ascii="宋体" w:eastAsia="宋体" w:hAnsi="宋体" w:cs="Segoe UI"/>
          <w:color w:val="333333"/>
          <w:kern w:val="0"/>
          <w:sz w:val="24"/>
          <w:szCs w:val="24"/>
        </w:rPr>
        <w:t>//表明所属模块，这里演示的模块为DEMO</w:t>
      </w:r>
    </w:p>
    <w:p w:rsidR="00421DD0" w:rsidRPr="00421DD0" w:rsidRDefault="00421DD0" w:rsidP="00421DD0">
      <w:pPr>
        <w:ind w:leftChars="200" w:left="420"/>
        <w:rPr>
          <w:rFonts w:ascii="宋体" w:eastAsia="宋体" w:hAnsi="宋体" w:cs="Segoe UI"/>
          <w:color w:val="333333"/>
          <w:kern w:val="0"/>
          <w:sz w:val="24"/>
          <w:szCs w:val="24"/>
        </w:rPr>
      </w:pPr>
      <w:r w:rsidRPr="00421DD0">
        <w:rPr>
          <w:rFonts w:ascii="宋体" w:eastAsia="宋体" w:hAnsi="宋体" w:cs="Segoe UI"/>
          <w:color w:val="333333"/>
          <w:kern w:val="0"/>
          <w:sz w:val="24"/>
          <w:szCs w:val="24"/>
        </w:rPr>
        <w:t>@AppModule("DEMO")</w:t>
      </w:r>
    </w:p>
    <w:p w:rsidR="00421DD0" w:rsidRPr="00421DD0" w:rsidRDefault="00421DD0" w:rsidP="00421DD0">
      <w:pPr>
        <w:ind w:leftChars="200" w:left="420"/>
        <w:rPr>
          <w:rFonts w:ascii="宋体" w:eastAsia="宋体" w:hAnsi="宋体" w:cs="Segoe UI"/>
          <w:color w:val="333333"/>
          <w:kern w:val="0"/>
          <w:sz w:val="24"/>
          <w:szCs w:val="24"/>
        </w:rPr>
      </w:pPr>
      <w:r w:rsidRPr="00421DD0">
        <w:rPr>
          <w:rFonts w:ascii="宋体" w:eastAsia="宋体" w:hAnsi="宋体" w:cs="Segoe UI"/>
          <w:color w:val="333333"/>
          <w:kern w:val="0"/>
          <w:sz w:val="24"/>
          <w:szCs w:val="24"/>
        </w:rPr>
        <w:t>package com.ecmp.demo.api;</w:t>
      </w:r>
    </w:p>
    <w:p w:rsidR="00421DD0" w:rsidRPr="00421DD0" w:rsidRDefault="00421DD0" w:rsidP="00421DD0">
      <w:pPr>
        <w:ind w:leftChars="200" w:left="420"/>
        <w:rPr>
          <w:rFonts w:ascii="宋体" w:eastAsia="宋体" w:hAnsi="宋体" w:cs="Segoe UI"/>
          <w:color w:val="333333"/>
          <w:kern w:val="0"/>
          <w:sz w:val="24"/>
          <w:szCs w:val="24"/>
        </w:rPr>
      </w:pPr>
    </w:p>
    <w:p w:rsidR="00F77625" w:rsidRPr="00421DD0" w:rsidRDefault="00421DD0" w:rsidP="00421DD0">
      <w:pPr>
        <w:ind w:leftChars="200" w:left="420"/>
        <w:rPr>
          <w:rFonts w:ascii="宋体" w:eastAsia="宋体" w:hAnsi="宋体" w:cs="Segoe UI"/>
          <w:color w:val="333333"/>
          <w:kern w:val="0"/>
          <w:sz w:val="24"/>
          <w:szCs w:val="24"/>
        </w:rPr>
      </w:pPr>
      <w:r w:rsidRPr="00421DD0">
        <w:rPr>
          <w:rFonts w:ascii="宋体" w:eastAsia="宋体" w:hAnsi="宋体" w:cs="Segoe UI"/>
          <w:color w:val="333333"/>
          <w:kern w:val="0"/>
          <w:sz w:val="24"/>
          <w:szCs w:val="24"/>
        </w:rPr>
        <w:t>import com.ecmp.annotation.AppModule;</w:t>
      </w:r>
    </w:p>
    <w:p w:rsidR="00F77625" w:rsidRDefault="00F77625" w:rsidP="00641A0D">
      <w:pPr>
        <w:pStyle w:val="2"/>
      </w:pPr>
      <w:bookmarkStart w:id="1312" w:name="_Toc528832524"/>
      <w:r>
        <w:rPr>
          <w:rFonts w:hint="eastAsia"/>
        </w:rPr>
        <w:t>接口注解</w:t>
      </w:r>
      <w:bookmarkEnd w:id="1312"/>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@Path("demo")</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@Consumes(MediaType.APPLICATION_JSON)</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@Produces(MediaType.APPLICATION_JSON)</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@Api(value = "IDemoService演示实体的服务接口")</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public interface IDemoService</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 xml:space="preserve">        extends IBaseEntityService&lt;Demo&gt;,IFindAllService&lt;Demo&gt;,IDataAuthEntityService&lt;Demo&gt; {</w:t>
      </w:r>
    </w:p>
    <w:p w:rsidR="00421DD0" w:rsidRPr="00421DD0" w:rsidRDefault="00421DD0" w:rsidP="00421DD0">
      <w:pPr>
        <w:ind w:leftChars="200" w:left="420"/>
        <w:rPr>
          <w:rFonts w:ascii="宋体" w:eastAsia="宋体" w:hAnsi="宋体"/>
          <w:sz w:val="24"/>
          <w:szCs w:val="24"/>
        </w:rPr>
      </w:pPr>
      <w:r w:rsidRPr="00421DD0">
        <w:rPr>
          <w:rFonts w:ascii="宋体" w:eastAsia="宋体" w:hAnsi="宋体"/>
          <w:sz w:val="24"/>
          <w:szCs w:val="24"/>
        </w:rPr>
        <w:t>}</w:t>
      </w:r>
    </w:p>
    <w:p w:rsidR="00F77625" w:rsidRDefault="00641A0D" w:rsidP="00641A0D">
      <w:pPr>
        <w:pStyle w:val="3"/>
      </w:pPr>
      <w:bookmarkStart w:id="1313" w:name="_Toc528832525"/>
      <w:r w:rsidRPr="00641A0D">
        <w:rPr>
          <w:rFonts w:hint="eastAsia"/>
        </w:rPr>
        <w:t>接口的相对路径</w:t>
      </w:r>
      <w:bookmarkEnd w:id="1313"/>
    </w:p>
    <w:p w:rsidR="00F77625" w:rsidRPr="00641A0D" w:rsidRDefault="00641A0D" w:rsidP="00641A0D">
      <w:pPr>
        <w:rPr>
          <w:rFonts w:ascii="宋体" w:eastAsia="宋体" w:hAnsi="宋体"/>
          <w:sz w:val="24"/>
          <w:szCs w:val="24"/>
        </w:rPr>
      </w:pPr>
      <w:r w:rsidRPr="00641A0D">
        <w:rPr>
          <w:rFonts w:ascii="宋体" w:eastAsia="宋体" w:hAnsi="宋体"/>
          <w:sz w:val="24"/>
          <w:szCs w:val="24"/>
        </w:rPr>
        <w:t>@Path(“demo”)表示接口的相对路径是：/demo</w:t>
      </w:r>
    </w:p>
    <w:p w:rsidR="00F77625" w:rsidRDefault="00641A0D" w:rsidP="00641A0D">
      <w:pPr>
        <w:pStyle w:val="3"/>
      </w:pPr>
      <w:bookmarkStart w:id="1314" w:name="_Toc528832526"/>
      <w:r w:rsidRPr="00641A0D">
        <w:rPr>
          <w:rFonts w:hint="eastAsia"/>
        </w:rPr>
        <w:lastRenderedPageBreak/>
        <w:t>接收的参数类型</w:t>
      </w:r>
      <w:bookmarkEnd w:id="1314"/>
    </w:p>
    <w:p w:rsidR="00F77625" w:rsidRPr="00641A0D" w:rsidRDefault="00641A0D" w:rsidP="00641A0D">
      <w:pPr>
        <w:rPr>
          <w:rFonts w:ascii="宋体" w:eastAsia="宋体" w:hAnsi="宋体"/>
          <w:sz w:val="24"/>
          <w:szCs w:val="24"/>
        </w:rPr>
      </w:pPr>
      <w:r w:rsidRPr="00641A0D">
        <w:rPr>
          <w:rFonts w:ascii="宋体" w:eastAsia="宋体" w:hAnsi="宋体"/>
          <w:sz w:val="24"/>
          <w:szCs w:val="24"/>
        </w:rPr>
        <w:t>@Consumes(MediaType.APPLICATION_JSON)表示接收的参数类型是Json类型</w:t>
      </w:r>
    </w:p>
    <w:p w:rsidR="00F77625" w:rsidRDefault="00641A0D" w:rsidP="00641A0D">
      <w:pPr>
        <w:pStyle w:val="3"/>
      </w:pPr>
      <w:bookmarkStart w:id="1315" w:name="_Toc528832527"/>
      <w:r w:rsidRPr="00641A0D">
        <w:rPr>
          <w:rFonts w:hint="eastAsia"/>
        </w:rPr>
        <w:t>返回数据类型</w:t>
      </w:r>
      <w:bookmarkEnd w:id="1315"/>
    </w:p>
    <w:p w:rsidR="00F77625" w:rsidRPr="00641A0D" w:rsidRDefault="00641A0D" w:rsidP="00641A0D">
      <w:pPr>
        <w:rPr>
          <w:rFonts w:ascii="宋体" w:eastAsia="宋体" w:hAnsi="宋体"/>
          <w:sz w:val="24"/>
          <w:szCs w:val="24"/>
        </w:rPr>
      </w:pPr>
      <w:r w:rsidRPr="00641A0D">
        <w:rPr>
          <w:rFonts w:ascii="宋体" w:eastAsia="宋体" w:hAnsi="宋体"/>
          <w:sz w:val="24"/>
          <w:szCs w:val="24"/>
        </w:rPr>
        <w:t>@Produces(MediaType.APPLICATION_JSON)表示返回数据类型是Json类型</w:t>
      </w:r>
    </w:p>
    <w:p w:rsidR="00F77625" w:rsidRDefault="00641A0D" w:rsidP="00641A0D">
      <w:pPr>
        <w:pStyle w:val="3"/>
      </w:pPr>
      <w:bookmarkStart w:id="1316" w:name="_Toc528832528"/>
      <w:r w:rsidRPr="00641A0D">
        <w:t>Api接口的介绍</w:t>
      </w:r>
      <w:bookmarkEnd w:id="1316"/>
    </w:p>
    <w:p w:rsidR="00F77625" w:rsidRDefault="00641A0D" w:rsidP="00641A0D">
      <w:pPr>
        <w:rPr>
          <w:rFonts w:ascii="宋体" w:eastAsia="宋体" w:hAnsi="宋体"/>
          <w:sz w:val="24"/>
          <w:szCs w:val="24"/>
        </w:rPr>
      </w:pPr>
      <w:r w:rsidRPr="00641A0D">
        <w:rPr>
          <w:rFonts w:ascii="宋体" w:eastAsia="宋体" w:hAnsi="宋体"/>
          <w:sz w:val="24"/>
          <w:szCs w:val="24"/>
        </w:rPr>
        <w:t>@Api(value = “这是一个demo”)</w:t>
      </w:r>
    </w:p>
    <w:p w:rsidR="00641A0D" w:rsidRPr="00641A0D" w:rsidRDefault="00641A0D" w:rsidP="00641A0D">
      <w:pPr>
        <w:rPr>
          <w:rFonts w:ascii="宋体" w:eastAsia="宋体" w:hAnsi="宋体"/>
          <w:sz w:val="24"/>
          <w:szCs w:val="24"/>
        </w:rPr>
      </w:pPr>
    </w:p>
    <w:p w:rsidR="00F77625" w:rsidRDefault="00F77625" w:rsidP="00641A0D">
      <w:pPr>
        <w:pStyle w:val="2"/>
      </w:pPr>
      <w:bookmarkStart w:id="1317" w:name="_Toc528832529"/>
      <w:r>
        <w:rPr>
          <w:rFonts w:hint="eastAsia"/>
        </w:rPr>
        <w:t>继承接口</w:t>
      </w:r>
      <w:bookmarkEnd w:id="1317"/>
    </w:p>
    <w:p w:rsidR="00F77625" w:rsidRPr="0019010D" w:rsidRDefault="00F77625" w:rsidP="00F77625">
      <w:pPr>
        <w:rPr>
          <w:sz w:val="24"/>
          <w:szCs w:val="24"/>
        </w:rPr>
      </w:pPr>
      <w:r>
        <w:rPr>
          <w:sz w:val="24"/>
          <w:szCs w:val="24"/>
        </w:rPr>
        <w:t xml:space="preserve">1. </w:t>
      </w:r>
      <w:r w:rsidRPr="0019010D">
        <w:rPr>
          <w:rFonts w:hint="eastAsia"/>
          <w:sz w:val="24"/>
          <w:szCs w:val="24"/>
        </w:rPr>
        <w:t>IBaseEntityService：实体继承BaseEntity的继承此接口</w:t>
      </w:r>
    </w:p>
    <w:p w:rsidR="00F77625" w:rsidRPr="0019010D" w:rsidRDefault="00F77625" w:rsidP="00F77625">
      <w:pPr>
        <w:rPr>
          <w:sz w:val="24"/>
          <w:szCs w:val="24"/>
        </w:rPr>
      </w:pPr>
      <w:r w:rsidRPr="0019010D">
        <w:rPr>
          <w:rFonts w:hint="eastAsia"/>
          <w:sz w:val="24"/>
          <w:szCs w:val="24"/>
        </w:rPr>
        <w:t xml:space="preserve">2. </w:t>
      </w:r>
      <w:r w:rsidR="00641A0D" w:rsidRPr="00641A0D">
        <w:rPr>
          <w:sz w:val="24"/>
          <w:szCs w:val="24"/>
        </w:rPr>
        <w:t>IBaseRelationService</w:t>
      </w:r>
      <w:r w:rsidRPr="0019010D">
        <w:rPr>
          <w:rFonts w:hint="eastAsia"/>
          <w:sz w:val="24"/>
          <w:szCs w:val="24"/>
        </w:rPr>
        <w:t>：存在分配关系的继承此接口</w:t>
      </w:r>
    </w:p>
    <w:p w:rsidR="00F77625" w:rsidRPr="0019010D" w:rsidRDefault="00F77625" w:rsidP="00F77625">
      <w:pPr>
        <w:rPr>
          <w:sz w:val="24"/>
          <w:szCs w:val="24"/>
        </w:rPr>
      </w:pPr>
      <w:r w:rsidRPr="0019010D">
        <w:rPr>
          <w:rFonts w:hint="eastAsia"/>
          <w:sz w:val="24"/>
          <w:szCs w:val="24"/>
        </w:rPr>
        <w:t>3. IBaseTreeService：实体继承</w:t>
      </w:r>
      <w:r w:rsidR="009A6525" w:rsidRPr="009A6525">
        <w:rPr>
          <w:sz w:val="24"/>
          <w:szCs w:val="24"/>
        </w:rPr>
        <w:t>TreeEntity</w:t>
      </w:r>
      <w:r w:rsidRPr="0019010D">
        <w:rPr>
          <w:rFonts w:hint="eastAsia"/>
          <w:sz w:val="24"/>
          <w:szCs w:val="24"/>
        </w:rPr>
        <w:t>的继承此接口</w:t>
      </w:r>
    </w:p>
    <w:p w:rsidR="00F77625" w:rsidRPr="0019010D" w:rsidRDefault="00F77625" w:rsidP="00F77625">
      <w:pPr>
        <w:rPr>
          <w:sz w:val="24"/>
          <w:szCs w:val="24"/>
        </w:rPr>
      </w:pPr>
      <w:r w:rsidRPr="0019010D">
        <w:rPr>
          <w:rFonts w:hint="eastAsia"/>
          <w:sz w:val="24"/>
          <w:szCs w:val="24"/>
        </w:rPr>
        <w:t>4. IDataAuthEntityService：非树形结构的权限管理的继承此接口</w:t>
      </w:r>
    </w:p>
    <w:p w:rsidR="00F77625" w:rsidRPr="0019010D" w:rsidRDefault="00F77625" w:rsidP="00F77625">
      <w:pPr>
        <w:rPr>
          <w:sz w:val="24"/>
          <w:szCs w:val="24"/>
        </w:rPr>
      </w:pPr>
      <w:r w:rsidRPr="0019010D">
        <w:rPr>
          <w:rFonts w:hint="eastAsia"/>
          <w:sz w:val="24"/>
          <w:szCs w:val="24"/>
        </w:rPr>
        <w:t>5. IDataAuthTreeEntityService：树形结构的权限管理的继承此接口</w:t>
      </w:r>
    </w:p>
    <w:p w:rsidR="00F77625" w:rsidRPr="0019010D" w:rsidRDefault="00F77625" w:rsidP="00F77625">
      <w:pPr>
        <w:rPr>
          <w:sz w:val="24"/>
          <w:szCs w:val="24"/>
        </w:rPr>
      </w:pPr>
      <w:r w:rsidRPr="0019010D">
        <w:rPr>
          <w:rFonts w:hint="eastAsia"/>
          <w:sz w:val="24"/>
          <w:szCs w:val="24"/>
        </w:rPr>
        <w:t>6. IFindAllService：需要获取所有业务实体或者获取所有未冻结的业务实体的继承此接口</w:t>
      </w:r>
    </w:p>
    <w:p w:rsidR="00F77625" w:rsidRPr="0019010D" w:rsidRDefault="00F77625" w:rsidP="00F77625">
      <w:pPr>
        <w:rPr>
          <w:sz w:val="24"/>
          <w:szCs w:val="24"/>
        </w:rPr>
      </w:pPr>
      <w:r w:rsidRPr="0019010D">
        <w:rPr>
          <w:rFonts w:hint="eastAsia"/>
          <w:sz w:val="24"/>
          <w:szCs w:val="24"/>
        </w:rPr>
        <w:t>7. IFindByPageService：分页查询业务实体的继承此接口</w:t>
      </w:r>
    </w:p>
    <w:p w:rsidR="00F77625" w:rsidRDefault="00F77625" w:rsidP="00641A0D">
      <w:pPr>
        <w:pStyle w:val="2"/>
      </w:pPr>
      <w:bookmarkStart w:id="1318" w:name="_Toc528832530"/>
      <w:r>
        <w:rPr>
          <w:rFonts w:hint="eastAsia"/>
        </w:rPr>
        <w:t>方法注解</w:t>
      </w:r>
      <w:bookmarkEnd w:id="1318"/>
    </w:p>
    <w:p w:rsidR="00641A0D" w:rsidRPr="00641A0D" w:rsidRDefault="00641A0D" w:rsidP="00641A0D">
      <w:pPr>
        <w:pStyle w:val="3"/>
      </w:pPr>
      <w:bookmarkStart w:id="1319" w:name="_Toc528832531"/>
      <w:r w:rsidRPr="00641A0D">
        <w:rPr>
          <w:rFonts w:hint="eastAsia"/>
        </w:rPr>
        <w:t>操作</w:t>
      </w:r>
      <w:bookmarkEnd w:id="1319"/>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查询所有业务实体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@return 业务实体清单</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@GET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@Path("findAll")</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lastRenderedPageBreak/>
        <w:t>@ApiOperation(value = "查询所有数据", notes = "查询所有数据")</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List&lt;Demo&gt; findAll();</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通过Id获取一个业务实体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@param id 业务实体Id</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@return 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@GET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@Path("findOne")</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@ApiOperation(value = "获取一个数据角色组",notes = "通过Id获取一个数据角色组")</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T findOne(@QueryParam("id") String id);</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保存业务实体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@param entity 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@return 操作结果</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@POST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@Path("save")</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@ApiOperation(value = "保存业务实体",notes = "保存一个业务实体")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OperateResultWithData&lt;T&gt; save(T entity);</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删除业务实体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@param id 业务实体Id</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 @return 操作结果</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 xml:space="preserve"> */</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@DELETE</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@Path("delete")</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@ApiOperation(value = "删除业务实体",notes = "删除一个业务实体")</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641A0D">
        <w:rPr>
          <w:rFonts w:ascii="宋体" w:eastAsia="宋体" w:hAnsi="宋体" w:cs="宋体"/>
          <w:kern w:val="0"/>
          <w:sz w:val="24"/>
          <w:szCs w:val="24"/>
        </w:rPr>
        <w:t>OperateResult delete(String id);</w:t>
      </w:r>
    </w:p>
    <w:p w:rsidR="00641A0D" w:rsidRPr="00641A0D" w:rsidRDefault="00641A0D" w:rsidP="00641A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641A0D" w:rsidRPr="00641A0D" w:rsidRDefault="00641A0D" w:rsidP="00641A0D">
      <w:pPr>
        <w:widowControl/>
        <w:numPr>
          <w:ilvl w:val="0"/>
          <w:numId w:val="31"/>
        </w:numPr>
        <w:spacing w:before="100" w:beforeAutospacing="1" w:after="100" w:afterAutospacing="1"/>
        <w:jc w:val="left"/>
        <w:rPr>
          <w:rFonts w:ascii="宋体" w:eastAsia="宋体" w:hAnsi="宋体" w:cs="宋体"/>
          <w:kern w:val="0"/>
          <w:sz w:val="24"/>
          <w:szCs w:val="24"/>
        </w:rPr>
      </w:pPr>
      <w:r w:rsidRPr="00641A0D">
        <w:rPr>
          <w:rFonts w:ascii="宋体" w:eastAsia="宋体" w:hAnsi="宋体" w:cs="宋体"/>
          <w:kern w:val="0"/>
          <w:sz w:val="24"/>
          <w:szCs w:val="24"/>
        </w:rPr>
        <w:t xml:space="preserve">@GET代表是获取或者查询，若有参数则需要加@QueryParam注释 </w:t>
      </w:r>
    </w:p>
    <w:p w:rsidR="00641A0D" w:rsidRPr="00641A0D" w:rsidRDefault="00641A0D" w:rsidP="00641A0D">
      <w:pPr>
        <w:widowControl/>
        <w:numPr>
          <w:ilvl w:val="0"/>
          <w:numId w:val="31"/>
        </w:numPr>
        <w:spacing w:before="100" w:beforeAutospacing="1" w:after="100" w:afterAutospacing="1"/>
        <w:jc w:val="left"/>
        <w:rPr>
          <w:rFonts w:ascii="宋体" w:eastAsia="宋体" w:hAnsi="宋体" w:cs="宋体"/>
          <w:kern w:val="0"/>
          <w:sz w:val="24"/>
          <w:szCs w:val="24"/>
        </w:rPr>
      </w:pPr>
      <w:r w:rsidRPr="00641A0D">
        <w:rPr>
          <w:rFonts w:ascii="宋体" w:eastAsia="宋体" w:hAnsi="宋体" w:cs="宋体"/>
          <w:kern w:val="0"/>
          <w:sz w:val="24"/>
          <w:szCs w:val="24"/>
        </w:rPr>
        <w:t xml:space="preserve">@POST代表是保存或者更新，若有多个参数则需要加@QueryParam注释 </w:t>
      </w:r>
    </w:p>
    <w:p w:rsidR="00641A0D" w:rsidRPr="00761803" w:rsidRDefault="00641A0D" w:rsidP="00641A0D">
      <w:pPr>
        <w:widowControl/>
        <w:numPr>
          <w:ilvl w:val="0"/>
          <w:numId w:val="31"/>
        </w:numPr>
        <w:spacing w:before="100" w:beforeAutospacing="1" w:after="100" w:afterAutospacing="1"/>
        <w:jc w:val="left"/>
        <w:rPr>
          <w:rFonts w:ascii="宋体" w:eastAsia="宋体" w:hAnsi="宋体" w:cs="宋体"/>
          <w:kern w:val="0"/>
          <w:sz w:val="24"/>
          <w:szCs w:val="24"/>
        </w:rPr>
      </w:pPr>
      <w:r w:rsidRPr="00641A0D">
        <w:rPr>
          <w:rFonts w:ascii="宋体" w:eastAsia="宋体" w:hAnsi="宋体" w:cs="宋体"/>
          <w:kern w:val="0"/>
          <w:sz w:val="24"/>
          <w:szCs w:val="24"/>
        </w:rPr>
        <w:t xml:space="preserve">@DELETE代表是删除，若有多个参数则需要加@QueryParam注释 </w:t>
      </w:r>
    </w:p>
    <w:p w:rsidR="00F77625" w:rsidRDefault="00761803" w:rsidP="00761803">
      <w:pPr>
        <w:pStyle w:val="3"/>
      </w:pPr>
      <w:bookmarkStart w:id="1320" w:name="_Toc528832532"/>
      <w:r w:rsidRPr="00761803">
        <w:rPr>
          <w:rFonts w:hint="eastAsia"/>
        </w:rPr>
        <w:t>方法路径</w:t>
      </w:r>
      <w:bookmarkEnd w:id="1320"/>
    </w:p>
    <w:p w:rsidR="00F77625" w:rsidRPr="00761803" w:rsidRDefault="00761803" w:rsidP="00761803">
      <w:pPr>
        <w:rPr>
          <w:rFonts w:ascii="宋体" w:eastAsia="宋体" w:hAnsi="宋体"/>
          <w:sz w:val="24"/>
          <w:szCs w:val="24"/>
        </w:rPr>
      </w:pPr>
      <w:r w:rsidRPr="00761803">
        <w:rPr>
          <w:rFonts w:ascii="宋体" w:eastAsia="宋体" w:hAnsi="宋体"/>
          <w:sz w:val="24"/>
          <w:szCs w:val="24"/>
        </w:rPr>
        <w:t>@path(“findAll”)表示查询所有的数据的方法路径</w:t>
      </w:r>
      <w:r>
        <w:rPr>
          <w:rFonts w:ascii="宋体" w:eastAsia="宋体" w:hAnsi="宋体"/>
          <w:sz w:val="24"/>
          <w:szCs w:val="24"/>
        </w:rPr>
        <w:t>（自定义）</w:t>
      </w:r>
    </w:p>
    <w:p w:rsidR="00F77625" w:rsidRDefault="00A73249" w:rsidP="00A73249">
      <w:pPr>
        <w:pStyle w:val="3"/>
      </w:pPr>
      <w:bookmarkStart w:id="1321" w:name="_Toc528832533"/>
      <w:r w:rsidRPr="00A73249">
        <w:rPr>
          <w:rFonts w:hint="eastAsia"/>
        </w:rPr>
        <w:lastRenderedPageBreak/>
        <w:t>方法的介绍</w:t>
      </w:r>
      <w:bookmarkEnd w:id="1321"/>
    </w:p>
    <w:p w:rsidR="00F77625" w:rsidRPr="00A73249" w:rsidRDefault="00A73249" w:rsidP="00F77625">
      <w:pPr>
        <w:rPr>
          <w:rFonts w:ascii="宋体" w:eastAsia="宋体" w:hAnsi="宋体"/>
          <w:sz w:val="24"/>
          <w:szCs w:val="24"/>
        </w:rPr>
      </w:pPr>
      <w:r w:rsidRPr="00A73249">
        <w:rPr>
          <w:rFonts w:ascii="宋体" w:eastAsia="宋体" w:hAnsi="宋体"/>
          <w:sz w:val="24"/>
          <w:szCs w:val="24"/>
        </w:rPr>
        <w:t>@ApiOperation(value = "查询所有主数据", notes = "查询所有主数据")  表示对方法的介绍</w:t>
      </w:r>
    </w:p>
    <w:p w:rsidR="00F77625" w:rsidRDefault="00F77625" w:rsidP="00A73249">
      <w:pPr>
        <w:pStyle w:val="3"/>
      </w:pPr>
      <w:bookmarkStart w:id="1322" w:name="_Toc528832534"/>
      <w:r>
        <w:rPr>
          <w:rFonts w:hint="eastAsia"/>
        </w:rPr>
        <w:t>保存的返回类型</w:t>
      </w:r>
      <w:bookmarkEnd w:id="1322"/>
    </w:p>
    <w:p w:rsidR="00F77625" w:rsidRDefault="00F77625" w:rsidP="00F77625">
      <w:pPr>
        <w:pStyle w:val="HTML"/>
        <w:shd w:val="clear" w:color="auto" w:fill="FFFFFF"/>
        <w:tabs>
          <w:tab w:val="clear" w:pos="4580"/>
        </w:tabs>
        <w:rPr>
          <w:color w:val="000000"/>
        </w:rPr>
      </w:pPr>
      <w:r w:rsidRPr="009313ED">
        <w:rPr>
          <w:rFonts w:hint="eastAsia"/>
          <w:color w:val="000000"/>
        </w:rPr>
        <w:t>OperateResultWithData&lt;</w:t>
      </w:r>
      <w:r>
        <w:rPr>
          <w:rFonts w:hint="eastAsia"/>
          <w:color w:val="000000"/>
        </w:rPr>
        <w:t>Demo</w:t>
      </w:r>
      <w:r w:rsidRPr="009313ED">
        <w:rPr>
          <w:rFonts w:hint="eastAsia"/>
          <w:color w:val="000000"/>
        </w:rPr>
        <w:t>&gt; save(</w:t>
      </w:r>
      <w:r>
        <w:rPr>
          <w:rFonts w:hint="eastAsia"/>
          <w:color w:val="000000"/>
        </w:rPr>
        <w:t>Demo</w:t>
      </w:r>
      <w:r w:rsidRPr="009313ED">
        <w:rPr>
          <w:rFonts w:hint="eastAsia"/>
          <w:color w:val="000000"/>
        </w:rPr>
        <w:t xml:space="preserve"> </w:t>
      </w:r>
      <w:r>
        <w:rPr>
          <w:rFonts w:hint="eastAsia"/>
          <w:color w:val="000000"/>
        </w:rPr>
        <w:t>demo</w:t>
      </w:r>
      <w:r w:rsidRPr="009313ED">
        <w:rPr>
          <w:rFonts w:hint="eastAsia"/>
          <w:color w:val="000000"/>
        </w:rPr>
        <w:t>);</w:t>
      </w:r>
    </w:p>
    <w:p w:rsidR="00F77625" w:rsidRDefault="00F77625" w:rsidP="00F77625">
      <w:pPr>
        <w:pStyle w:val="HTML"/>
        <w:shd w:val="clear" w:color="auto" w:fill="FFFFFF"/>
        <w:tabs>
          <w:tab w:val="clear" w:pos="4580"/>
        </w:tabs>
        <w:rPr>
          <w:color w:val="000000"/>
        </w:rPr>
      </w:pPr>
      <w:r>
        <w:rPr>
          <w:rFonts w:hint="eastAsia"/>
          <w:color w:val="000000"/>
        </w:rPr>
        <w:t>返回该类型包含了信息、状态和数据</w:t>
      </w:r>
    </w:p>
    <w:p w:rsidR="00F77625" w:rsidRDefault="00F77625" w:rsidP="00A73249">
      <w:pPr>
        <w:pStyle w:val="3"/>
      </w:pPr>
      <w:bookmarkStart w:id="1323" w:name="_Toc528832535"/>
      <w:r>
        <w:rPr>
          <w:rFonts w:hint="eastAsia"/>
        </w:rPr>
        <w:t>删除的返回类型</w:t>
      </w:r>
      <w:bookmarkEnd w:id="1323"/>
    </w:p>
    <w:p w:rsidR="00F77625" w:rsidRDefault="00F77625" w:rsidP="00F77625">
      <w:pPr>
        <w:pStyle w:val="HTML"/>
        <w:shd w:val="clear" w:color="auto" w:fill="FFFFFF"/>
        <w:rPr>
          <w:color w:val="000000"/>
        </w:rPr>
      </w:pPr>
      <w:r w:rsidRPr="00B066B6">
        <w:rPr>
          <w:rFonts w:hint="eastAsia"/>
          <w:color w:val="000000"/>
        </w:rPr>
        <w:t>OperateResult delete(String id);</w:t>
      </w:r>
    </w:p>
    <w:p w:rsidR="00F77625" w:rsidRDefault="00F77625" w:rsidP="00F77625">
      <w:pPr>
        <w:pStyle w:val="HTML"/>
        <w:shd w:val="clear" w:color="auto" w:fill="FFFFFF"/>
        <w:rPr>
          <w:color w:val="000000"/>
        </w:rPr>
      </w:pPr>
      <w:r>
        <w:rPr>
          <w:rFonts w:hint="eastAsia"/>
          <w:color w:val="000000"/>
        </w:rPr>
        <w:t>返回类型包含信息和状态</w:t>
      </w:r>
    </w:p>
    <w:p w:rsidR="00A73249" w:rsidRDefault="00A73249" w:rsidP="00A73249">
      <w:pPr>
        <w:pStyle w:val="2"/>
      </w:pPr>
      <w:bookmarkStart w:id="1324" w:name="_Toc528832536"/>
      <w:r w:rsidRPr="00A73249">
        <w:rPr>
          <w:rFonts w:hint="eastAsia"/>
        </w:rPr>
        <w:t>通过</w:t>
      </w:r>
      <w:r w:rsidRPr="00A73249">
        <w:t>swagger</w:t>
      </w:r>
      <w:r w:rsidRPr="00A73249">
        <w:t>查看</w:t>
      </w:r>
      <w:r w:rsidRPr="00A73249">
        <w:t>API</w:t>
      </w:r>
      <w:r w:rsidRPr="00A73249">
        <w:t>文档</w:t>
      </w:r>
      <w:bookmarkEnd w:id="1324"/>
    </w:p>
    <w:p w:rsidR="00A73249" w:rsidRDefault="00A73249" w:rsidP="00A73249">
      <w:pPr>
        <w:pStyle w:val="3"/>
      </w:pPr>
      <w:bookmarkStart w:id="1325" w:name="_Toc528832537"/>
      <w:r w:rsidRPr="00A73249">
        <w:rPr>
          <w:rFonts w:hint="eastAsia"/>
        </w:rPr>
        <w:t>本地</w:t>
      </w:r>
      <w:r w:rsidRPr="00A73249">
        <w:t>swagger地址</w:t>
      </w:r>
      <w:bookmarkEnd w:id="1325"/>
    </w:p>
    <w:p w:rsidR="00A73249" w:rsidRDefault="00A73249" w:rsidP="00A73249">
      <w:pPr>
        <w:rPr>
          <w:rFonts w:ascii="宋体" w:eastAsia="宋体" w:hAnsi="宋体"/>
          <w:sz w:val="24"/>
          <w:szCs w:val="24"/>
        </w:rPr>
      </w:pPr>
      <w:r w:rsidRPr="00A73249">
        <w:rPr>
          <w:rFonts w:ascii="宋体" w:eastAsia="宋体" w:hAnsi="宋体"/>
          <w:sz w:val="24"/>
          <w:szCs w:val="24"/>
        </w:rPr>
        <w:t>在Tomcat的Deployment--&gt;Application context配置 /api，若没有配置/api 则去掉下面地址中的两个/api</w:t>
      </w:r>
    </w:p>
    <w:p w:rsidR="00A73249" w:rsidRDefault="00A73249" w:rsidP="00A73249">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noProof/>
        </w:rPr>
        <w:drawing>
          <wp:inline distT="0" distB="0" distL="114300" distR="114300" wp14:anchorId="6A21E846" wp14:editId="31D8BD2B">
            <wp:extent cx="4483100" cy="3644900"/>
            <wp:effectExtent l="0" t="0" r="0" b="0"/>
            <wp:docPr id="1" name="Picture" descr="配置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配置Tomcat"/>
                    <pic:cNvPicPr>
                      <a:picLocks noChangeAspect="1" noChangeArrowheads="1"/>
                    </pic:cNvPicPr>
                  </pic:nvPicPr>
                  <pic:blipFill>
                    <a:blip r:embed="rId53"/>
                    <a:stretch>
                      <a:fillRect/>
                    </a:stretch>
                  </pic:blipFill>
                  <pic:spPr>
                    <a:xfrm>
                      <a:off x="0" y="0"/>
                      <a:ext cx="4483100" cy="3644900"/>
                    </a:xfrm>
                    <a:prstGeom prst="rect">
                      <a:avLst/>
                    </a:prstGeom>
                    <a:noFill/>
                    <a:ln w="9525">
                      <a:noFill/>
                    </a:ln>
                  </pic:spPr>
                </pic:pic>
              </a:graphicData>
            </a:graphic>
          </wp:inline>
        </w:drawing>
      </w:r>
    </w:p>
    <w:p w:rsidR="00A73249" w:rsidRDefault="00A73249" w:rsidP="00A73249">
      <w:pPr>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noProof/>
        </w:rPr>
        <w:drawing>
          <wp:inline distT="0" distB="0" distL="114300" distR="114300" wp14:anchorId="62DDD823" wp14:editId="73B9956C">
            <wp:extent cx="5334000" cy="3372485"/>
            <wp:effectExtent l="0" t="0" r="0" b="0"/>
            <wp:docPr id="20" name="Picture" descr="配置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配置Tomcat"/>
                    <pic:cNvPicPr>
                      <a:picLocks noChangeAspect="1" noChangeArrowheads="1"/>
                    </pic:cNvPicPr>
                  </pic:nvPicPr>
                  <pic:blipFill>
                    <a:blip r:embed="rId54"/>
                    <a:stretch>
                      <a:fillRect/>
                    </a:stretch>
                  </pic:blipFill>
                  <pic:spPr>
                    <a:xfrm>
                      <a:off x="0" y="0"/>
                      <a:ext cx="5334000" cy="3372868"/>
                    </a:xfrm>
                    <a:prstGeom prst="rect">
                      <a:avLst/>
                    </a:prstGeom>
                    <a:noFill/>
                    <a:ln w="9525">
                      <a:noFill/>
                    </a:ln>
                  </pic:spPr>
                </pic:pic>
              </a:graphicData>
            </a:graphic>
          </wp:inline>
        </w:drawing>
      </w:r>
    </w:p>
    <w:p w:rsidR="00A73249" w:rsidRDefault="00A43143" w:rsidP="00A73249">
      <w:pPr>
        <w:ind w:left="300" w:firstLine="420"/>
        <w:rPr>
          <w:rFonts w:ascii="宋体" w:eastAsia="宋体" w:hAnsi="宋体"/>
          <w:sz w:val="24"/>
          <w:szCs w:val="24"/>
        </w:rPr>
      </w:pPr>
      <w:hyperlink r:id="rId55" w:history="1">
        <w:r w:rsidR="00A1185A" w:rsidRPr="008951DC">
          <w:rPr>
            <w:rStyle w:val="a6"/>
            <w:rFonts w:ascii="宋体" w:eastAsia="宋体" w:hAnsi="宋体"/>
            <w:sz w:val="24"/>
            <w:szCs w:val="24"/>
          </w:rPr>
          <w:t>http://127.0.0.1:8080</w:t>
        </w:r>
        <w:r w:rsidR="00A1185A" w:rsidRPr="008951DC">
          <w:rPr>
            <w:rStyle w:val="a6"/>
            <w:rFonts w:ascii="宋体" w:eastAsia="宋体" w:hAnsi="宋体"/>
            <w:sz w:val="24"/>
            <w:szCs w:val="24"/>
            <w:highlight w:val="yellow"/>
          </w:rPr>
          <w:t>/api</w:t>
        </w:r>
        <w:r w:rsidR="00A1185A" w:rsidRPr="008951DC">
          <w:rPr>
            <w:rStyle w:val="a6"/>
            <w:rFonts w:ascii="宋体" w:eastAsia="宋体" w:hAnsi="宋体"/>
            <w:sz w:val="24"/>
            <w:szCs w:val="24"/>
          </w:rPr>
          <w:t>/api-docs?/url=</w:t>
        </w:r>
        <w:r w:rsidR="00A1185A" w:rsidRPr="008951DC">
          <w:rPr>
            <w:rStyle w:val="a6"/>
            <w:rFonts w:ascii="宋体" w:eastAsia="宋体" w:hAnsi="宋体"/>
            <w:sz w:val="24"/>
            <w:szCs w:val="24"/>
            <w:highlight w:val="yellow"/>
          </w:rPr>
          <w:t>/api</w:t>
        </w:r>
        <w:r w:rsidR="00A1185A" w:rsidRPr="008951DC">
          <w:rPr>
            <w:rStyle w:val="a6"/>
            <w:rFonts w:ascii="宋体" w:eastAsia="宋体" w:hAnsi="宋体"/>
            <w:sz w:val="24"/>
            <w:szCs w:val="24"/>
          </w:rPr>
          <w:t>/swagger.json</w:t>
        </w:r>
      </w:hyperlink>
    </w:p>
    <w:p w:rsidR="00A1185A" w:rsidRDefault="00A1185A" w:rsidP="00A1185A">
      <w:pPr>
        <w:rPr>
          <w:rFonts w:ascii="宋体" w:eastAsia="宋体" w:hAnsi="宋体"/>
          <w:sz w:val="24"/>
          <w:szCs w:val="24"/>
        </w:rPr>
      </w:pPr>
    </w:p>
    <w:p w:rsidR="00A1185A" w:rsidRDefault="00A1185A" w:rsidP="00A1185A">
      <w:pPr>
        <w:pStyle w:val="1"/>
      </w:pPr>
      <w:bookmarkStart w:id="1326" w:name="_Toc528832538"/>
      <w:r>
        <w:rPr>
          <w:rFonts w:hint="eastAsia"/>
        </w:rPr>
        <w:t>Service</w:t>
      </w:r>
      <w:bookmarkEnd w:id="1326"/>
    </w:p>
    <w:p w:rsidR="00A1185A" w:rsidRDefault="00A1185A" w:rsidP="00A1185A">
      <w:pPr>
        <w:pStyle w:val="2"/>
      </w:pPr>
      <w:bookmarkStart w:id="1327" w:name="_Toc528832539"/>
      <w:r>
        <w:rPr>
          <w:rFonts w:hint="eastAsia"/>
        </w:rPr>
        <w:t>概述</w:t>
      </w:r>
      <w:bookmarkEnd w:id="1327"/>
    </w:p>
    <w:p w:rsidR="00A1185A" w:rsidRPr="00DB7FC5" w:rsidRDefault="00A1185A" w:rsidP="00A1185A">
      <w:pPr>
        <w:rPr>
          <w:rFonts w:ascii="宋体" w:eastAsia="宋体" w:hAnsi="宋体"/>
          <w:sz w:val="24"/>
          <w:szCs w:val="24"/>
        </w:rPr>
      </w:pPr>
      <w:r w:rsidRPr="00DB7FC5">
        <w:rPr>
          <w:rFonts w:ascii="宋体" w:eastAsia="宋体" w:hAnsi="宋体"/>
          <w:sz w:val="24"/>
          <w:szCs w:val="24"/>
        </w:rPr>
        <w:t>该层是业务逻辑层同时也是Api的实现层</w:t>
      </w:r>
    </w:p>
    <w:p w:rsidR="00A1185A" w:rsidRDefault="00A1185A" w:rsidP="00A1185A">
      <w:pPr>
        <w:pStyle w:val="2"/>
      </w:pPr>
      <w:bookmarkStart w:id="1328" w:name="_Toc528832540"/>
      <w:r w:rsidRPr="00D22204">
        <w:rPr>
          <w:rFonts w:hint="eastAsia"/>
        </w:rPr>
        <w:t>配置文件</w:t>
      </w:r>
      <w:r w:rsidRPr="00D22204">
        <w:rPr>
          <w:rFonts w:hint="eastAsia"/>
        </w:rPr>
        <w:t>build.gradle</w:t>
      </w:r>
      <w:bookmarkEnd w:id="1328"/>
    </w:p>
    <w:p w:rsidR="00A1185A" w:rsidRDefault="00A1185A" w:rsidP="00A1185A">
      <w:pPr>
        <w:pStyle w:val="3"/>
      </w:pPr>
      <w:bookmarkStart w:id="1329" w:name="_Toc528832541"/>
      <w:r>
        <w:rPr>
          <w:rFonts w:hint="eastAsia"/>
        </w:rPr>
        <w:t>编码</w:t>
      </w:r>
      <w:bookmarkEnd w:id="1329"/>
    </w:p>
    <w:p w:rsidR="00A1185A" w:rsidRPr="00DB7FC5" w:rsidRDefault="00A1185A" w:rsidP="00A1185A">
      <w:pPr>
        <w:rPr>
          <w:rFonts w:ascii="宋体" w:eastAsia="宋体" w:hAnsi="宋体"/>
          <w:sz w:val="24"/>
          <w:szCs w:val="24"/>
        </w:rPr>
      </w:pPr>
      <w:r w:rsidRPr="00DB7FC5">
        <w:rPr>
          <w:rFonts w:ascii="宋体" w:eastAsia="宋体" w:hAnsi="宋体" w:hint="eastAsia"/>
          <w:sz w:val="24"/>
          <w:szCs w:val="24"/>
        </w:rPr>
        <w:t>//java编译的时候缺省状态下会因为中文字符而失败</w:t>
      </w:r>
    </w:p>
    <w:p w:rsidR="00A1185A" w:rsidRPr="00DB7FC5" w:rsidRDefault="00A1185A" w:rsidP="00A1185A">
      <w:pPr>
        <w:pStyle w:val="HTML"/>
        <w:shd w:val="clear" w:color="auto" w:fill="FFFFFF"/>
        <w:rPr>
          <w:color w:val="000000"/>
        </w:rPr>
      </w:pPr>
      <w:r w:rsidRPr="00DB7FC5">
        <w:rPr>
          <w:rFonts w:hint="eastAsia"/>
          <w:color w:val="000000"/>
        </w:rPr>
        <w:t>[</w:t>
      </w:r>
      <w:r w:rsidRPr="00DB7FC5">
        <w:rPr>
          <w:rFonts w:hint="eastAsia"/>
          <w:b/>
          <w:bCs/>
          <w:color w:val="660E7A"/>
        </w:rPr>
        <w:t>compileJava</w:t>
      </w:r>
      <w:r w:rsidRPr="00DB7FC5">
        <w:rPr>
          <w:rFonts w:hint="eastAsia"/>
          <w:color w:val="000000"/>
        </w:rPr>
        <w:t xml:space="preserve">, </w:t>
      </w:r>
      <w:r w:rsidRPr="00DB7FC5">
        <w:rPr>
          <w:rFonts w:hint="eastAsia"/>
          <w:b/>
          <w:bCs/>
          <w:color w:val="660E7A"/>
        </w:rPr>
        <w:t>compileTestJava</w:t>
      </w:r>
      <w:r w:rsidRPr="00DB7FC5">
        <w:rPr>
          <w:rFonts w:hint="eastAsia"/>
          <w:color w:val="000000"/>
        </w:rPr>
        <w:t xml:space="preserve">, </w:t>
      </w:r>
      <w:r w:rsidRPr="00DB7FC5">
        <w:rPr>
          <w:rFonts w:hint="eastAsia"/>
          <w:b/>
          <w:bCs/>
          <w:color w:val="660E7A"/>
        </w:rPr>
        <w:t>javadoc</w:t>
      </w:r>
      <w:r w:rsidRPr="00DB7FC5">
        <w:rPr>
          <w:rFonts w:hint="eastAsia"/>
          <w:color w:val="000000"/>
        </w:rPr>
        <w:t xml:space="preserve">]*.options*.encoding = </w:t>
      </w:r>
      <w:r w:rsidRPr="00DB7FC5">
        <w:rPr>
          <w:rFonts w:hint="eastAsia"/>
          <w:b/>
          <w:bCs/>
          <w:color w:val="008000"/>
        </w:rPr>
        <w:t>'UTF-8'</w:t>
      </w:r>
    </w:p>
    <w:p w:rsidR="00A1185A" w:rsidRDefault="00A1185A" w:rsidP="00A1185A">
      <w:pPr>
        <w:pStyle w:val="3"/>
      </w:pPr>
      <w:bookmarkStart w:id="1330" w:name="_Toc528832542"/>
      <w:r>
        <w:rPr>
          <w:rFonts w:hint="eastAsia"/>
        </w:rPr>
        <w:t>插件</w:t>
      </w:r>
      <w:bookmarkEnd w:id="1330"/>
    </w:p>
    <w:p w:rsidR="00456C22" w:rsidRDefault="00456C22" w:rsidP="00456C22">
      <w:pPr>
        <w:pStyle w:val="HTML"/>
        <w:shd w:val="clear" w:color="auto" w:fill="D8FFDD"/>
        <w:rPr>
          <w:ins w:id="1331" w:author="Jamson" w:date="2018-11-01T10:19:00Z"/>
          <w:color w:val="000000"/>
          <w:sz w:val="21"/>
          <w:szCs w:val="21"/>
        </w:rPr>
      </w:pPr>
      <w:ins w:id="1332" w:author="Jamson" w:date="2018-11-01T10:19:00Z">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'war'</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'org.springframework.boot'</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'io.spring.dependency-management'</w:t>
        </w:r>
      </w:ins>
    </w:p>
    <w:p w:rsidR="00A1185A" w:rsidDel="00456C22" w:rsidRDefault="00A1185A" w:rsidP="00A1185A">
      <w:pPr>
        <w:rPr>
          <w:del w:id="1333" w:author="Jamson" w:date="2018-11-01T10:19:00Z"/>
        </w:rPr>
      </w:pPr>
      <w:del w:id="1334" w:author="Jamson" w:date="2018-11-01T10:19:00Z">
        <w:r w:rsidDel="00456C22">
          <w:lastRenderedPageBreak/>
          <w:delText>apply plugin: 'war'</w:delText>
        </w:r>
        <w:bookmarkStart w:id="1335" w:name="_Toc528832543"/>
        <w:bookmarkEnd w:id="1335"/>
      </w:del>
    </w:p>
    <w:p w:rsidR="00A1185A" w:rsidRDefault="00A1185A" w:rsidP="00A1185A">
      <w:pPr>
        <w:pStyle w:val="3"/>
      </w:pPr>
      <w:bookmarkStart w:id="1336" w:name="_Toc528832544"/>
      <w:r>
        <w:rPr>
          <w:rFonts w:hint="eastAsia"/>
        </w:rPr>
        <w:t>war包名称和路径</w:t>
      </w:r>
      <w:bookmarkEnd w:id="1336"/>
    </w:p>
    <w:p w:rsidR="00456C22" w:rsidRDefault="00A1185A" w:rsidP="00A1185A">
      <w:pPr>
        <w:pStyle w:val="HTML"/>
        <w:shd w:val="clear" w:color="auto" w:fill="FFFFFF"/>
        <w:rPr>
          <w:ins w:id="1337" w:author="Jamson" w:date="2018-11-01T10:19:00Z"/>
          <w:color w:val="000000"/>
        </w:rPr>
      </w:pPr>
      <w:r w:rsidRPr="00DB7FC5">
        <w:rPr>
          <w:rFonts w:hint="eastAsia"/>
          <w:color w:val="000000"/>
        </w:rPr>
        <w:t>war{</w:t>
      </w:r>
    </w:p>
    <w:p w:rsidR="00A1185A" w:rsidRPr="00456C22" w:rsidRDefault="00456C22" w:rsidP="00456C22">
      <w:pPr>
        <w:pStyle w:val="HTML"/>
        <w:shd w:val="clear" w:color="auto" w:fill="D8FFDD"/>
        <w:tabs>
          <w:tab w:val="clear" w:pos="916"/>
          <w:tab w:val="left" w:pos="495"/>
        </w:tabs>
        <w:rPr>
          <w:color w:val="000000"/>
          <w:sz w:val="21"/>
          <w:szCs w:val="21"/>
          <w:rPrChange w:id="1338" w:author="Jamson" w:date="2018-11-01T10:19:00Z">
            <w:rPr>
              <w:color w:val="000000"/>
            </w:rPr>
          </w:rPrChange>
        </w:rPr>
        <w:pPrChange w:id="1339" w:author="Jamson" w:date="2018-11-01T10:19:00Z">
          <w:pPr>
            <w:pStyle w:val="HTML"/>
            <w:shd w:val="clear" w:color="auto" w:fill="FFFFFF"/>
          </w:pPr>
        </w:pPrChange>
      </w:pPr>
      <w:ins w:id="1340" w:author="Jamson" w:date="2018-11-01T10:19:00Z">
        <w:r>
          <w:rPr>
            <w:color w:val="000000"/>
            <w:sz w:val="21"/>
            <w:szCs w:val="21"/>
          </w:rPr>
          <w:tab/>
        </w:r>
        <w:r>
          <w:rPr>
            <w:rFonts w:hint="eastAsia"/>
            <w:color w:val="000000"/>
            <w:sz w:val="21"/>
            <w:szCs w:val="21"/>
          </w:rPr>
          <w:t xml:space="preserve">enabled = </w:t>
        </w:r>
        <w:r>
          <w:rPr>
            <w:rFonts w:hint="eastAsia"/>
            <w:b/>
            <w:bCs/>
            <w:color w:val="000043"/>
            <w:sz w:val="21"/>
            <w:szCs w:val="21"/>
          </w:rPr>
          <w:t>true</w:t>
        </w:r>
      </w:ins>
      <w:r w:rsidR="00A1185A" w:rsidRPr="00DB7FC5">
        <w:rPr>
          <w:rFonts w:hint="eastAsia"/>
          <w:color w:val="000000"/>
        </w:rPr>
        <w:br/>
        <w:t xml:space="preserve">    </w:t>
      </w:r>
      <w:r w:rsidR="00A1185A" w:rsidRPr="00DB7FC5">
        <w:rPr>
          <w:rFonts w:hint="eastAsia"/>
          <w:i/>
          <w:iCs/>
          <w:color w:val="808080"/>
        </w:rPr>
        <w:t>//包名称</w:t>
      </w:r>
      <w:r w:rsidR="00A1185A" w:rsidRPr="00DB7FC5">
        <w:rPr>
          <w:rFonts w:hint="eastAsia"/>
          <w:i/>
          <w:iCs/>
          <w:color w:val="808080"/>
        </w:rPr>
        <w:br/>
        <w:t xml:space="preserve">    </w:t>
      </w:r>
      <w:r w:rsidR="00A1185A" w:rsidRPr="00DB7FC5">
        <w:rPr>
          <w:rFonts w:hint="eastAsia"/>
          <w:color w:val="000000"/>
        </w:rPr>
        <w:t xml:space="preserve">archiveName </w:t>
      </w:r>
      <w:r w:rsidR="00A1185A" w:rsidRPr="00DB7FC5">
        <w:rPr>
          <w:rFonts w:hint="eastAsia"/>
          <w:b/>
          <w:bCs/>
          <w:color w:val="008000"/>
        </w:rPr>
        <w:t>"brm-</w:t>
      </w:r>
      <w:r w:rsidR="00A1185A" w:rsidRPr="00DB7FC5">
        <w:rPr>
          <w:rFonts w:hint="eastAsia"/>
          <w:color w:val="000000"/>
        </w:rPr>
        <w:t>${baseName}</w:t>
      </w:r>
      <w:r w:rsidR="00A1185A" w:rsidRPr="00DB7FC5">
        <w:rPr>
          <w:rFonts w:hint="eastAsia"/>
          <w:b/>
          <w:bCs/>
          <w:color w:val="008000"/>
        </w:rPr>
        <w:t>.</w:t>
      </w:r>
      <w:r w:rsidR="00A1185A" w:rsidRPr="00DB7FC5">
        <w:rPr>
          <w:rFonts w:hint="eastAsia"/>
          <w:color w:val="000000"/>
        </w:rPr>
        <w:t>${extension}</w:t>
      </w:r>
      <w:r w:rsidR="00A1185A" w:rsidRPr="00DB7FC5">
        <w:rPr>
          <w:rFonts w:hint="eastAsia"/>
          <w:b/>
          <w:bCs/>
          <w:color w:val="008000"/>
        </w:rPr>
        <w:t>"</w:t>
      </w:r>
      <w:r w:rsidR="00A1185A" w:rsidRPr="00DB7FC5">
        <w:rPr>
          <w:rFonts w:hint="eastAsia"/>
          <w:b/>
          <w:bCs/>
          <w:color w:val="008000"/>
        </w:rPr>
        <w:br/>
        <w:t xml:space="preserve">    </w:t>
      </w:r>
      <w:r w:rsidR="00A1185A" w:rsidRPr="00DB7FC5">
        <w:rPr>
          <w:rFonts w:hint="eastAsia"/>
          <w:i/>
          <w:iCs/>
          <w:color w:val="808080"/>
        </w:rPr>
        <w:t>//包存放路径</w:t>
      </w:r>
      <w:r w:rsidR="00A1185A" w:rsidRPr="00DB7FC5">
        <w:rPr>
          <w:rFonts w:hint="eastAsia"/>
          <w:i/>
          <w:iCs/>
          <w:color w:val="808080"/>
        </w:rPr>
        <w:br/>
        <w:t xml:space="preserve">    </w:t>
      </w:r>
      <w:r w:rsidR="00A1185A" w:rsidRPr="00DB7FC5">
        <w:rPr>
          <w:rFonts w:hint="eastAsia"/>
          <w:color w:val="000000"/>
        </w:rPr>
        <w:t>destinationDir = file(</w:t>
      </w:r>
      <w:r w:rsidR="00A1185A" w:rsidRPr="00DB7FC5">
        <w:rPr>
          <w:rFonts w:hint="eastAsia"/>
          <w:b/>
          <w:bCs/>
          <w:color w:val="008000"/>
        </w:rPr>
        <w:t>"</w:t>
      </w:r>
      <w:r w:rsidR="00A1185A" w:rsidRPr="00DB7FC5">
        <w:rPr>
          <w:rFonts w:hint="eastAsia"/>
          <w:color w:val="000000"/>
        </w:rPr>
        <w:t>${rootProject.projectDir}</w:t>
      </w:r>
      <w:r w:rsidR="00A1185A" w:rsidRPr="00DB7FC5">
        <w:rPr>
          <w:rFonts w:hint="eastAsia"/>
          <w:b/>
          <w:bCs/>
          <w:color w:val="008000"/>
        </w:rPr>
        <w:t>/build/war"</w:t>
      </w:r>
      <w:r w:rsidR="00A1185A" w:rsidRPr="00DB7FC5">
        <w:rPr>
          <w:rFonts w:hint="eastAsia"/>
          <w:color w:val="000000"/>
        </w:rPr>
        <w:t>)</w:t>
      </w:r>
      <w:r w:rsidR="00A1185A" w:rsidRPr="00DB7FC5">
        <w:rPr>
          <w:rFonts w:hint="eastAsia"/>
          <w:color w:val="000000"/>
        </w:rPr>
        <w:br/>
        <w:t>}</w:t>
      </w:r>
    </w:p>
    <w:p w:rsidR="00A1185A" w:rsidRDefault="00A1185A" w:rsidP="00A1185A">
      <w:pPr>
        <w:pStyle w:val="3"/>
      </w:pPr>
      <w:bookmarkStart w:id="1341" w:name="_Toc528832545"/>
      <w:r>
        <w:rPr>
          <w:rFonts w:hint="eastAsia"/>
        </w:rPr>
        <w:t>添加依赖</w:t>
      </w:r>
      <w:bookmarkEnd w:id="1341"/>
    </w:p>
    <w:p w:rsidR="00A1185A" w:rsidRDefault="00A1185A" w:rsidP="00A1185A">
      <w:pPr>
        <w:pStyle w:val="HTML"/>
        <w:rPr>
          <w:rStyle w:val="HTML0"/>
        </w:rPr>
      </w:pPr>
      <w:r>
        <w:rPr>
          <w:rStyle w:val="HTML0"/>
        </w:rPr>
        <w:t>dependencies {</w:t>
      </w:r>
    </w:p>
    <w:p w:rsidR="00A1185A" w:rsidRDefault="00A1185A" w:rsidP="00A1185A">
      <w:pPr>
        <w:pStyle w:val="HTML"/>
        <w:rPr>
          <w:rStyle w:val="HTML0"/>
        </w:rPr>
      </w:pPr>
      <w:r>
        <w:rPr>
          <w:rStyle w:val="HTML0"/>
        </w:rPr>
        <w:t xml:space="preserve">    compile project(':demo-dao')</w:t>
      </w:r>
    </w:p>
    <w:p w:rsidR="00A1185A" w:rsidRDefault="00A1185A" w:rsidP="00A1185A">
      <w:pPr>
        <w:pStyle w:val="HTML"/>
        <w:rPr>
          <w:rStyle w:val="HTML0"/>
        </w:rPr>
      </w:pPr>
      <w:r>
        <w:rPr>
          <w:rStyle w:val="HTML0"/>
        </w:rPr>
        <w:t xml:space="preserve">    compile project(':demo-api')</w:t>
      </w:r>
    </w:p>
    <w:p w:rsidR="00A1185A" w:rsidRDefault="00A1185A" w:rsidP="00A1185A">
      <w:pPr>
        <w:pStyle w:val="HTML"/>
        <w:rPr>
          <w:rStyle w:val="HTML0"/>
        </w:rPr>
      </w:pPr>
    </w:p>
    <w:p w:rsidR="00A1185A" w:rsidRDefault="00A1185A" w:rsidP="00A1185A">
      <w:pPr>
        <w:pStyle w:val="HTML"/>
        <w:rPr>
          <w:rStyle w:val="HTML0"/>
        </w:rPr>
      </w:pPr>
      <w:r>
        <w:rPr>
          <w:rStyle w:val="HTML0"/>
        </w:rPr>
        <w:t xml:space="preserve">    compile(</w:t>
      </w:r>
    </w:p>
    <w:p w:rsidR="00A1185A" w:rsidRDefault="00A1185A" w:rsidP="00A1185A">
      <w:pPr>
        <w:pStyle w:val="HTML"/>
        <w:rPr>
          <w:ins w:id="1342" w:author="Jamson" w:date="2018-11-01T10:22:00Z"/>
          <w:rStyle w:val="HTML0"/>
        </w:rPr>
      </w:pPr>
      <w:r>
        <w:rPr>
          <w:rStyle w:val="HTML0"/>
        </w:rPr>
        <w:t xml:space="preserve">           </w:t>
      </w:r>
      <w:del w:id="1343" w:author="Jamson" w:date="2018-11-01T10:23:00Z">
        <w:r w:rsidDel="00456C22">
          <w:rPr>
            <w:rStyle w:val="HTML0"/>
          </w:rPr>
          <w:delText xml:space="preserve"> </w:delText>
        </w:r>
      </w:del>
      <w:r>
        <w:rPr>
          <w:rStyle w:val="HTML0"/>
        </w:rPr>
        <w:t>"com.ecmp:core-service:$</w:t>
      </w:r>
      <w:ins w:id="1344" w:author="Jamson" w:date="2018-11-01T10:22:00Z">
        <w:r w:rsidR="00456C22">
          <w:rPr>
            <w:rStyle w:val="HTML0"/>
          </w:rPr>
          <w:t>ecmp</w:t>
        </w:r>
      </w:ins>
      <w:del w:id="1345" w:author="Jamson" w:date="2018-11-01T10:22:00Z">
        <w:r w:rsidDel="00456C22">
          <w:rPr>
            <w:rStyle w:val="HTML0"/>
          </w:rPr>
          <w:delText>core</w:delText>
        </w:r>
      </w:del>
      <w:r>
        <w:rPr>
          <w:rStyle w:val="HTML0"/>
        </w:rPr>
        <w:t>_version",</w:t>
      </w:r>
    </w:p>
    <w:p w:rsidR="00456C22" w:rsidRPr="00456C22" w:rsidDel="00456C22" w:rsidRDefault="00456C22" w:rsidP="00456C22">
      <w:pPr>
        <w:pStyle w:val="HTML"/>
        <w:shd w:val="clear" w:color="auto" w:fill="D8FFDD"/>
        <w:ind w:left="1260"/>
        <w:rPr>
          <w:del w:id="1346" w:author="Jamson" w:date="2018-11-01T10:22:00Z"/>
          <w:rStyle w:val="HTML0"/>
          <w:rFonts w:hint="eastAsia"/>
          <w:color w:val="000000"/>
          <w:sz w:val="21"/>
          <w:szCs w:val="21"/>
          <w:rPrChange w:id="1347" w:author="Jamson" w:date="2018-11-01T10:23:00Z">
            <w:rPr>
              <w:del w:id="1348" w:author="Jamson" w:date="2018-11-01T10:22:00Z"/>
              <w:rStyle w:val="HTML0"/>
            </w:rPr>
          </w:rPrChange>
        </w:rPr>
        <w:pPrChange w:id="1349" w:author="Jamson" w:date="2018-11-01T10:23:00Z">
          <w:pPr>
            <w:pStyle w:val="HTML"/>
          </w:pPr>
        </w:pPrChange>
      </w:pPr>
      <w:ins w:id="1350" w:author="Jamson" w:date="2018-11-01T10:22:00Z">
        <w:r>
          <w:rPr>
            <w:rFonts w:hint="eastAsia"/>
            <w:b/>
            <w:bCs/>
            <w:color w:val="008000"/>
            <w:sz w:val="21"/>
            <w:szCs w:val="21"/>
          </w:rPr>
          <w:t>"org.springframework.boot:spring-boot-starter-web"</w:t>
        </w:r>
        <w:r>
          <w:rPr>
            <w:rFonts w:hint="eastAsia"/>
            <w:color w:val="000000"/>
            <w:sz w:val="21"/>
            <w:szCs w:val="21"/>
          </w:rPr>
          <w:t>,</w:t>
        </w:r>
        <w:r>
          <w:rPr>
            <w:rFonts w:hint="eastAsia"/>
            <w:color w:val="000000"/>
            <w:sz w:val="21"/>
            <w:szCs w:val="21"/>
          </w:rPr>
          <w:br/>
        </w:r>
        <w:r>
          <w:rPr>
            <w:rFonts w:hint="eastAsia"/>
            <w:b/>
            <w:bCs/>
            <w:color w:val="008000"/>
            <w:sz w:val="21"/>
            <w:szCs w:val="21"/>
          </w:rPr>
          <w:t>"com.ecmp:cxf-service-ecmp-spring-boot-starter:</w:t>
        </w:r>
        <w:r>
          <w:rPr>
            <w:rFonts w:hint="eastAsia"/>
            <w:color w:val="000000"/>
            <w:sz w:val="21"/>
            <w:szCs w:val="21"/>
          </w:rPr>
          <w:t>$ecmp_version</w:t>
        </w:r>
        <w:r>
          <w:rPr>
            <w:rFonts w:hint="eastAsia"/>
            <w:b/>
            <w:bCs/>
            <w:color w:val="008000"/>
            <w:sz w:val="21"/>
            <w:szCs w:val="21"/>
          </w:rPr>
          <w:t>"</w:t>
        </w:r>
        <w:r>
          <w:rPr>
            <w:rFonts w:hint="eastAsia"/>
            <w:color w:val="000000"/>
            <w:sz w:val="21"/>
            <w:szCs w:val="21"/>
          </w:rPr>
          <w:t>,</w:t>
        </w:r>
        <w:r>
          <w:rPr>
            <w:rFonts w:hint="eastAsia"/>
            <w:color w:val="000000"/>
            <w:sz w:val="21"/>
            <w:szCs w:val="21"/>
          </w:rPr>
          <w:br/>
        </w:r>
        <w:r>
          <w:rPr>
            <w:rFonts w:hint="eastAsia"/>
            <w:b/>
            <w:bCs/>
            <w:color w:val="008000"/>
            <w:sz w:val="21"/>
            <w:szCs w:val="21"/>
          </w:rPr>
          <w:t>"com.ecmp:edm-ecmp-spring-boot-starter:</w:t>
        </w:r>
        <w:r>
          <w:rPr>
            <w:rFonts w:hint="eastAsia"/>
            <w:color w:val="000000"/>
            <w:sz w:val="21"/>
            <w:szCs w:val="21"/>
          </w:rPr>
          <w:t>$ecmp_version</w:t>
        </w:r>
        <w:r>
          <w:rPr>
            <w:rFonts w:hint="eastAsia"/>
            <w:b/>
            <w:bCs/>
            <w:color w:val="008000"/>
            <w:sz w:val="21"/>
            <w:szCs w:val="21"/>
          </w:rPr>
          <w:t>"</w:t>
        </w:r>
      </w:ins>
    </w:p>
    <w:p w:rsidR="00A1185A" w:rsidRPr="001C6344" w:rsidRDefault="00A1185A" w:rsidP="00456C22">
      <w:pPr>
        <w:pStyle w:val="HTML"/>
        <w:shd w:val="clear" w:color="auto" w:fill="FFFFFF"/>
        <w:ind w:left="1260"/>
        <w:rPr>
          <w:rStyle w:val="HTML0"/>
          <w:color w:val="000000"/>
          <w:sz w:val="21"/>
          <w:szCs w:val="21"/>
        </w:rPr>
        <w:pPrChange w:id="1351" w:author="Jamson" w:date="2018-11-01T10:23:00Z">
          <w:pPr>
            <w:pStyle w:val="HTML"/>
            <w:shd w:val="clear" w:color="auto" w:fill="FFFFFF"/>
            <w:ind w:left="1260"/>
          </w:pPr>
        </w:pPrChange>
      </w:pPr>
      <w:del w:id="1352" w:author="Jamson" w:date="2018-11-01T10:22:00Z">
        <w:r w:rsidDel="00456C22">
          <w:rPr>
            <w:rStyle w:val="HTML0"/>
          </w:rPr>
          <w:delText xml:space="preserve"> </w:delText>
        </w:r>
        <w:r w:rsidDel="00456C22">
          <w:rPr>
            <w:rFonts w:hint="eastAsia"/>
            <w:i/>
            <w:iCs/>
            <w:color w:val="808080"/>
            <w:sz w:val="21"/>
            <w:szCs w:val="21"/>
          </w:rPr>
          <w:delText>//给号器</w:delText>
        </w:r>
        <w:r w:rsidDel="00456C22">
          <w:rPr>
            <w:rFonts w:hint="eastAsia"/>
            <w:i/>
            <w:iCs/>
            <w:color w:val="808080"/>
            <w:sz w:val="21"/>
            <w:szCs w:val="21"/>
          </w:rPr>
          <w:br/>
        </w:r>
        <w:r w:rsidDel="00456C22">
          <w:rPr>
            <w:rFonts w:hint="eastAsia"/>
            <w:b/>
            <w:bCs/>
            <w:color w:val="008000"/>
            <w:sz w:val="21"/>
            <w:szCs w:val="21"/>
          </w:rPr>
          <w:delText>"com.ecmp:config-util-serialnumber:</w:delText>
        </w:r>
        <w:r w:rsidDel="00456C22">
          <w:rPr>
            <w:rFonts w:hint="eastAsia"/>
            <w:color w:val="000000"/>
            <w:sz w:val="21"/>
            <w:szCs w:val="21"/>
          </w:rPr>
          <w:delText>$config_version</w:delText>
        </w:r>
        <w:r w:rsidDel="00456C22">
          <w:rPr>
            <w:rFonts w:hint="eastAsia"/>
            <w:b/>
            <w:bCs/>
            <w:color w:val="008000"/>
            <w:sz w:val="21"/>
            <w:szCs w:val="21"/>
          </w:rPr>
          <w:delText>"</w:delText>
        </w:r>
      </w:del>
    </w:p>
    <w:p w:rsidR="00A1185A" w:rsidRDefault="00A1185A" w:rsidP="00A1185A">
      <w:pPr>
        <w:pStyle w:val="HTML"/>
        <w:rPr>
          <w:rStyle w:val="HTML0"/>
        </w:rPr>
      </w:pPr>
      <w:r>
        <w:rPr>
          <w:rStyle w:val="HTML0"/>
        </w:rPr>
        <w:t xml:space="preserve">    )</w:t>
      </w:r>
    </w:p>
    <w:p w:rsidR="00A1185A" w:rsidRDefault="00A1185A" w:rsidP="00A1185A">
      <w:pPr>
        <w:pStyle w:val="HTML"/>
        <w:rPr>
          <w:rStyle w:val="HTML0"/>
        </w:rPr>
      </w:pPr>
    </w:p>
    <w:p w:rsidR="00A1185A" w:rsidRDefault="00A1185A" w:rsidP="00A1185A">
      <w:pPr>
        <w:pStyle w:val="HTML"/>
        <w:rPr>
          <w:rStyle w:val="HTML0"/>
        </w:rPr>
      </w:pPr>
      <w:r>
        <w:rPr>
          <w:rStyle w:val="HTML0"/>
        </w:rPr>
        <w:t xml:space="preserve">    // 测试依赖</w:t>
      </w:r>
    </w:p>
    <w:p w:rsidR="00A1185A" w:rsidRDefault="00A1185A" w:rsidP="00A1185A">
      <w:pPr>
        <w:pStyle w:val="HTML"/>
        <w:rPr>
          <w:rStyle w:val="HTML0"/>
        </w:rPr>
      </w:pPr>
      <w:r>
        <w:rPr>
          <w:rStyle w:val="HTML0"/>
        </w:rPr>
        <w:t xml:space="preserve">    testCompile(</w:t>
      </w:r>
    </w:p>
    <w:p w:rsidR="00456C22" w:rsidRDefault="00456C22" w:rsidP="00456C22">
      <w:pPr>
        <w:pStyle w:val="HTML"/>
        <w:shd w:val="clear" w:color="auto" w:fill="D8FFDD"/>
        <w:tabs>
          <w:tab w:val="clear" w:pos="1832"/>
          <w:tab w:val="left" w:pos="1725"/>
        </w:tabs>
        <w:rPr>
          <w:ins w:id="1353" w:author="Jamson" w:date="2018-11-01T10:23:00Z"/>
          <w:color w:val="000000"/>
          <w:sz w:val="21"/>
          <w:szCs w:val="21"/>
        </w:rPr>
        <w:pPrChange w:id="1354" w:author="Jamson" w:date="2018-11-01T10:23:00Z">
          <w:pPr>
            <w:pStyle w:val="HTML"/>
            <w:shd w:val="clear" w:color="auto" w:fill="D8FFDD"/>
          </w:pPr>
        </w:pPrChange>
      </w:pPr>
      <w:ins w:id="1355" w:author="Jamson" w:date="2018-11-01T10:23:00Z">
        <w:r>
          <w:rPr>
            <w:b/>
            <w:bCs/>
            <w:color w:val="008000"/>
            <w:sz w:val="21"/>
            <w:szCs w:val="21"/>
          </w:rPr>
          <w:tab/>
        </w:r>
        <w:r>
          <w:rPr>
            <w:b/>
            <w:bCs/>
            <w:color w:val="008000"/>
            <w:sz w:val="21"/>
            <w:szCs w:val="21"/>
          </w:rPr>
          <w:tab/>
        </w:r>
        <w:r>
          <w:rPr>
            <w:rFonts w:hint="eastAsia"/>
            <w:b/>
            <w:bCs/>
            <w:color w:val="008000"/>
            <w:sz w:val="21"/>
            <w:szCs w:val="21"/>
          </w:rPr>
          <w:t>"org.springframework.boot:spring-boot-starter-test"</w:t>
        </w:r>
      </w:ins>
    </w:p>
    <w:p w:rsidR="00A1185A" w:rsidRPr="00574AB1" w:rsidDel="00456C22" w:rsidRDefault="00A1185A" w:rsidP="00A1185A">
      <w:pPr>
        <w:pStyle w:val="HTML"/>
        <w:shd w:val="clear" w:color="auto" w:fill="FFFFFF"/>
        <w:ind w:left="1680"/>
        <w:rPr>
          <w:del w:id="1356" w:author="Jamson" w:date="2018-11-01T10:23:00Z"/>
          <w:rStyle w:val="HTML0"/>
          <w:color w:val="000000"/>
        </w:rPr>
      </w:pPr>
      <w:del w:id="1357" w:author="Jamson" w:date="2018-11-01T10:23:00Z">
        <w:r w:rsidRPr="00574AB1" w:rsidDel="00456C22">
          <w:rPr>
            <w:rFonts w:hint="eastAsia"/>
            <w:b/>
            <w:bCs/>
            <w:color w:val="008000"/>
          </w:rPr>
          <w:delText>"org.springframework:spring-test:</w:delText>
        </w:r>
        <w:r w:rsidRPr="00574AB1" w:rsidDel="00456C22">
          <w:rPr>
            <w:rFonts w:hint="eastAsia"/>
            <w:color w:val="000000"/>
          </w:rPr>
          <w:delText>$spring_version</w:delText>
        </w:r>
        <w:r w:rsidRPr="00574AB1" w:rsidDel="00456C22">
          <w:rPr>
            <w:rFonts w:hint="eastAsia"/>
            <w:b/>
            <w:bCs/>
            <w:color w:val="008000"/>
          </w:rPr>
          <w:delText>"</w:delText>
        </w:r>
        <w:r w:rsidRPr="00574AB1" w:rsidDel="00456C22">
          <w:rPr>
            <w:rFonts w:hint="eastAsia"/>
            <w:color w:val="000000"/>
          </w:rPr>
          <w:delText>,</w:delText>
        </w:r>
        <w:r w:rsidRPr="00574AB1" w:rsidDel="00456C22">
          <w:rPr>
            <w:rFonts w:hint="eastAsia"/>
            <w:color w:val="000000"/>
          </w:rPr>
          <w:br/>
        </w:r>
        <w:r w:rsidRPr="00574AB1" w:rsidDel="00456C22">
          <w:rPr>
            <w:rFonts w:hint="eastAsia"/>
            <w:b/>
            <w:bCs/>
            <w:color w:val="008000"/>
          </w:rPr>
          <w:delText>"junit:junit:</w:delText>
        </w:r>
        <w:r w:rsidRPr="00574AB1" w:rsidDel="00456C22">
          <w:rPr>
            <w:rFonts w:hint="eastAsia"/>
            <w:color w:val="000000"/>
          </w:rPr>
          <w:delText>$junit_version</w:delText>
        </w:r>
        <w:r w:rsidRPr="00574AB1" w:rsidDel="00456C22">
          <w:rPr>
            <w:rFonts w:hint="eastAsia"/>
            <w:b/>
            <w:bCs/>
            <w:color w:val="008000"/>
          </w:rPr>
          <w:delText>"</w:delText>
        </w:r>
      </w:del>
    </w:p>
    <w:p w:rsidR="00A1185A" w:rsidRDefault="00A1185A" w:rsidP="00A1185A">
      <w:pPr>
        <w:pStyle w:val="HTML"/>
        <w:rPr>
          <w:rStyle w:val="HTML0"/>
        </w:rPr>
      </w:pPr>
      <w:r>
        <w:rPr>
          <w:rStyle w:val="HTML0"/>
        </w:rPr>
        <w:t xml:space="preserve">    )</w:t>
      </w:r>
    </w:p>
    <w:p w:rsidR="00A1185A" w:rsidRDefault="00A1185A" w:rsidP="00A1185A">
      <w:pPr>
        <w:pStyle w:val="HTML"/>
      </w:pPr>
      <w:r>
        <w:rPr>
          <w:rStyle w:val="HTML0"/>
        </w:rPr>
        <w:t>}</w:t>
      </w:r>
    </w:p>
    <w:p w:rsidR="00A1185A" w:rsidRDefault="00A1185A" w:rsidP="00A1185A">
      <w:pPr>
        <w:pStyle w:val="2"/>
      </w:pPr>
      <w:bookmarkStart w:id="1358" w:name="_Toc528832546"/>
      <w:r>
        <w:rPr>
          <w:rFonts w:hint="eastAsia"/>
        </w:rPr>
        <w:t>应用配置</w:t>
      </w:r>
      <w:bookmarkEnd w:id="1358"/>
    </w:p>
    <w:p w:rsidR="00A1185A" w:rsidRDefault="00A1185A" w:rsidP="00A1185A">
      <w:pPr>
        <w:rPr>
          <w:rFonts w:ascii="宋体" w:eastAsia="宋体" w:hAnsi="宋体" w:cs="Segoe UI"/>
          <w:color w:val="333333"/>
          <w:sz w:val="24"/>
          <w:szCs w:val="24"/>
          <w:shd w:val="clear" w:color="auto" w:fill="FFFFFF"/>
        </w:rPr>
      </w:pPr>
      <w:r w:rsidRPr="00574AB1">
        <w:rPr>
          <w:rFonts w:ascii="宋体" w:eastAsia="宋体" w:hAnsi="宋体" w:cs="Segoe UI"/>
          <w:color w:val="333333"/>
          <w:sz w:val="24"/>
          <w:szCs w:val="24"/>
          <w:shd w:val="clear" w:color="auto" w:fill="FFFFFF"/>
        </w:rPr>
        <w:t>在resources下的application</w:t>
      </w:r>
      <w:del w:id="1359" w:author="Jamson" w:date="2018-11-01T10:23:00Z">
        <w:r w:rsidRPr="00574AB1" w:rsidDel="00456C22">
          <w:rPr>
            <w:rFonts w:ascii="宋体" w:eastAsia="宋体" w:hAnsi="宋体" w:cs="Segoe UI"/>
            <w:color w:val="333333"/>
            <w:sz w:val="24"/>
            <w:szCs w:val="24"/>
            <w:shd w:val="clear" w:color="auto" w:fill="FFFFFF"/>
          </w:rPr>
          <w:delText>Config</w:delText>
        </w:r>
      </w:del>
      <w:r w:rsidRPr="00574AB1">
        <w:rPr>
          <w:rFonts w:ascii="宋体" w:eastAsia="宋体" w:hAnsi="宋体" w:cs="Segoe UI"/>
          <w:color w:val="333333"/>
          <w:sz w:val="24"/>
          <w:szCs w:val="24"/>
          <w:shd w:val="clear" w:color="auto" w:fill="FFFFFF"/>
        </w:rPr>
        <w:t>.properties里面写入自己的应用配置</w:t>
      </w:r>
      <w:r>
        <w:rPr>
          <w:rFonts w:ascii="宋体" w:eastAsia="宋体" w:hAnsi="宋体" w:cs="Segoe UI"/>
          <w:color w:val="333333"/>
          <w:sz w:val="24"/>
          <w:szCs w:val="24"/>
          <w:shd w:val="clear" w:color="auto" w:fill="FFFFFF"/>
        </w:rPr>
        <w:t>：</w:t>
      </w:r>
    </w:p>
    <w:p w:rsidR="00313507" w:rsidRPr="00574AB1" w:rsidRDefault="00313507" w:rsidP="00A1185A">
      <w:pPr>
        <w:rPr>
          <w:rStyle w:val="HTML0"/>
          <w:rFonts w:cstheme="minorBidi"/>
        </w:rPr>
      </w:pPr>
      <w:r>
        <w:rPr>
          <w:rFonts w:ascii="宋体" w:eastAsia="宋体" w:hAnsi="宋体" w:cs="Segoe UI" w:hint="eastAsia"/>
          <w:color w:val="333333"/>
          <w:sz w:val="24"/>
          <w:szCs w:val="24"/>
          <w:shd w:val="clear" w:color="auto" w:fill="FFFFFF"/>
        </w:rPr>
        <w:lastRenderedPageBreak/>
        <w:t xml:space="preserve">       </w:t>
      </w:r>
      <w:r>
        <w:rPr>
          <w:noProof/>
        </w:rPr>
        <w:drawing>
          <wp:inline distT="0" distB="0" distL="0" distR="0" wp14:anchorId="31A640DA" wp14:editId="5212C555">
            <wp:extent cx="4352381" cy="272380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2381" cy="2723809"/>
                    </a:xfrm>
                    <a:prstGeom prst="rect">
                      <a:avLst/>
                    </a:prstGeom>
                  </pic:spPr>
                </pic:pic>
              </a:graphicData>
            </a:graphic>
          </wp:inline>
        </w:drawing>
      </w:r>
    </w:p>
    <w:p w:rsidR="00456C22" w:rsidRDefault="00456C22" w:rsidP="00A1185A">
      <w:pPr>
        <w:pStyle w:val="2"/>
        <w:rPr>
          <w:ins w:id="1360" w:author="Jamson" w:date="2018-11-01T10:39:00Z"/>
        </w:rPr>
      </w:pPr>
      <w:bookmarkStart w:id="1361" w:name="_Toc528832547"/>
      <w:ins w:id="1362" w:author="Jamson" w:date="2018-11-01T10:24:00Z">
        <w:r>
          <w:rPr>
            <w:rFonts w:hint="eastAsia"/>
          </w:rPr>
          <w:t>添加主类</w:t>
        </w:r>
      </w:ins>
      <w:bookmarkEnd w:id="1361"/>
    </w:p>
    <w:p w:rsidR="00B16886" w:rsidRPr="00B16886" w:rsidRDefault="00B16886" w:rsidP="00B16886">
      <w:pPr>
        <w:rPr>
          <w:ins w:id="1363" w:author="Jamson" w:date="2018-11-01T10:24:00Z"/>
          <w:rFonts w:hint="eastAsia"/>
          <w:rPrChange w:id="1364" w:author="Jamson" w:date="2018-11-01T10:39:00Z">
            <w:rPr>
              <w:ins w:id="1365" w:author="Jamson" w:date="2018-11-01T10:24:00Z"/>
            </w:rPr>
          </w:rPrChange>
        </w:rPr>
        <w:pPrChange w:id="1366" w:author="Jamson" w:date="2018-11-01T10:39:00Z">
          <w:pPr>
            <w:pStyle w:val="2"/>
          </w:pPr>
        </w:pPrChange>
      </w:pPr>
      <w:ins w:id="1367" w:author="Jamson" w:date="2018-11-01T10:39:00Z">
        <w:r>
          <w:rPr>
            <w:rFonts w:hint="eastAsia"/>
          </w:rPr>
          <w:t>注意：请将主类的这两个文件放在</w:t>
        </w:r>
        <w:r>
          <w:t>com.ecmp</w:t>
        </w:r>
        <w:r>
          <w:rPr>
            <w:rFonts w:hint="eastAsia"/>
          </w:rPr>
          <w:t>这个包路径下。</w:t>
        </w:r>
      </w:ins>
    </w:p>
    <w:p w:rsidR="00456C22" w:rsidRDefault="00456C22" w:rsidP="00456C22">
      <w:pPr>
        <w:pStyle w:val="3"/>
        <w:rPr>
          <w:ins w:id="1368" w:author="Jamson" w:date="2018-11-01T10:25:00Z"/>
        </w:rPr>
        <w:pPrChange w:id="1369" w:author="Jamson" w:date="2018-11-01T10:25:00Z">
          <w:pPr>
            <w:pStyle w:val="2"/>
          </w:pPr>
        </w:pPrChange>
      </w:pPr>
      <w:bookmarkStart w:id="1370" w:name="_Toc528832548"/>
      <w:ins w:id="1371" w:author="Jamson" w:date="2018-11-01T10:25:00Z">
        <w:r>
          <w:t>J</w:t>
        </w:r>
        <w:r>
          <w:rPr>
            <w:rFonts w:hint="eastAsia"/>
          </w:rPr>
          <w:t>ar包方式启动</w:t>
        </w:r>
        <w:bookmarkEnd w:id="1370"/>
      </w:ins>
    </w:p>
    <w:p w:rsidR="00456C22" w:rsidRDefault="00456C22" w:rsidP="00456C22">
      <w:pPr>
        <w:pStyle w:val="HTML"/>
        <w:shd w:val="clear" w:color="auto" w:fill="D8FFDD"/>
        <w:rPr>
          <w:ins w:id="1372" w:author="Jamson" w:date="2018-11-01T10:25:00Z"/>
          <w:color w:val="808000"/>
          <w:sz w:val="21"/>
          <w:szCs w:val="21"/>
        </w:rPr>
      </w:pPr>
      <w:ins w:id="1373" w:author="Jamson" w:date="2018-11-01T10:25:00Z">
        <w:r>
          <w:rPr>
            <w:rFonts w:hint="eastAsia"/>
            <w:color w:val="808000"/>
            <w:sz w:val="21"/>
            <w:szCs w:val="21"/>
          </w:rPr>
          <w:t>@SpringBootApplication</w:t>
        </w:r>
      </w:ins>
    </w:p>
    <w:p w:rsidR="00456C22" w:rsidRDefault="00456C22" w:rsidP="00456C22">
      <w:pPr>
        <w:pStyle w:val="HTML"/>
        <w:shd w:val="clear" w:color="auto" w:fill="D8FFDD"/>
        <w:rPr>
          <w:ins w:id="1374" w:author="Jamson" w:date="2018-11-01T10:25:00Z"/>
          <w:color w:val="000000"/>
          <w:sz w:val="21"/>
          <w:szCs w:val="21"/>
        </w:rPr>
      </w:pPr>
      <w:ins w:id="1375" w:author="Jamson" w:date="2018-11-01T10:25:00Z">
        <w:r>
          <w:rPr>
            <w:color w:val="808000"/>
            <w:sz w:val="21"/>
            <w:szCs w:val="21"/>
          </w:rPr>
          <w:t>//</w:t>
        </w:r>
        <w:r>
          <w:rPr>
            <w:rFonts w:hint="eastAsia"/>
            <w:color w:val="808000"/>
            <w:sz w:val="21"/>
            <w:szCs w:val="21"/>
          </w:rPr>
          <w:t>类名自定义</w:t>
        </w:r>
        <w:r>
          <w:rPr>
            <w:rFonts w:hint="eastAsia"/>
            <w:color w:val="808000"/>
            <w:sz w:val="21"/>
            <w:szCs w:val="21"/>
          </w:rPr>
          <w:br/>
        </w:r>
        <w:r>
          <w:rPr>
            <w:rFonts w:hint="eastAsia"/>
            <w:b/>
            <w:bCs/>
            <w:color w:val="000080"/>
            <w:sz w:val="21"/>
            <w:szCs w:val="21"/>
          </w:rPr>
          <w:t xml:space="preserve">public class </w:t>
        </w:r>
        <w:r>
          <w:rPr>
            <w:rFonts w:hint="eastAsia"/>
            <w:color w:val="000000"/>
            <w:sz w:val="21"/>
            <w:szCs w:val="21"/>
          </w:rPr>
          <w:t>Api</w:t>
        </w:r>
        <w:r>
          <w:rPr>
            <w:rFonts w:hint="eastAsia"/>
            <w:color w:val="000000"/>
            <w:sz w:val="21"/>
            <w:szCs w:val="21"/>
          </w:rPr>
          <w:t>Application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static void </w:t>
        </w:r>
        <w:r>
          <w:rPr>
            <w:rFonts w:hint="eastAsia"/>
            <w:color w:val="000000"/>
            <w:sz w:val="21"/>
            <w:szCs w:val="21"/>
          </w:rPr>
          <w:t>main(String[] args) {</w:t>
        </w:r>
        <w:r>
          <w:rPr>
            <w:rFonts w:hint="eastAsia"/>
            <w:color w:val="000000"/>
            <w:sz w:val="21"/>
            <w:szCs w:val="21"/>
          </w:rPr>
          <w:br/>
          <w:t xml:space="preserve">        SpringApplication.</w:t>
        </w:r>
        <w:r>
          <w:rPr>
            <w:rFonts w:hint="eastAsia"/>
            <w:i/>
            <w:iCs/>
            <w:color w:val="000000"/>
            <w:sz w:val="21"/>
            <w:szCs w:val="21"/>
          </w:rPr>
          <w:t>run</w:t>
        </w:r>
        <w:r>
          <w:rPr>
            <w:rFonts w:hint="eastAsia"/>
            <w:color w:val="000000"/>
            <w:sz w:val="21"/>
            <w:szCs w:val="21"/>
          </w:rPr>
          <w:t>(ApiApplication.</w:t>
        </w:r>
        <w:r>
          <w:rPr>
            <w:rFonts w:hint="eastAsia"/>
            <w:b/>
            <w:bCs/>
            <w:color w:val="000080"/>
            <w:sz w:val="21"/>
            <w:szCs w:val="21"/>
          </w:rPr>
          <w:t>class</w:t>
        </w:r>
        <w:r>
          <w:rPr>
            <w:rFonts w:hint="eastAsia"/>
            <w:color w:val="000000"/>
            <w:sz w:val="21"/>
            <w:szCs w:val="21"/>
          </w:rPr>
          <w:t>, args);</w:t>
        </w:r>
        <w:r>
          <w:rPr>
            <w:rFonts w:hint="eastAsia"/>
            <w:color w:val="000000"/>
            <w:sz w:val="21"/>
            <w:szCs w:val="21"/>
          </w:rPr>
          <w:br/>
          <w:t xml:space="preserve">    }</w:t>
        </w:r>
        <w:r>
          <w:rPr>
            <w:rFonts w:hint="eastAsia"/>
            <w:color w:val="000000"/>
            <w:sz w:val="21"/>
            <w:szCs w:val="21"/>
          </w:rPr>
          <w:br/>
          <w:t>}</w:t>
        </w:r>
      </w:ins>
    </w:p>
    <w:p w:rsidR="00456C22" w:rsidRDefault="00456C22" w:rsidP="00456C22">
      <w:pPr>
        <w:pStyle w:val="3"/>
        <w:rPr>
          <w:ins w:id="1376" w:author="Jamson" w:date="2018-11-01T10:26:00Z"/>
        </w:rPr>
        <w:pPrChange w:id="1377" w:author="Jamson" w:date="2018-11-01T10:26:00Z">
          <w:pPr>
            <w:pStyle w:val="2"/>
          </w:pPr>
        </w:pPrChange>
      </w:pPr>
      <w:bookmarkStart w:id="1378" w:name="_Toc528832549"/>
      <w:ins w:id="1379" w:author="Jamson" w:date="2018-11-01T10:26:00Z">
        <w:r>
          <w:rPr>
            <w:rFonts w:hint="eastAsia"/>
          </w:rPr>
          <w:t>W</w:t>
        </w:r>
        <w:r>
          <w:t>ar</w:t>
        </w:r>
        <w:r>
          <w:rPr>
            <w:rFonts w:hint="eastAsia"/>
          </w:rPr>
          <w:t>包方式启动</w:t>
        </w:r>
        <w:bookmarkEnd w:id="1378"/>
      </w:ins>
    </w:p>
    <w:p w:rsidR="00865A30" w:rsidRDefault="00865A30" w:rsidP="00456C22">
      <w:pPr>
        <w:pStyle w:val="HTML"/>
        <w:shd w:val="clear" w:color="auto" w:fill="D8FFDD"/>
        <w:rPr>
          <w:ins w:id="1380" w:author="Jamson" w:date="2018-11-01T10:26:00Z"/>
          <w:b/>
          <w:bCs/>
          <w:color w:val="000080"/>
          <w:sz w:val="21"/>
          <w:szCs w:val="21"/>
        </w:rPr>
      </w:pPr>
      <w:ins w:id="1381" w:author="Jamson" w:date="2018-11-01T10:26:00Z">
        <w:r>
          <w:rPr>
            <w:rFonts w:hint="eastAsia"/>
            <w:b/>
            <w:bCs/>
            <w:color w:val="000080"/>
            <w:sz w:val="21"/>
            <w:szCs w:val="21"/>
          </w:rPr>
          <w:t>/</w:t>
        </w:r>
        <w:r>
          <w:rPr>
            <w:b/>
            <w:bCs/>
            <w:color w:val="000080"/>
            <w:sz w:val="21"/>
            <w:szCs w:val="21"/>
          </w:rPr>
          <w:t>/</w:t>
        </w:r>
        <w:r>
          <w:rPr>
            <w:rFonts w:hint="eastAsia"/>
            <w:b/>
            <w:bCs/>
            <w:color w:val="000080"/>
            <w:sz w:val="21"/>
            <w:szCs w:val="21"/>
          </w:rPr>
          <w:t>类名自定义</w:t>
        </w:r>
      </w:ins>
    </w:p>
    <w:p w:rsidR="00456C22" w:rsidRDefault="00456C22" w:rsidP="00456C22">
      <w:pPr>
        <w:pStyle w:val="HTML"/>
        <w:shd w:val="clear" w:color="auto" w:fill="D8FFDD"/>
        <w:rPr>
          <w:ins w:id="1382" w:author="Jamson" w:date="2018-11-01T10:26:00Z"/>
          <w:color w:val="000000"/>
          <w:sz w:val="21"/>
          <w:szCs w:val="21"/>
        </w:rPr>
      </w:pPr>
      <w:ins w:id="1383" w:author="Jamson" w:date="2018-11-01T10:26:00Z">
        <w:r>
          <w:rPr>
            <w:rFonts w:hint="eastAsia"/>
            <w:b/>
            <w:bCs/>
            <w:color w:val="000080"/>
            <w:sz w:val="21"/>
            <w:szCs w:val="21"/>
          </w:rPr>
          <w:t xml:space="preserve">public class </w:t>
        </w:r>
        <w:r w:rsidR="00865A30">
          <w:rPr>
            <w:rFonts w:hint="eastAsia"/>
            <w:color w:val="000000"/>
            <w:sz w:val="21"/>
            <w:szCs w:val="21"/>
          </w:rPr>
          <w:t>Api</w:t>
        </w:r>
        <w:r>
          <w:rPr>
            <w:rFonts w:hint="eastAsia"/>
            <w:color w:val="000000"/>
            <w:sz w:val="21"/>
            <w:szCs w:val="21"/>
          </w:rPr>
          <w:t xml:space="preserve">Servlet </w:t>
        </w:r>
        <w:r>
          <w:rPr>
            <w:rFonts w:hint="eastAsia"/>
            <w:b/>
            <w:bCs/>
            <w:color w:val="000080"/>
            <w:sz w:val="21"/>
            <w:szCs w:val="21"/>
          </w:rPr>
          <w:t xml:space="preserve">extends </w:t>
        </w:r>
        <w:r>
          <w:rPr>
            <w:rFonts w:hint="eastAsia"/>
            <w:color w:val="000000"/>
            <w:sz w:val="21"/>
            <w:szCs w:val="21"/>
          </w:rPr>
          <w:t>SpringBootServletInitializer {</w:t>
        </w:r>
        <w:r>
          <w:rPr>
            <w:rFonts w:hint="eastAsia"/>
            <w:i/>
            <w:iCs/>
            <w:color w:val="80808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SpringApplicationBuilder configure(SpringApplicationBuilder builder)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builder.sources(</w:t>
        </w:r>
        <w:r w:rsidR="00865A30">
          <w:rPr>
            <w:rFonts w:hint="eastAsia"/>
            <w:color w:val="000000"/>
            <w:sz w:val="21"/>
            <w:szCs w:val="21"/>
          </w:rPr>
          <w:t>ApiApplication</w:t>
        </w:r>
        <w:r>
          <w:rPr>
            <w:rFonts w:hint="eastAsia"/>
            <w:color w:val="000000"/>
            <w:sz w:val="21"/>
            <w:szCs w:val="21"/>
          </w:rPr>
          <w:t>.</w:t>
        </w:r>
        <w:r>
          <w:rPr>
            <w:rFonts w:hint="eastAsia"/>
            <w:b/>
            <w:bCs/>
            <w:color w:val="000080"/>
            <w:sz w:val="21"/>
            <w:szCs w:val="21"/>
          </w:rPr>
          <w:t>class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ins>
    </w:p>
    <w:p w:rsidR="00456C22" w:rsidRPr="00456C22" w:rsidRDefault="00456C22" w:rsidP="00456C22">
      <w:pPr>
        <w:rPr>
          <w:ins w:id="1384" w:author="Jamson" w:date="2018-11-01T10:24:00Z"/>
          <w:rFonts w:hint="eastAsia"/>
          <w:rPrChange w:id="1385" w:author="Jamson" w:date="2018-11-01T10:26:00Z">
            <w:rPr>
              <w:ins w:id="1386" w:author="Jamson" w:date="2018-11-01T10:24:00Z"/>
            </w:rPr>
          </w:rPrChange>
        </w:rPr>
        <w:pPrChange w:id="1387" w:author="Jamson" w:date="2018-11-01T10:26:00Z">
          <w:pPr>
            <w:pStyle w:val="2"/>
          </w:pPr>
        </w:pPrChange>
      </w:pPr>
    </w:p>
    <w:p w:rsidR="00A1185A" w:rsidRDefault="00456C22" w:rsidP="00A1185A">
      <w:pPr>
        <w:pStyle w:val="2"/>
      </w:pPr>
      <w:bookmarkStart w:id="1388" w:name="_Toc528832550"/>
      <w:r>
        <w:rPr>
          <w:rFonts w:hint="eastAsia"/>
        </w:rPr>
        <w:lastRenderedPageBreak/>
        <w:t>命名</w:t>
      </w:r>
      <w:bookmarkEnd w:id="1388"/>
    </w:p>
    <w:p w:rsidR="00A1185A" w:rsidRPr="00570F8C" w:rsidRDefault="00A1185A" w:rsidP="00A1185A">
      <w:pPr>
        <w:pStyle w:val="HTML"/>
        <w:shd w:val="clear" w:color="auto" w:fill="FFFFFF"/>
        <w:rPr>
          <w:color w:val="000000"/>
          <w:sz w:val="18"/>
          <w:szCs w:val="18"/>
        </w:rPr>
      </w:pPr>
      <w:r>
        <w:t>接口命名按照“实体名”+“Service”的方式</w:t>
      </w:r>
    </w:p>
    <w:p w:rsidR="00A1185A" w:rsidRDefault="00A1185A" w:rsidP="00A1185A">
      <w:pPr>
        <w:pStyle w:val="2"/>
      </w:pPr>
      <w:bookmarkStart w:id="1389" w:name="_Toc528832551"/>
      <w:r>
        <w:rPr>
          <w:rFonts w:hint="eastAsia"/>
        </w:rPr>
        <w:t>类注解</w:t>
      </w:r>
      <w:bookmarkEnd w:id="1389"/>
    </w:p>
    <w:p w:rsidR="00A1185A" w:rsidRPr="00861DA0" w:rsidRDefault="00A1185A" w:rsidP="00A1185A">
      <w:pPr>
        <w:rPr>
          <w:rFonts w:ascii="宋体" w:eastAsia="宋体" w:hAnsi="宋体"/>
          <w:sz w:val="24"/>
          <w:szCs w:val="24"/>
        </w:rPr>
      </w:pPr>
      <w:r w:rsidRPr="00861DA0">
        <w:rPr>
          <w:rFonts w:ascii="宋体" w:eastAsia="宋体" w:hAnsi="宋体" w:hint="eastAsia"/>
          <w:sz w:val="24"/>
          <w:szCs w:val="24"/>
        </w:rPr>
        <w:t>@Service</w:t>
      </w:r>
      <w:r w:rsidRPr="00861DA0">
        <w:rPr>
          <w:rFonts w:ascii="宋体" w:eastAsia="宋体" w:hAnsi="宋体"/>
          <w:sz w:val="24"/>
          <w:szCs w:val="24"/>
        </w:rPr>
        <w:t>用于标注业务层组件</w:t>
      </w:r>
      <w:r>
        <w:rPr>
          <w:rFonts w:ascii="宋体" w:eastAsia="宋体" w:hAnsi="宋体" w:hint="eastAsia"/>
          <w:sz w:val="24"/>
          <w:szCs w:val="24"/>
        </w:rPr>
        <w:t>:</w:t>
      </w:r>
    </w:p>
    <w:p w:rsidR="00A1185A" w:rsidRPr="00861DA0" w:rsidRDefault="00A1185A" w:rsidP="00A1185A">
      <w:pPr>
        <w:pStyle w:val="HTML"/>
        <w:ind w:leftChars="200" w:left="420"/>
        <w:rPr>
          <w:rStyle w:val="HTML0"/>
        </w:rPr>
      </w:pPr>
      <w:r w:rsidRPr="00861DA0">
        <w:rPr>
          <w:rStyle w:val="HTML0"/>
        </w:rPr>
        <w:t>@Service</w:t>
      </w:r>
    </w:p>
    <w:p w:rsidR="00A1185A" w:rsidRPr="00861DA0" w:rsidRDefault="00A1185A" w:rsidP="00A1185A">
      <w:pPr>
        <w:pStyle w:val="HTML"/>
        <w:ind w:leftChars="200" w:left="420"/>
      </w:pPr>
      <w:r w:rsidRPr="00861DA0">
        <w:rPr>
          <w:rStyle w:val="HTML0"/>
        </w:rPr>
        <w:t>public class DemoService extends BaseEntityService&lt;Demo&gt; implements IDemoService{}</w:t>
      </w:r>
    </w:p>
    <w:p w:rsidR="00A1185A" w:rsidRDefault="00A1185A" w:rsidP="00A1185A">
      <w:pPr>
        <w:pStyle w:val="2"/>
      </w:pPr>
      <w:bookmarkStart w:id="1390" w:name="_Toc528832552"/>
      <w:r>
        <w:rPr>
          <w:rFonts w:hint="eastAsia"/>
        </w:rPr>
        <w:t>继承类和实现接口</w:t>
      </w:r>
      <w:bookmarkEnd w:id="1390"/>
    </w:p>
    <w:p w:rsidR="00A1185A" w:rsidRDefault="00A1185A" w:rsidP="00A1185A">
      <w:pPr>
        <w:pStyle w:val="3"/>
      </w:pPr>
      <w:bookmarkStart w:id="1391" w:name="_Toc528832553"/>
      <w:r>
        <w:rPr>
          <w:rFonts w:hint="eastAsia"/>
        </w:rPr>
        <w:t>继承类</w:t>
      </w:r>
      <w:bookmarkEnd w:id="1391"/>
    </w:p>
    <w:p w:rsidR="00A1185A" w:rsidRPr="00A646E6" w:rsidRDefault="00A1185A" w:rsidP="00A1185A">
      <w:pPr>
        <w:rPr>
          <w:rFonts w:ascii="宋体" w:eastAsia="宋体" w:hAnsi="宋体"/>
          <w:sz w:val="24"/>
          <w:szCs w:val="24"/>
        </w:rPr>
      </w:pPr>
      <w:r w:rsidRPr="00A646E6">
        <w:rPr>
          <w:rFonts w:ascii="宋体" w:eastAsia="宋体" w:hAnsi="宋体" w:hint="eastAsia"/>
          <w:sz w:val="24"/>
          <w:szCs w:val="24"/>
        </w:rPr>
        <w:t>BaseTreeService：实体类型是树形结构的继承此类</w:t>
      </w:r>
    </w:p>
    <w:p w:rsidR="00A1185A" w:rsidRPr="00A646E6" w:rsidRDefault="00A1185A" w:rsidP="00A1185A">
      <w:pPr>
        <w:pStyle w:val="HTML"/>
        <w:shd w:val="clear" w:color="auto" w:fill="FFFFFF"/>
        <w:rPr>
          <w:color w:val="000000"/>
        </w:rPr>
      </w:pPr>
      <w:r w:rsidRPr="00A646E6">
        <w:rPr>
          <w:rFonts w:hint="eastAsia"/>
          <w:color w:val="000000"/>
          <w:shd w:val="clear" w:color="auto" w:fill="E4E4FF"/>
        </w:rPr>
        <w:t>BaseRelationService：实体存在分配关系的继承此类</w:t>
      </w:r>
    </w:p>
    <w:p w:rsidR="00A1185A" w:rsidRPr="00A646E6" w:rsidRDefault="00A1185A" w:rsidP="00A1185A">
      <w:pPr>
        <w:rPr>
          <w:rFonts w:ascii="宋体" w:eastAsia="宋体" w:hAnsi="宋体"/>
          <w:sz w:val="24"/>
          <w:szCs w:val="24"/>
        </w:rPr>
      </w:pPr>
      <w:r w:rsidRPr="00A646E6">
        <w:rPr>
          <w:rFonts w:ascii="宋体" w:eastAsia="宋体" w:hAnsi="宋体" w:hint="eastAsia"/>
          <w:sz w:val="24"/>
          <w:szCs w:val="24"/>
        </w:rPr>
        <w:t>BaseEntityService：实体类型非树形结构的继承此类</w:t>
      </w:r>
    </w:p>
    <w:p w:rsidR="00A1185A" w:rsidRDefault="00A1185A" w:rsidP="00A1185A">
      <w:pPr>
        <w:pStyle w:val="3"/>
      </w:pPr>
      <w:bookmarkStart w:id="1392" w:name="_Toc528832554"/>
      <w:r>
        <w:rPr>
          <w:rFonts w:hint="eastAsia"/>
        </w:rPr>
        <w:t>实现接口</w:t>
      </w:r>
      <w:bookmarkEnd w:id="1392"/>
    </w:p>
    <w:p w:rsidR="00A1185A" w:rsidRPr="00570F8C" w:rsidRDefault="00A1185A" w:rsidP="00A1185A">
      <w:pPr>
        <w:pStyle w:val="a9"/>
        <w:shd w:val="clear" w:color="auto" w:fill="FFFFFF"/>
        <w:spacing w:before="0" w:beforeAutospacing="0" w:after="240" w:afterAutospacing="0" w:line="315" w:lineRule="atLeast"/>
        <w:rPr>
          <w:rFonts w:ascii="Segoe UI" w:hAnsi="Segoe UI" w:cs="Segoe UI"/>
          <w:color w:val="333333"/>
        </w:rPr>
      </w:pPr>
      <w:r w:rsidRPr="00570F8C">
        <w:rPr>
          <w:rFonts w:ascii="Segoe UI" w:hAnsi="Segoe UI" w:cs="Segoe UI"/>
          <w:color w:val="333333"/>
        </w:rPr>
        <w:t>实现对应的接口</w:t>
      </w:r>
    </w:p>
    <w:p w:rsidR="00A1185A" w:rsidRPr="00570F8C" w:rsidRDefault="00A1185A" w:rsidP="00A1185A">
      <w:pPr>
        <w:pStyle w:val="HTML"/>
        <w:shd w:val="clear" w:color="auto" w:fill="F7F7F7"/>
        <w:rPr>
          <w:rFonts w:ascii="Consolas" w:hAnsi="Consolas"/>
          <w:color w:val="333333"/>
        </w:rPr>
      </w:pPr>
      <w:r w:rsidRPr="00570F8C">
        <w:rPr>
          <w:rStyle w:val="HTML0"/>
          <w:rFonts w:ascii="Consolas" w:hAnsi="Consolas"/>
          <w:color w:val="333333"/>
          <w:bdr w:val="none" w:sz="0" w:space="0" w:color="auto" w:frame="1"/>
        </w:rPr>
        <w:t xml:space="preserve">public </w:t>
      </w:r>
      <w:r w:rsidRPr="00570F8C">
        <w:rPr>
          <w:rStyle w:val="hljs-keyword"/>
          <w:rFonts w:ascii="Consolas" w:hAnsi="Consolas"/>
          <w:b/>
          <w:bCs/>
          <w:color w:val="333333"/>
          <w:bdr w:val="none" w:sz="0" w:space="0" w:color="auto" w:frame="1"/>
        </w:rPr>
        <w:t>class</w:t>
      </w:r>
      <w:r w:rsidRPr="00570F8C">
        <w:rPr>
          <w:rStyle w:val="hljs-class"/>
          <w:rFonts w:ascii="Consolas" w:hAnsi="Consolas"/>
          <w:color w:val="333333"/>
          <w:bdr w:val="none" w:sz="0" w:space="0" w:color="auto" w:frame="1"/>
        </w:rPr>
        <w:t xml:space="preserve"> </w:t>
      </w:r>
      <w:r w:rsidRPr="00570F8C">
        <w:rPr>
          <w:rStyle w:val="hljs-title"/>
          <w:rFonts w:ascii="Consolas" w:hAnsi="Consolas"/>
          <w:b/>
          <w:bCs/>
          <w:color w:val="445588"/>
          <w:bdr w:val="none" w:sz="0" w:space="0" w:color="auto" w:frame="1"/>
        </w:rPr>
        <w:t>DemoService</w:t>
      </w:r>
      <w:r w:rsidRPr="00570F8C">
        <w:rPr>
          <w:rStyle w:val="hljs-class"/>
          <w:rFonts w:ascii="Consolas" w:hAnsi="Consolas"/>
          <w:color w:val="333333"/>
          <w:bdr w:val="none" w:sz="0" w:space="0" w:color="auto" w:frame="1"/>
        </w:rPr>
        <w:t xml:space="preserve"> </w:t>
      </w:r>
      <w:r w:rsidRPr="00570F8C">
        <w:rPr>
          <w:rStyle w:val="hljs-keyword"/>
          <w:rFonts w:ascii="Consolas" w:hAnsi="Consolas"/>
          <w:b/>
          <w:bCs/>
          <w:color w:val="333333"/>
          <w:bdr w:val="none" w:sz="0" w:space="0" w:color="auto" w:frame="1"/>
        </w:rPr>
        <w:t>extends</w:t>
      </w:r>
      <w:r w:rsidRPr="00570F8C">
        <w:rPr>
          <w:rStyle w:val="hljs-class"/>
          <w:rFonts w:ascii="Consolas" w:hAnsi="Consolas"/>
          <w:color w:val="333333"/>
          <w:bdr w:val="none" w:sz="0" w:space="0" w:color="auto" w:frame="1"/>
        </w:rPr>
        <w:t xml:space="preserve"> </w:t>
      </w:r>
      <w:r w:rsidRPr="00570F8C">
        <w:rPr>
          <w:rStyle w:val="hljs-title"/>
          <w:rFonts w:ascii="Consolas" w:hAnsi="Consolas"/>
          <w:b/>
          <w:bCs/>
          <w:color w:val="445588"/>
          <w:bdr w:val="none" w:sz="0" w:space="0" w:color="auto" w:frame="1"/>
        </w:rPr>
        <w:t>BaseEntityService&lt;Demo&gt;</w:t>
      </w:r>
      <w:r w:rsidRPr="00570F8C">
        <w:rPr>
          <w:rStyle w:val="hljs-class"/>
          <w:rFonts w:ascii="Consolas" w:hAnsi="Consolas"/>
          <w:color w:val="333333"/>
          <w:bdr w:val="none" w:sz="0" w:space="0" w:color="auto" w:frame="1"/>
        </w:rPr>
        <w:t xml:space="preserve"> </w:t>
      </w:r>
      <w:r w:rsidRPr="00570F8C">
        <w:rPr>
          <w:rStyle w:val="hljs-title"/>
          <w:rFonts w:ascii="Consolas" w:hAnsi="Consolas"/>
          <w:b/>
          <w:bCs/>
          <w:color w:val="445588"/>
          <w:bdr w:val="none" w:sz="0" w:space="0" w:color="auto" w:frame="1"/>
        </w:rPr>
        <w:t>implements</w:t>
      </w:r>
      <w:r w:rsidRPr="00570F8C">
        <w:rPr>
          <w:rStyle w:val="hljs-class"/>
          <w:rFonts w:ascii="Consolas" w:hAnsi="Consolas"/>
          <w:color w:val="333333"/>
          <w:bdr w:val="none" w:sz="0" w:space="0" w:color="auto" w:frame="1"/>
        </w:rPr>
        <w:t xml:space="preserve"> </w:t>
      </w:r>
      <w:r w:rsidRPr="00570F8C">
        <w:rPr>
          <w:rStyle w:val="hljs-title"/>
          <w:rFonts w:ascii="Consolas" w:hAnsi="Consolas"/>
          <w:b/>
          <w:bCs/>
          <w:color w:val="445588"/>
          <w:bdr w:val="none" w:sz="0" w:space="0" w:color="auto" w:frame="1"/>
        </w:rPr>
        <w:t>IDemoService</w:t>
      </w:r>
    </w:p>
    <w:p w:rsidR="00A1185A" w:rsidRDefault="00A1185A" w:rsidP="00A1185A">
      <w:pPr>
        <w:pStyle w:val="2"/>
      </w:pPr>
      <w:bookmarkStart w:id="1393" w:name="_Toc528832555"/>
      <w:r>
        <w:rPr>
          <w:rFonts w:hint="eastAsia"/>
        </w:rPr>
        <w:t>编写代码</w:t>
      </w:r>
      <w:bookmarkEnd w:id="1393"/>
    </w:p>
    <w:p w:rsidR="00A1185A" w:rsidRDefault="00A1185A" w:rsidP="00A1185A">
      <w:pPr>
        <w:pStyle w:val="3"/>
      </w:pPr>
      <w:bookmarkStart w:id="1394" w:name="_Toc528832556"/>
      <w:r>
        <w:rPr>
          <w:rFonts w:hint="eastAsia"/>
        </w:rPr>
        <w:t>依赖注入</w:t>
      </w:r>
      <w:bookmarkEnd w:id="1394"/>
    </w:p>
    <w:p w:rsidR="00A1185A" w:rsidRPr="00827E91" w:rsidRDefault="00A1185A" w:rsidP="00A1185A">
      <w:pPr>
        <w:pStyle w:val="a8"/>
        <w:numPr>
          <w:ilvl w:val="0"/>
          <w:numId w:val="6"/>
        </w:numPr>
        <w:ind w:firstLineChars="0"/>
        <w:rPr>
          <w:rFonts w:ascii="Segoe UI" w:hAnsi="Segoe UI" w:cs="Segoe UI"/>
          <w:color w:val="333333"/>
          <w:sz w:val="24"/>
          <w:szCs w:val="24"/>
          <w:shd w:val="clear" w:color="auto" w:fill="FFFFFF"/>
        </w:rPr>
      </w:pPr>
      <w:r w:rsidRPr="00827E91">
        <w:rPr>
          <w:rFonts w:ascii="Segoe UI" w:hAnsi="Segoe UI" w:cs="Segoe UI" w:hint="eastAsia"/>
          <w:color w:val="333333"/>
          <w:sz w:val="24"/>
          <w:szCs w:val="24"/>
          <w:shd w:val="clear" w:color="auto" w:fill="FFFFFF"/>
        </w:rPr>
        <w:t>使用</w:t>
      </w:r>
      <w:r w:rsidRPr="00827E91">
        <w:rPr>
          <w:rFonts w:ascii="Segoe UI" w:hAnsi="Segoe UI" w:cs="Segoe UI"/>
          <w:color w:val="333333"/>
          <w:sz w:val="24"/>
          <w:szCs w:val="24"/>
          <w:shd w:val="clear" w:color="auto" w:fill="FFFFFF"/>
        </w:rPr>
        <w:t>@Autowired</w:t>
      </w:r>
      <w:r w:rsidRPr="00827E91">
        <w:rPr>
          <w:rFonts w:ascii="Segoe UI" w:hAnsi="Segoe UI" w:cs="Segoe UI"/>
          <w:color w:val="333333"/>
          <w:sz w:val="24"/>
          <w:szCs w:val="24"/>
          <w:shd w:val="clear" w:color="auto" w:fill="FFFFFF"/>
        </w:rPr>
        <w:t>标签注入此</w:t>
      </w:r>
      <w:r w:rsidRPr="00827E91">
        <w:rPr>
          <w:rFonts w:ascii="Segoe UI" w:hAnsi="Segoe UI" w:cs="Segoe UI"/>
          <w:color w:val="333333"/>
          <w:sz w:val="24"/>
          <w:szCs w:val="24"/>
          <w:shd w:val="clear" w:color="auto" w:fill="FFFFFF"/>
        </w:rPr>
        <w:t>Service</w:t>
      </w:r>
      <w:r w:rsidRPr="00827E91">
        <w:rPr>
          <w:rFonts w:ascii="Segoe UI" w:hAnsi="Segoe UI" w:cs="Segoe UI"/>
          <w:color w:val="333333"/>
          <w:sz w:val="24"/>
          <w:szCs w:val="24"/>
          <w:shd w:val="clear" w:color="auto" w:fill="FFFFFF"/>
        </w:rPr>
        <w:t>要操作的实体的</w:t>
      </w:r>
      <w:r w:rsidRPr="00827E91">
        <w:rPr>
          <w:rFonts w:ascii="Segoe UI" w:hAnsi="Segoe UI" w:cs="Segoe UI"/>
          <w:color w:val="333333"/>
          <w:sz w:val="24"/>
          <w:szCs w:val="24"/>
          <w:shd w:val="clear" w:color="auto" w:fill="FFFFFF"/>
        </w:rPr>
        <w:t>Dao</w:t>
      </w:r>
      <w:r w:rsidRPr="00827E91">
        <w:rPr>
          <w:rFonts w:ascii="Segoe UI" w:hAnsi="Segoe UI" w:cs="Segoe UI"/>
          <w:color w:val="333333"/>
          <w:sz w:val="24"/>
          <w:szCs w:val="24"/>
          <w:shd w:val="clear" w:color="auto" w:fill="FFFFFF"/>
        </w:rPr>
        <w:t>接口</w:t>
      </w:r>
    </w:p>
    <w:p w:rsidR="00A1185A" w:rsidRPr="00827E91" w:rsidRDefault="00A1185A" w:rsidP="00A1185A">
      <w:pPr>
        <w:pStyle w:val="a8"/>
        <w:numPr>
          <w:ilvl w:val="0"/>
          <w:numId w:val="6"/>
        </w:numPr>
        <w:ind w:firstLineChars="0"/>
        <w:rPr>
          <w:sz w:val="24"/>
          <w:szCs w:val="24"/>
        </w:rPr>
      </w:pPr>
      <w:r w:rsidRPr="00827E91">
        <w:rPr>
          <w:rFonts w:hint="eastAsia"/>
          <w:sz w:val="24"/>
          <w:szCs w:val="24"/>
          <w:lang w:val="zh-CN"/>
        </w:rPr>
        <w:t>使用</w:t>
      </w:r>
      <w:r w:rsidRPr="00827E91">
        <w:rPr>
          <w:rFonts w:ascii="Segoe UI" w:hAnsi="Segoe UI" w:cs="Segoe UI"/>
          <w:color w:val="333333"/>
          <w:sz w:val="24"/>
          <w:szCs w:val="24"/>
          <w:shd w:val="clear" w:color="auto" w:fill="FFFFFF"/>
        </w:rPr>
        <w:t>@Autowired</w:t>
      </w:r>
      <w:r w:rsidRPr="00827E91">
        <w:rPr>
          <w:rFonts w:ascii="Segoe UI" w:hAnsi="Segoe UI" w:cs="Segoe UI"/>
          <w:color w:val="333333"/>
          <w:sz w:val="24"/>
          <w:szCs w:val="24"/>
          <w:shd w:val="clear" w:color="auto" w:fill="FFFFFF"/>
        </w:rPr>
        <w:t>标签注入此</w:t>
      </w:r>
      <w:r w:rsidRPr="00827E91">
        <w:rPr>
          <w:rFonts w:ascii="Segoe UI" w:hAnsi="Segoe UI" w:cs="Segoe UI"/>
          <w:color w:val="333333"/>
          <w:sz w:val="24"/>
          <w:szCs w:val="24"/>
          <w:shd w:val="clear" w:color="auto" w:fill="FFFFFF"/>
        </w:rPr>
        <w:t>Service</w:t>
      </w:r>
      <w:r w:rsidRPr="00827E91">
        <w:rPr>
          <w:rFonts w:ascii="Segoe UI" w:hAnsi="Segoe UI" w:cs="Segoe UI"/>
          <w:color w:val="333333"/>
          <w:sz w:val="24"/>
          <w:szCs w:val="24"/>
          <w:shd w:val="clear" w:color="auto" w:fill="FFFFFF"/>
        </w:rPr>
        <w:t>用到的其他的</w:t>
      </w:r>
      <w:r w:rsidRPr="00827E91">
        <w:rPr>
          <w:rFonts w:ascii="Segoe UI" w:hAnsi="Segoe UI" w:cs="Segoe UI"/>
          <w:color w:val="333333"/>
          <w:sz w:val="24"/>
          <w:szCs w:val="24"/>
          <w:shd w:val="clear" w:color="auto" w:fill="FFFFFF"/>
        </w:rPr>
        <w:t>Service</w:t>
      </w:r>
      <w:r>
        <w:rPr>
          <w:rFonts w:ascii="Segoe UI" w:hAnsi="Segoe UI" w:cs="Segoe UI" w:hint="eastAsia"/>
          <w:color w:val="333333"/>
          <w:sz w:val="24"/>
          <w:szCs w:val="24"/>
          <w:shd w:val="clear" w:color="auto" w:fill="FFFFFF"/>
        </w:rPr>
        <w:t>或</w:t>
      </w:r>
      <w:r>
        <w:rPr>
          <w:rFonts w:ascii="Segoe UI" w:hAnsi="Segoe UI" w:cs="Segoe UI" w:hint="eastAsia"/>
          <w:color w:val="333333"/>
          <w:sz w:val="24"/>
          <w:szCs w:val="24"/>
          <w:shd w:val="clear" w:color="auto" w:fill="FFFFFF"/>
        </w:rPr>
        <w:t>dao</w:t>
      </w:r>
    </w:p>
    <w:p w:rsidR="00A1185A" w:rsidRDefault="00A1185A" w:rsidP="00A1185A">
      <w:pPr>
        <w:pStyle w:val="3"/>
      </w:pPr>
      <w:bookmarkStart w:id="1395" w:name="_Toc528832557"/>
      <w:r>
        <w:rPr>
          <w:rFonts w:hint="eastAsia"/>
        </w:rPr>
        <w:t>构造函数</w:t>
      </w:r>
      <w:bookmarkEnd w:id="1395"/>
    </w:p>
    <w:p w:rsidR="00A1185A" w:rsidRPr="00827E91" w:rsidRDefault="00A1185A" w:rsidP="00A1185A">
      <w:pPr>
        <w:pStyle w:val="a9"/>
        <w:shd w:val="clear" w:color="auto" w:fill="FFFFFF"/>
        <w:spacing w:before="0" w:beforeAutospacing="0" w:after="240" w:afterAutospacing="0" w:line="315" w:lineRule="atLeast"/>
        <w:rPr>
          <w:rFonts w:ascii="Segoe UI" w:hAnsi="Segoe UI" w:cs="Segoe UI"/>
          <w:color w:val="333333"/>
        </w:rPr>
      </w:pPr>
      <w:r w:rsidRPr="00827E91">
        <w:rPr>
          <w:rFonts w:ascii="Segoe UI" w:hAnsi="Segoe UI" w:cs="Segoe UI"/>
          <w:color w:val="333333"/>
        </w:rPr>
        <w:t>构造函数返回该</w:t>
      </w:r>
      <w:r w:rsidRPr="00827E91">
        <w:rPr>
          <w:rFonts w:ascii="Segoe UI" w:hAnsi="Segoe UI" w:cs="Segoe UI"/>
          <w:color w:val="333333"/>
        </w:rPr>
        <w:t>service</w:t>
      </w:r>
      <w:r w:rsidRPr="00827E91">
        <w:rPr>
          <w:rFonts w:ascii="Segoe UI" w:hAnsi="Segoe UI" w:cs="Segoe UI"/>
          <w:color w:val="333333"/>
        </w:rPr>
        <w:t>对应的</w:t>
      </w:r>
      <w:r w:rsidRPr="00827E91">
        <w:rPr>
          <w:rFonts w:ascii="Segoe UI" w:hAnsi="Segoe UI" w:cs="Segoe UI"/>
          <w:color w:val="333333"/>
        </w:rPr>
        <w:t>dao</w:t>
      </w:r>
    </w:p>
    <w:p w:rsidR="00A1185A" w:rsidRPr="00827E91" w:rsidRDefault="00A1185A" w:rsidP="00A1185A">
      <w:pPr>
        <w:pStyle w:val="HTML"/>
        <w:shd w:val="clear" w:color="auto" w:fill="F7F7F7"/>
        <w:rPr>
          <w:rStyle w:val="HTML0"/>
          <w:rFonts w:ascii="Consolas" w:hAnsi="Consolas"/>
          <w:color w:val="333333"/>
          <w:bdr w:val="none" w:sz="0" w:space="0" w:color="auto" w:frame="1"/>
        </w:rPr>
      </w:pPr>
      <w:r w:rsidRPr="00827E91">
        <w:rPr>
          <w:rStyle w:val="hljs-annotation"/>
          <w:rFonts w:ascii="Consolas" w:hAnsi="Consolas"/>
          <w:color w:val="333333"/>
          <w:bdr w:val="none" w:sz="0" w:space="0" w:color="auto" w:frame="1"/>
        </w:rPr>
        <w:lastRenderedPageBreak/>
        <w:t>@Override</w:t>
      </w:r>
    </w:p>
    <w:p w:rsidR="00A1185A" w:rsidRPr="00827E91" w:rsidRDefault="00A1185A" w:rsidP="00A1185A">
      <w:pPr>
        <w:pStyle w:val="HTML"/>
        <w:shd w:val="clear" w:color="auto" w:fill="F7F7F7"/>
        <w:rPr>
          <w:rStyle w:val="HTML0"/>
          <w:rFonts w:ascii="Consolas" w:hAnsi="Consolas"/>
          <w:color w:val="333333"/>
          <w:bdr w:val="none" w:sz="0" w:space="0" w:color="auto" w:frame="1"/>
        </w:rPr>
      </w:pPr>
      <w:r w:rsidRPr="00827E91">
        <w:rPr>
          <w:rStyle w:val="hljs-keyword"/>
          <w:rFonts w:ascii="Consolas" w:hAnsi="Consolas"/>
          <w:bCs/>
          <w:color w:val="333333"/>
          <w:bdr w:val="none" w:sz="0" w:space="0" w:color="auto" w:frame="1"/>
        </w:rPr>
        <w:t>protected</w:t>
      </w:r>
      <w:r w:rsidRPr="00827E91">
        <w:rPr>
          <w:rStyle w:val="hljs-function"/>
          <w:rFonts w:ascii="Consolas" w:hAnsi="Consolas"/>
          <w:color w:val="333333"/>
          <w:bdr w:val="none" w:sz="0" w:space="0" w:color="auto" w:frame="1"/>
        </w:rPr>
        <w:t xml:space="preserve"> BaseEntityDao&lt;Demo&gt; </w:t>
      </w:r>
      <w:r w:rsidRPr="00827E91">
        <w:rPr>
          <w:rStyle w:val="hljs-title"/>
          <w:rFonts w:ascii="Consolas" w:hAnsi="Consolas"/>
          <w:bCs/>
          <w:bdr w:val="none" w:sz="0" w:space="0" w:color="auto" w:frame="1"/>
        </w:rPr>
        <w:t>getDao</w:t>
      </w:r>
      <w:r w:rsidRPr="00827E91">
        <w:rPr>
          <w:rStyle w:val="hljs-params"/>
          <w:rFonts w:ascii="Consolas" w:hAnsi="Consolas"/>
          <w:color w:val="333333"/>
          <w:bdr w:val="none" w:sz="0" w:space="0" w:color="auto" w:frame="1"/>
        </w:rPr>
        <w:t>()</w:t>
      </w:r>
      <w:r w:rsidRPr="00827E91">
        <w:rPr>
          <w:rStyle w:val="hljs-function"/>
          <w:rFonts w:ascii="Consolas" w:hAnsi="Consolas"/>
          <w:color w:val="333333"/>
          <w:bdr w:val="none" w:sz="0" w:space="0" w:color="auto" w:frame="1"/>
        </w:rPr>
        <w:t xml:space="preserve"> </w:t>
      </w:r>
      <w:r w:rsidRPr="00827E91">
        <w:rPr>
          <w:rStyle w:val="HTML0"/>
          <w:rFonts w:ascii="Consolas" w:hAnsi="Consolas"/>
          <w:color w:val="333333"/>
          <w:bdr w:val="none" w:sz="0" w:space="0" w:color="auto" w:frame="1"/>
        </w:rPr>
        <w:t>{</w:t>
      </w:r>
    </w:p>
    <w:p w:rsidR="00A1185A" w:rsidRPr="00827E91" w:rsidRDefault="00A1185A" w:rsidP="00A1185A">
      <w:pPr>
        <w:pStyle w:val="HTML"/>
        <w:shd w:val="clear" w:color="auto" w:fill="F7F7F7"/>
        <w:rPr>
          <w:rStyle w:val="HTML0"/>
          <w:rFonts w:ascii="Consolas" w:hAnsi="Consolas"/>
          <w:color w:val="333333"/>
          <w:bdr w:val="none" w:sz="0" w:space="0" w:color="auto" w:frame="1"/>
        </w:rPr>
      </w:pPr>
      <w:r w:rsidRPr="00827E91">
        <w:rPr>
          <w:rStyle w:val="HTML0"/>
          <w:rFonts w:ascii="Consolas" w:hAnsi="Consolas"/>
          <w:color w:val="333333"/>
          <w:bdr w:val="none" w:sz="0" w:space="0" w:color="auto" w:frame="1"/>
        </w:rPr>
        <w:t xml:space="preserve">    </w:t>
      </w:r>
      <w:r w:rsidRPr="00827E91">
        <w:rPr>
          <w:rStyle w:val="hljs-keyword"/>
          <w:rFonts w:ascii="Consolas" w:hAnsi="Consolas"/>
          <w:bCs/>
          <w:color w:val="333333"/>
          <w:bdr w:val="none" w:sz="0" w:space="0" w:color="auto" w:frame="1"/>
        </w:rPr>
        <w:t>return</w:t>
      </w:r>
      <w:r w:rsidRPr="00827E91">
        <w:rPr>
          <w:rStyle w:val="HTML0"/>
          <w:rFonts w:ascii="Consolas" w:hAnsi="Consolas"/>
          <w:color w:val="333333"/>
          <w:bdr w:val="none" w:sz="0" w:space="0" w:color="auto" w:frame="1"/>
        </w:rPr>
        <w:t xml:space="preserve"> demoDao;</w:t>
      </w:r>
    </w:p>
    <w:p w:rsidR="00A1185A" w:rsidRPr="00827E91" w:rsidRDefault="00A1185A" w:rsidP="00A1185A">
      <w:pPr>
        <w:pStyle w:val="HTML"/>
        <w:shd w:val="clear" w:color="auto" w:fill="F7F7F7"/>
        <w:rPr>
          <w:rFonts w:ascii="Consolas" w:hAnsi="Consolas"/>
          <w:color w:val="333333"/>
          <w:sz w:val="18"/>
          <w:szCs w:val="18"/>
        </w:rPr>
      </w:pPr>
      <w:r w:rsidRPr="00827E91">
        <w:rPr>
          <w:rStyle w:val="HTML0"/>
          <w:rFonts w:ascii="Consolas" w:hAnsi="Consolas"/>
          <w:color w:val="333333"/>
          <w:bdr w:val="none" w:sz="0" w:space="0" w:color="auto" w:frame="1"/>
        </w:rPr>
        <w:t>}</w:t>
      </w:r>
    </w:p>
    <w:p w:rsidR="00A1185A" w:rsidRDefault="00A1185A" w:rsidP="00A1185A">
      <w:pPr>
        <w:pStyle w:val="3"/>
      </w:pPr>
      <w:bookmarkStart w:id="1396" w:name="_Toc528832558"/>
      <w:r>
        <w:rPr>
          <w:rFonts w:hint="eastAsia"/>
        </w:rPr>
        <w:t>事务控制</w:t>
      </w:r>
      <w:bookmarkEnd w:id="1396"/>
    </w:p>
    <w:p w:rsidR="00A1185A" w:rsidRPr="00C9332F" w:rsidRDefault="00A1185A" w:rsidP="00A1185A">
      <w:pPr>
        <w:rPr>
          <w:rFonts w:ascii="宋体" w:eastAsia="宋体" w:hAnsi="宋体"/>
          <w:sz w:val="24"/>
          <w:szCs w:val="24"/>
        </w:rPr>
      </w:pPr>
      <w:r w:rsidRPr="00C9332F">
        <w:rPr>
          <w:rFonts w:ascii="宋体" w:eastAsia="宋体" w:hAnsi="宋体" w:hint="eastAsia"/>
          <w:sz w:val="24"/>
          <w:szCs w:val="24"/>
        </w:rPr>
        <w:t>通过在方法上添加注解@Transactional(</w:t>
      </w:r>
      <w:r w:rsidRPr="00C9332F">
        <w:rPr>
          <w:rFonts w:ascii="宋体" w:eastAsia="宋体" w:hAnsi="宋体"/>
          <w:sz w:val="24"/>
          <w:szCs w:val="24"/>
        </w:rPr>
        <w:t>readOnly = true</w:t>
      </w:r>
      <w:r w:rsidRPr="00C9332F">
        <w:rPr>
          <w:rFonts w:ascii="宋体" w:eastAsia="宋体" w:hAnsi="宋体" w:hint="eastAsia"/>
          <w:sz w:val="24"/>
          <w:szCs w:val="24"/>
        </w:rPr>
        <w:t>)来进行控制，一般查询类的方法都应该添加此注解</w:t>
      </w:r>
    </w:p>
    <w:p w:rsidR="00A1185A" w:rsidRPr="00C9332F" w:rsidRDefault="00A1185A" w:rsidP="00A1185A">
      <w:pPr>
        <w:pStyle w:val="HTML"/>
        <w:shd w:val="clear" w:color="auto" w:fill="F7F7F7"/>
        <w:rPr>
          <w:rStyle w:val="HTML0"/>
          <w:color w:val="333333"/>
          <w:bdr w:val="none" w:sz="0" w:space="0" w:color="auto" w:frame="1"/>
        </w:rPr>
      </w:pPr>
      <w:r w:rsidRPr="00C9332F">
        <w:rPr>
          <w:rStyle w:val="hljs-variable"/>
          <w:color w:val="008080"/>
          <w:bdr w:val="none" w:sz="0" w:space="0" w:color="auto" w:frame="1"/>
        </w:rPr>
        <w:t>@Transactional</w:t>
      </w:r>
      <w:r w:rsidRPr="00C9332F">
        <w:rPr>
          <w:rStyle w:val="HTML0"/>
          <w:color w:val="333333"/>
          <w:bdr w:val="none" w:sz="0" w:space="0" w:color="auto" w:frame="1"/>
        </w:rPr>
        <w:t>(readOnly = true)</w:t>
      </w:r>
    </w:p>
    <w:p w:rsidR="00A1185A" w:rsidRPr="00C9332F" w:rsidRDefault="00A1185A" w:rsidP="00A1185A">
      <w:pPr>
        <w:pStyle w:val="HTML"/>
        <w:shd w:val="clear" w:color="auto" w:fill="F7F7F7"/>
        <w:rPr>
          <w:rStyle w:val="HTML0"/>
          <w:color w:val="333333"/>
          <w:bdr w:val="none" w:sz="0" w:space="0" w:color="auto" w:frame="1"/>
        </w:rPr>
      </w:pPr>
      <w:r w:rsidRPr="00C9332F">
        <w:rPr>
          <w:rStyle w:val="hljs-variable"/>
          <w:color w:val="008080"/>
          <w:bdr w:val="none" w:sz="0" w:space="0" w:color="auto" w:frame="1"/>
        </w:rPr>
        <w:t>@Override</w:t>
      </w:r>
    </w:p>
    <w:p w:rsidR="00A1185A" w:rsidRPr="00C9332F" w:rsidRDefault="00A1185A" w:rsidP="00A1185A">
      <w:pPr>
        <w:pStyle w:val="HTML"/>
        <w:shd w:val="clear" w:color="auto" w:fill="F7F7F7"/>
        <w:rPr>
          <w:rStyle w:val="HTML0"/>
          <w:color w:val="333333"/>
          <w:bdr w:val="none" w:sz="0" w:space="0" w:color="auto" w:frame="1"/>
        </w:rPr>
      </w:pPr>
      <w:r w:rsidRPr="00C9332F">
        <w:rPr>
          <w:rStyle w:val="HTML0"/>
          <w:color w:val="333333"/>
          <w:bdr w:val="none" w:sz="0" w:space="0" w:color="auto" w:frame="1"/>
        </w:rPr>
        <w:t xml:space="preserve">public List&lt;DemoGeneralTree&gt; </w:t>
      </w:r>
      <w:r w:rsidRPr="00C9332F">
        <w:rPr>
          <w:rStyle w:val="hljs-function"/>
          <w:color w:val="333333"/>
          <w:bdr w:val="none" w:sz="0" w:space="0" w:color="auto" w:frame="1"/>
        </w:rPr>
        <w:t>getDemoGeneralTree</w:t>
      </w:r>
      <w:r w:rsidRPr="00C9332F">
        <w:rPr>
          <w:rStyle w:val="HTML0"/>
          <w:color w:val="333333"/>
          <w:bdr w:val="none" w:sz="0" w:space="0" w:color="auto" w:frame="1"/>
        </w:rPr>
        <w:t>() {</w:t>
      </w:r>
    </w:p>
    <w:p w:rsidR="00A1185A" w:rsidRDefault="00A1185A" w:rsidP="00A1185A">
      <w:pPr>
        <w:pStyle w:val="HTML"/>
        <w:shd w:val="clear" w:color="auto" w:fill="F7F7F7"/>
        <w:rPr>
          <w:rStyle w:val="HTML0"/>
          <w:color w:val="333333"/>
          <w:bdr w:val="none" w:sz="0" w:space="0" w:color="auto" w:frame="1"/>
        </w:rPr>
      </w:pPr>
      <w:r w:rsidRPr="00C9332F">
        <w:rPr>
          <w:rStyle w:val="HTML0"/>
          <w:color w:val="333333"/>
          <w:bdr w:val="none" w:sz="0" w:space="0" w:color="auto" w:frame="1"/>
        </w:rPr>
        <w:t>}</w:t>
      </w:r>
    </w:p>
    <w:p w:rsidR="00A1185A" w:rsidRDefault="00A1185A" w:rsidP="00A1185A">
      <w:pPr>
        <w:pStyle w:val="3"/>
      </w:pPr>
      <w:bookmarkStart w:id="1397" w:name="_Toc528832559"/>
      <w:r>
        <w:rPr>
          <w:rFonts w:hint="eastAsia"/>
        </w:rPr>
        <w:t>给号器</w:t>
      </w:r>
      <w:r w:rsidR="00C55F13">
        <w:rPr>
          <w:rFonts w:hint="eastAsia"/>
        </w:rPr>
        <w:t>代码</w:t>
      </w:r>
      <w:bookmarkEnd w:id="1397"/>
    </w:p>
    <w:p w:rsidR="00A1185A" w:rsidRDefault="00A1185A" w:rsidP="00A1185A">
      <w:pPr>
        <w:ind w:left="420"/>
      </w:pPr>
      <w:r>
        <w:t>/**</w:t>
      </w:r>
    </w:p>
    <w:p w:rsidR="00A1185A" w:rsidRDefault="00A1185A" w:rsidP="00A1185A">
      <w:pPr>
        <w:ind w:left="420"/>
      </w:pPr>
      <w:r>
        <w:t xml:space="preserve"> * 通过给号器</w:t>
      </w:r>
      <w:r w:rsidR="00C55F13">
        <w:rPr>
          <w:rFonts w:hint="eastAsia"/>
        </w:rPr>
        <w:t>进行</w:t>
      </w:r>
      <w:r>
        <w:t>给号</w:t>
      </w:r>
      <w:r w:rsidR="00C55F13">
        <w:rPr>
          <w:rFonts w:hint="eastAsia"/>
        </w:rPr>
        <w:t>后</w:t>
      </w:r>
      <w:r>
        <w:t>再保存</w:t>
      </w:r>
    </w:p>
    <w:p w:rsidR="00A1185A" w:rsidRDefault="00A1185A" w:rsidP="00A1185A">
      <w:pPr>
        <w:ind w:left="420"/>
      </w:pPr>
      <w:r>
        <w:t xml:space="preserve"> *</w:t>
      </w:r>
    </w:p>
    <w:p w:rsidR="00A1185A" w:rsidRDefault="00A1185A" w:rsidP="00A1185A">
      <w:pPr>
        <w:ind w:left="420"/>
      </w:pPr>
      <w:r>
        <w:t xml:space="preserve"> * @param entity 要保存的实体</w:t>
      </w:r>
    </w:p>
    <w:p w:rsidR="00A1185A" w:rsidRDefault="00A1185A" w:rsidP="00A1185A">
      <w:pPr>
        <w:ind w:left="420"/>
      </w:pPr>
      <w:r>
        <w:t xml:space="preserve"> * @return 操作结果</w:t>
      </w:r>
    </w:p>
    <w:p w:rsidR="00A1185A" w:rsidRDefault="00A1185A" w:rsidP="00A1185A">
      <w:pPr>
        <w:ind w:left="420"/>
      </w:pPr>
      <w:r>
        <w:t xml:space="preserve"> */</w:t>
      </w:r>
    </w:p>
    <w:p w:rsidR="00A1185A" w:rsidRDefault="00A1185A" w:rsidP="00A1185A">
      <w:pPr>
        <w:ind w:left="420"/>
      </w:pPr>
      <w:r>
        <w:t>@Override</w:t>
      </w:r>
    </w:p>
    <w:p w:rsidR="00A1185A" w:rsidRDefault="00A1185A" w:rsidP="00A1185A">
      <w:pPr>
        <w:ind w:left="420"/>
      </w:pPr>
      <w:r>
        <w:t>public OperateResultWithData&lt;</w:t>
      </w:r>
      <w:r>
        <w:rPr>
          <w:rFonts w:hint="eastAsia"/>
        </w:rPr>
        <w:t>Demo</w:t>
      </w:r>
      <w:r>
        <w:t>&gt; save(Demo entity) {</w:t>
      </w:r>
    </w:p>
    <w:p w:rsidR="00A1185A" w:rsidRDefault="00A1185A" w:rsidP="00A1185A">
      <w:pPr>
        <w:ind w:left="420"/>
      </w:pPr>
      <w:r>
        <w:t xml:space="preserve">    if (StringUtils.isBlank(entity.getCode())) {</w:t>
      </w:r>
    </w:p>
    <w:p w:rsidR="00A1185A" w:rsidRDefault="00A1185A" w:rsidP="00A1185A">
      <w:pPr>
        <w:ind w:left="420"/>
      </w:pPr>
      <w:r>
        <w:t xml:space="preserve">        entity.setCode(NumberGenerator.getNumber(Demo.class));</w:t>
      </w:r>
    </w:p>
    <w:p w:rsidR="00A1185A" w:rsidRDefault="00A1185A" w:rsidP="00A1185A">
      <w:pPr>
        <w:ind w:left="420"/>
      </w:pPr>
      <w:r>
        <w:t xml:space="preserve">    }</w:t>
      </w:r>
    </w:p>
    <w:p w:rsidR="00A1185A" w:rsidRDefault="00A1185A" w:rsidP="00A1185A">
      <w:pPr>
        <w:ind w:left="420"/>
      </w:pPr>
      <w:r>
        <w:t xml:space="preserve">    return super.save(entity);</w:t>
      </w:r>
    </w:p>
    <w:p w:rsidR="00A1185A" w:rsidRDefault="00A1185A" w:rsidP="00A1185A">
      <w:pPr>
        <w:ind w:left="420"/>
      </w:pPr>
      <w:r>
        <w:t>}</w:t>
      </w:r>
    </w:p>
    <w:p w:rsidR="00C55F13" w:rsidRDefault="005B4A17" w:rsidP="00C55F13">
      <w:pPr>
        <w:pStyle w:val="3"/>
      </w:pPr>
      <w:bookmarkStart w:id="1398" w:name="_Toc528832560"/>
      <w:r>
        <w:rPr>
          <w:rFonts w:hint="eastAsia"/>
        </w:rPr>
        <w:t>业务缓存</w:t>
      </w:r>
      <w:bookmarkEnd w:id="1398"/>
    </w:p>
    <w:p w:rsidR="00C55F13" w:rsidRDefault="00C55F13" w:rsidP="00C55F13">
      <w:pPr>
        <w:ind w:left="420"/>
      </w:pPr>
      <w:r>
        <w:t>@Transactional(readOnly = true)</w:t>
      </w:r>
    </w:p>
    <w:p w:rsidR="00C55F13" w:rsidRPr="00C55F13" w:rsidRDefault="00C55F13" w:rsidP="00C55F13">
      <w:pPr>
        <w:ind w:left="420"/>
      </w:pPr>
      <w:r>
        <w:t>@Cacheable(value = "</w:t>
      </w:r>
      <w:r w:rsidR="00AA3C4C">
        <w:t>test</w:t>
      </w:r>
      <w:r>
        <w:t>",key = "</w:t>
      </w:r>
      <w:r w:rsidR="00181B2F">
        <w:t>’</w:t>
      </w:r>
      <w:r w:rsidR="00AA3C4C">
        <w:t>test</w:t>
      </w:r>
      <w:r w:rsidR="00181B2F">
        <w:t>_’</w:t>
      </w:r>
      <w:r>
        <w:t>+#userId")</w:t>
      </w:r>
    </w:p>
    <w:p w:rsidR="00C55F13" w:rsidRPr="00C55F13" w:rsidRDefault="00C55F13" w:rsidP="00C55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宋体" w:eastAsia="宋体" w:hAnsi="宋体" w:cs="宋体"/>
          <w:kern w:val="0"/>
          <w:sz w:val="24"/>
          <w:szCs w:val="24"/>
        </w:rPr>
      </w:pPr>
      <w:r w:rsidRPr="00C55F13">
        <w:rPr>
          <w:rFonts w:ascii="宋体" w:eastAsia="宋体" w:hAnsi="宋体" w:cs="宋体"/>
          <w:kern w:val="0"/>
          <w:sz w:val="24"/>
          <w:szCs w:val="24"/>
        </w:rPr>
        <w:t>public List&lt;</w:t>
      </w:r>
      <w:r w:rsidR="00AA3C4C">
        <w:rPr>
          <w:rFonts w:ascii="宋体" w:eastAsia="宋体" w:hAnsi="宋体" w:cs="宋体"/>
          <w:kern w:val="0"/>
          <w:sz w:val="24"/>
          <w:szCs w:val="24"/>
        </w:rPr>
        <w:t>Demo</w:t>
      </w:r>
      <w:r w:rsidRPr="00C55F13">
        <w:rPr>
          <w:rFonts w:ascii="宋体" w:eastAsia="宋体" w:hAnsi="宋体" w:cs="宋体"/>
          <w:kern w:val="0"/>
          <w:sz w:val="24"/>
          <w:szCs w:val="24"/>
        </w:rPr>
        <w:t xml:space="preserve">&gt; </w:t>
      </w:r>
      <w:r w:rsidR="00AA3C4C">
        <w:rPr>
          <w:rFonts w:ascii="宋体" w:eastAsia="宋体" w:hAnsi="宋体" w:cs="宋体"/>
          <w:kern w:val="0"/>
          <w:sz w:val="24"/>
          <w:szCs w:val="24"/>
        </w:rPr>
        <w:t>test</w:t>
      </w:r>
      <w:r w:rsidRPr="00C55F13">
        <w:rPr>
          <w:rFonts w:ascii="宋体" w:eastAsia="宋体" w:hAnsi="宋体" w:cs="宋体"/>
          <w:kern w:val="0"/>
          <w:sz w:val="24"/>
          <w:szCs w:val="24"/>
        </w:rPr>
        <w:t>(String userId){}</w:t>
      </w:r>
    </w:p>
    <w:p w:rsidR="00C55F13" w:rsidRDefault="00C55F13" w:rsidP="00C55F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C55F13" w:rsidRPr="00C55F13" w:rsidRDefault="00C55F13" w:rsidP="002049FA">
      <w:pPr>
        <w:widowControl/>
        <w:numPr>
          <w:ilvl w:val="0"/>
          <w:numId w:val="35"/>
        </w:numPr>
        <w:spacing w:before="100" w:beforeAutospacing="1" w:after="100" w:afterAutospacing="1"/>
        <w:jc w:val="left"/>
        <w:rPr>
          <w:rFonts w:ascii="宋体" w:eastAsia="宋体" w:hAnsi="宋体" w:cs="宋体"/>
          <w:kern w:val="0"/>
          <w:sz w:val="24"/>
          <w:szCs w:val="24"/>
        </w:rPr>
      </w:pPr>
      <w:r w:rsidRPr="00C55F13">
        <w:rPr>
          <w:rFonts w:ascii="宋体" w:eastAsia="宋体" w:hAnsi="宋体" w:cs="宋体"/>
          <w:b/>
          <w:bCs/>
          <w:kern w:val="0"/>
          <w:sz w:val="24"/>
          <w:szCs w:val="24"/>
        </w:rPr>
        <w:t>这里的@Cacheable是spring的注解</w:t>
      </w:r>
      <w:r w:rsidRPr="00C55F13">
        <w:rPr>
          <w:rFonts w:ascii="宋体" w:eastAsia="宋体" w:hAnsi="宋体" w:cs="宋体"/>
          <w:kern w:val="0"/>
          <w:sz w:val="24"/>
          <w:szCs w:val="24"/>
        </w:rPr>
        <w:t xml:space="preserve"> </w:t>
      </w:r>
    </w:p>
    <w:p w:rsidR="00C55F13" w:rsidRPr="00C55F13" w:rsidRDefault="00C55F13" w:rsidP="00C55F13">
      <w:pPr>
        <w:widowControl/>
        <w:numPr>
          <w:ilvl w:val="0"/>
          <w:numId w:val="35"/>
        </w:numPr>
        <w:spacing w:before="100" w:beforeAutospacing="1" w:after="100" w:afterAutospacing="1"/>
        <w:jc w:val="left"/>
        <w:rPr>
          <w:rFonts w:ascii="宋体" w:eastAsia="宋体" w:hAnsi="宋体" w:cs="宋体"/>
          <w:kern w:val="0"/>
          <w:sz w:val="24"/>
          <w:szCs w:val="24"/>
        </w:rPr>
      </w:pPr>
      <w:r w:rsidRPr="00C55F13">
        <w:rPr>
          <w:rFonts w:ascii="宋体" w:eastAsia="宋体" w:hAnsi="宋体" w:cs="宋体"/>
          <w:kern w:val="0"/>
          <w:sz w:val="24"/>
          <w:szCs w:val="24"/>
        </w:rPr>
        <w:t xml:space="preserve">value指明了缓存将被存到什么地方 </w:t>
      </w:r>
    </w:p>
    <w:p w:rsidR="00C55F13" w:rsidRPr="00C55F13" w:rsidRDefault="00C55F13" w:rsidP="00C55F13">
      <w:pPr>
        <w:widowControl/>
        <w:numPr>
          <w:ilvl w:val="0"/>
          <w:numId w:val="35"/>
        </w:numPr>
        <w:spacing w:before="100" w:beforeAutospacing="1" w:after="100" w:afterAutospacing="1"/>
        <w:jc w:val="left"/>
        <w:rPr>
          <w:rFonts w:ascii="宋体" w:eastAsia="宋体" w:hAnsi="宋体" w:cs="宋体"/>
          <w:kern w:val="0"/>
          <w:sz w:val="24"/>
          <w:szCs w:val="24"/>
        </w:rPr>
      </w:pPr>
      <w:r w:rsidRPr="00C55F13">
        <w:rPr>
          <w:rFonts w:ascii="宋体" w:eastAsia="宋体" w:hAnsi="宋体" w:cs="宋体"/>
          <w:kern w:val="0"/>
          <w:sz w:val="24"/>
          <w:szCs w:val="24"/>
        </w:rPr>
        <w:t>任何存储在缓存中的数据为了高速访问都需要一个key，Spring默认使用被@Cacheable注解的方法的签名来作为key，当然你可以重写key，自定义key可以使</w:t>
      </w:r>
      <w:r w:rsidRPr="00C55F13">
        <w:rPr>
          <w:rFonts w:ascii="宋体" w:eastAsia="宋体" w:hAnsi="宋体" w:cs="宋体"/>
          <w:kern w:val="0"/>
          <w:sz w:val="24"/>
          <w:szCs w:val="24"/>
        </w:rPr>
        <w:lastRenderedPageBreak/>
        <w:t>用SpEL表达式，"#userId"是一个SpEL表达式，他将使用</w:t>
      </w:r>
      <w:r w:rsidR="00393252">
        <w:rPr>
          <w:rFonts w:ascii="宋体" w:eastAsia="宋体" w:hAnsi="宋体" w:cs="宋体" w:hint="eastAsia"/>
          <w:kern w:val="0"/>
          <w:sz w:val="24"/>
          <w:szCs w:val="24"/>
        </w:rPr>
        <w:t>test</w:t>
      </w:r>
      <w:r w:rsidRPr="00C55F13">
        <w:rPr>
          <w:rFonts w:ascii="宋体" w:eastAsia="宋体" w:hAnsi="宋体" w:cs="宋体"/>
          <w:kern w:val="0"/>
          <w:sz w:val="24"/>
          <w:szCs w:val="24"/>
        </w:rPr>
        <w:t xml:space="preserve">()方法中的userId参数作为key的一部分 </w:t>
      </w:r>
    </w:p>
    <w:p w:rsidR="00C55F13" w:rsidRDefault="00C55F13" w:rsidP="00C55F13">
      <w:pPr>
        <w:pStyle w:val="3"/>
      </w:pPr>
      <w:bookmarkStart w:id="1399" w:name="_Toc528832561"/>
      <w:r>
        <w:rPr>
          <w:rFonts w:hint="eastAsia"/>
        </w:rPr>
        <w:t>清除缓存</w:t>
      </w:r>
      <w:bookmarkEnd w:id="1399"/>
    </w:p>
    <w:p w:rsidR="00C55F13" w:rsidRPr="00AA3C4C" w:rsidRDefault="00AA3C4C" w:rsidP="00AA3C4C">
      <w:pPr>
        <w:pStyle w:val="HTML"/>
        <w:numPr>
          <w:ilvl w:val="0"/>
          <w:numId w:val="37"/>
        </w:numPr>
        <w:shd w:val="clear" w:color="auto" w:fill="FFFFFF"/>
        <w:rPr>
          <w:color w:val="000000"/>
          <w:sz w:val="21"/>
          <w:szCs w:val="21"/>
        </w:rPr>
      </w:pPr>
      <w:r w:rsidRPr="00AA3C4C">
        <w:rPr>
          <w:rFonts w:hint="eastAsia"/>
        </w:rPr>
        <w:t>清除当前实体二级缓存</w:t>
      </w:r>
      <w:r>
        <w:rPr>
          <w:rFonts w:hint="eastAsia"/>
        </w:rPr>
        <w:t>：</w:t>
      </w:r>
      <w:r w:rsidRPr="00AA3C4C">
        <w:rPr>
          <w:rFonts w:hint="eastAsia"/>
        </w:rPr>
        <w:t>dao</w:t>
      </w:r>
      <w:r w:rsidRPr="00AA3C4C">
        <w:t>.</w:t>
      </w:r>
      <w:r w:rsidRPr="00AA3C4C">
        <w:rPr>
          <w:rFonts w:hint="eastAsia"/>
          <w:color w:val="000000"/>
        </w:rPr>
        <w:t>evict()</w:t>
      </w:r>
    </w:p>
    <w:p w:rsidR="00AA3C4C" w:rsidRDefault="00AA3C4C" w:rsidP="00AA3C4C">
      <w:pPr>
        <w:pStyle w:val="HTML"/>
        <w:numPr>
          <w:ilvl w:val="0"/>
          <w:numId w:val="37"/>
        </w:numPr>
        <w:shd w:val="clear" w:color="auto" w:fill="FFFFFF"/>
        <w:rPr>
          <w:color w:val="000000"/>
          <w:sz w:val="21"/>
          <w:szCs w:val="21"/>
        </w:rPr>
      </w:pPr>
      <w:r w:rsidRPr="00AA3C4C">
        <w:rPr>
          <w:rFonts w:hint="eastAsia"/>
          <w:color w:val="000000"/>
          <w:sz w:val="21"/>
          <w:szCs w:val="21"/>
        </w:rPr>
        <w:t>清除实体指定</w:t>
      </w:r>
      <w:r w:rsidRPr="00AA3C4C">
        <w:rPr>
          <w:color w:val="000000"/>
          <w:sz w:val="21"/>
          <w:szCs w:val="21"/>
        </w:rPr>
        <w:t>Id的二级缓存</w:t>
      </w:r>
      <w:r>
        <w:rPr>
          <w:rFonts w:hint="eastAsia"/>
          <w:color w:val="000000"/>
          <w:sz w:val="21"/>
          <w:szCs w:val="21"/>
        </w:rPr>
        <w:t xml:space="preserve">: </w:t>
      </w:r>
      <w:r w:rsidRPr="003A66EC">
        <w:rPr>
          <w:rFonts w:hint="eastAsia"/>
          <w:color w:val="000000"/>
        </w:rPr>
        <w:t>dao.</w:t>
      </w:r>
      <w:r w:rsidRPr="003A66EC">
        <w:rPr>
          <w:color w:val="000000"/>
        </w:rPr>
        <w:t>evict(ID id)</w:t>
      </w:r>
    </w:p>
    <w:p w:rsidR="00AA3C4C" w:rsidRPr="00AA3C4C" w:rsidRDefault="00AA3C4C" w:rsidP="00AA3C4C">
      <w:pPr>
        <w:pStyle w:val="HTML"/>
        <w:numPr>
          <w:ilvl w:val="0"/>
          <w:numId w:val="37"/>
        </w:numPr>
        <w:shd w:val="clear" w:color="auto" w:fill="FFFFFF"/>
        <w:rPr>
          <w:color w:val="000000"/>
          <w:sz w:val="21"/>
          <w:szCs w:val="21"/>
        </w:rPr>
      </w:pPr>
      <w:r w:rsidRPr="00AA3C4C">
        <w:rPr>
          <w:rFonts w:hint="eastAsia"/>
          <w:color w:val="000000"/>
          <w:sz w:val="21"/>
          <w:szCs w:val="21"/>
        </w:rPr>
        <w:t>清除所有实体二级缓存</w:t>
      </w:r>
      <w:r>
        <w:rPr>
          <w:rFonts w:hint="eastAsia"/>
          <w:color w:val="000000"/>
          <w:sz w:val="21"/>
          <w:szCs w:val="21"/>
        </w:rPr>
        <w:t>:</w:t>
      </w:r>
      <w:r w:rsidRPr="003A66EC">
        <w:rPr>
          <w:rFonts w:hint="eastAsia"/>
          <w:color w:val="000000"/>
        </w:rPr>
        <w:t>dao.</w:t>
      </w:r>
      <w:r w:rsidRPr="003A66EC">
        <w:rPr>
          <w:color w:val="000000"/>
        </w:rPr>
        <w:t>evictAll()</w:t>
      </w:r>
    </w:p>
    <w:p w:rsidR="00A1185A" w:rsidRDefault="00A1185A" w:rsidP="00A1185A">
      <w:pPr>
        <w:pStyle w:val="2"/>
      </w:pPr>
      <w:bookmarkStart w:id="1400" w:name="_Toc528832562"/>
      <w:r>
        <w:rPr>
          <w:rFonts w:hint="eastAsia"/>
        </w:rPr>
        <w:t>资源</w:t>
      </w:r>
      <w:bookmarkEnd w:id="1400"/>
    </w:p>
    <w:p w:rsidR="00A1185A" w:rsidRPr="00C9332F" w:rsidRDefault="00A1185A" w:rsidP="00A1185A">
      <w:pPr>
        <w:rPr>
          <w:rFonts w:ascii="宋体" w:eastAsia="宋体" w:hAnsi="宋体"/>
          <w:sz w:val="24"/>
          <w:szCs w:val="24"/>
        </w:rPr>
      </w:pPr>
      <w:r w:rsidRPr="00C9332F">
        <w:rPr>
          <w:rFonts w:ascii="宋体" w:eastAsia="宋体" w:hAnsi="宋体" w:hint="eastAsia"/>
          <w:sz w:val="24"/>
          <w:szCs w:val="24"/>
        </w:rPr>
        <w:t>在messages.properties里面写入自己需要的提示信息，例如：</w:t>
      </w:r>
    </w:p>
    <w:p w:rsidR="00A1185A" w:rsidRPr="00C9332F" w:rsidRDefault="00A1185A" w:rsidP="00A1185A">
      <w:pPr>
        <w:rPr>
          <w:rFonts w:ascii="宋体" w:eastAsia="宋体" w:hAnsi="宋体"/>
          <w:sz w:val="24"/>
          <w:szCs w:val="24"/>
        </w:rPr>
      </w:pPr>
      <w:r w:rsidRPr="00C9332F">
        <w:rPr>
          <w:rFonts w:ascii="宋体" w:eastAsia="宋体" w:hAnsi="宋体" w:hint="eastAsia"/>
          <w:sz w:val="24"/>
          <w:szCs w:val="24"/>
        </w:rPr>
        <w:t>00001 = 欢迎进入ECMP平台！</w:t>
      </w:r>
    </w:p>
    <w:p w:rsidR="00A1185A" w:rsidRDefault="00A1185A" w:rsidP="00A1185A">
      <w:pPr>
        <w:pStyle w:val="2"/>
      </w:pPr>
      <w:bookmarkStart w:id="1401" w:name="_Toc528832563"/>
      <w:r>
        <w:rPr>
          <w:rFonts w:hint="eastAsia"/>
        </w:rPr>
        <w:t>单元测试</w:t>
      </w:r>
      <w:bookmarkEnd w:id="1401"/>
    </w:p>
    <w:p w:rsidR="00A1185A" w:rsidRDefault="00A1185A" w:rsidP="00A1185A">
      <w:pPr>
        <w:pStyle w:val="3"/>
      </w:pPr>
      <w:bookmarkStart w:id="1402" w:name="_Toc528832564"/>
      <w:r>
        <w:rPr>
          <w:rFonts w:hint="eastAsia"/>
        </w:rPr>
        <w:t>测试基类</w:t>
      </w:r>
      <w:bookmarkEnd w:id="1402"/>
    </w:p>
    <w:p w:rsidR="00A1185A" w:rsidRPr="005E5363" w:rsidRDefault="00A1185A" w:rsidP="00A1185A">
      <w:pPr>
        <w:rPr>
          <w:rFonts w:ascii="宋体" w:eastAsia="宋体" w:hAnsi="宋体"/>
          <w:sz w:val="24"/>
          <w:szCs w:val="24"/>
        </w:rPr>
      </w:pPr>
      <w:r w:rsidRPr="005E5363">
        <w:rPr>
          <w:rFonts w:ascii="宋体" w:eastAsia="宋体" w:hAnsi="宋体" w:hint="eastAsia"/>
          <w:sz w:val="24"/>
          <w:szCs w:val="24"/>
        </w:rPr>
        <w:t>为了简化测试代码，可以写一个测试基类UnitTestBase</w:t>
      </w:r>
      <w:r>
        <w:rPr>
          <w:rFonts w:ascii="宋体" w:eastAsia="宋体" w:hAnsi="宋体" w:hint="eastAsia"/>
          <w:sz w:val="24"/>
          <w:szCs w:val="24"/>
        </w:rPr>
        <w:t>：</w:t>
      </w:r>
    </w:p>
    <w:p w:rsidR="00A1185A" w:rsidRPr="00865A30" w:rsidRDefault="00A1185A" w:rsidP="00A1185A">
      <w:pPr>
        <w:pStyle w:val="HTML"/>
        <w:shd w:val="clear" w:color="auto" w:fill="FFFFFF"/>
        <w:rPr>
          <w:color w:val="808000"/>
          <w:sz w:val="21"/>
          <w:szCs w:val="21"/>
          <w:rPrChange w:id="1403" w:author="Jamson" w:date="2018-11-01T10:31:00Z">
            <w:rPr>
              <w:color w:val="808000"/>
              <w:sz w:val="21"/>
              <w:szCs w:val="21"/>
            </w:rPr>
          </w:rPrChange>
        </w:rPr>
      </w:pPr>
    </w:p>
    <w:p w:rsidR="00A1185A" w:rsidRPr="00865A30" w:rsidDel="00865A30" w:rsidRDefault="00865A30" w:rsidP="00865A30">
      <w:pPr>
        <w:pStyle w:val="HTML"/>
        <w:shd w:val="clear" w:color="auto" w:fill="D8FFDD"/>
        <w:rPr>
          <w:del w:id="1404" w:author="Jamson" w:date="2018-11-01T10:30:00Z"/>
          <w:color w:val="000000"/>
          <w:sz w:val="21"/>
          <w:szCs w:val="21"/>
          <w:rPrChange w:id="1405" w:author="Jamson" w:date="2018-11-01T10:30:00Z">
            <w:rPr>
              <w:del w:id="1406" w:author="Jamson" w:date="2018-11-01T10:30:00Z"/>
              <w:rFonts w:ascii="宋体" w:eastAsia="宋体" w:hAnsi="宋体" w:cs="宋体"/>
              <w:color w:val="000000" w:themeColor="text1"/>
              <w:kern w:val="0"/>
              <w:sz w:val="24"/>
              <w:szCs w:val="24"/>
            </w:rPr>
          </w:rPrChange>
        </w:rPr>
        <w:pPrChange w:id="1407" w:author="Jamson" w:date="2018-11-01T10:30:00Z">
          <w:pPr>
            <w:widowControl/>
            <w:ind w:leftChars="300" w:left="630"/>
            <w:jc w:val="left"/>
          </w:pPr>
        </w:pPrChange>
      </w:pPr>
      <w:ins w:id="1408" w:author="Jamson" w:date="2018-11-01T10:30:00Z">
        <w:r>
          <w:rPr>
            <w:rFonts w:hint="eastAsia"/>
            <w:color w:val="808000"/>
            <w:sz w:val="21"/>
            <w:szCs w:val="21"/>
          </w:rPr>
          <w:t>@RunWith</w:t>
        </w:r>
        <w:r>
          <w:rPr>
            <w:rFonts w:hint="eastAsia"/>
            <w:color w:val="000000"/>
            <w:sz w:val="21"/>
            <w:szCs w:val="21"/>
          </w:rPr>
          <w:t>(SpringRunner.</w:t>
        </w:r>
        <w:r>
          <w:rPr>
            <w:rFonts w:hint="eastAsia"/>
            <w:b/>
            <w:bCs/>
            <w:color w:val="000080"/>
            <w:sz w:val="21"/>
            <w:szCs w:val="21"/>
          </w:rPr>
          <w:t>class</w:t>
        </w:r>
        <w:r>
          <w:rPr>
            <w:rFonts w:hint="eastAsia"/>
            <w:color w:val="000000"/>
            <w:sz w:val="21"/>
            <w:szCs w:val="21"/>
          </w:rPr>
          <w:t>)</w:t>
        </w:r>
        <w:r>
          <w:rPr>
            <w:rFonts w:hint="eastAsia"/>
            <w:color w:val="000000"/>
            <w:sz w:val="21"/>
            <w:szCs w:val="21"/>
          </w:rPr>
          <w:br/>
        </w:r>
        <w:r>
          <w:rPr>
            <w:rFonts w:hint="eastAsia"/>
            <w:color w:val="808000"/>
            <w:sz w:val="21"/>
            <w:szCs w:val="21"/>
          </w:rPr>
          <w:t>@SpringBootTest</w:t>
        </w:r>
        <w:r>
          <w:rPr>
            <w:rFonts w:hint="eastAsia"/>
            <w:color w:val="808000"/>
            <w:sz w:val="21"/>
            <w:szCs w:val="21"/>
          </w:rPr>
          <w:br/>
        </w:r>
        <w:r>
          <w:rPr>
            <w:rFonts w:hint="eastAsia"/>
            <w:b/>
            <w:bCs/>
            <w:color w:val="000080"/>
            <w:sz w:val="21"/>
            <w:szCs w:val="21"/>
          </w:rPr>
          <w:t xml:space="preserve">public abstract class </w:t>
        </w:r>
      </w:ins>
      <w:ins w:id="1409" w:author="Jamson" w:date="2018-11-01T10:31:00Z">
        <w:r w:rsidRPr="005E5363">
          <w:rPr>
            <w:rFonts w:hint="eastAsia"/>
          </w:rPr>
          <w:t>UnitTestBase</w:t>
        </w:r>
        <w:r>
          <w:t xml:space="preserve"> </w:t>
        </w:r>
      </w:ins>
      <w:ins w:id="1410" w:author="Jamson" w:date="2018-11-01T10:30:00Z">
        <w:r>
          <w:rPr>
            <w:rFonts w:hint="eastAsia"/>
            <w:b/>
            <w:bCs/>
            <w:color w:val="000080"/>
            <w:sz w:val="21"/>
            <w:szCs w:val="21"/>
          </w:rPr>
          <w:t xml:space="preserve">extends </w:t>
        </w:r>
        <w:r>
          <w:rPr>
            <w:rFonts w:hint="eastAsia"/>
            <w:color w:val="000000"/>
            <w:sz w:val="21"/>
            <w:szCs w:val="21"/>
          </w:rPr>
          <w:t>AbstractJUnit4SpringContextTests</w:t>
        </w:r>
      </w:ins>
      <w:del w:id="1411" w:author="Jamson" w:date="2018-11-01T10:30:00Z">
        <w:r w:rsidR="00A1185A" w:rsidRPr="00A1185A" w:rsidDel="00865A30">
          <w:rPr>
            <w:color w:val="000000" w:themeColor="text1"/>
          </w:rPr>
          <w:delText>@RunWith(SpringJUnit4ClassRunner.class)</w:delText>
        </w:r>
      </w:del>
    </w:p>
    <w:p w:rsidR="00A1185A" w:rsidRPr="00A1185A" w:rsidDel="00865A30" w:rsidRDefault="00A1185A" w:rsidP="00865A30">
      <w:pPr>
        <w:pStyle w:val="HTML"/>
        <w:rPr>
          <w:del w:id="1412" w:author="Jamson" w:date="2018-11-01T10:30:00Z"/>
          <w:color w:val="000000" w:themeColor="text1"/>
        </w:rPr>
        <w:pPrChange w:id="1413" w:author="Jamson" w:date="2018-11-01T10:30:00Z">
          <w:pPr>
            <w:widowControl/>
            <w:ind w:leftChars="300" w:left="630"/>
            <w:jc w:val="left"/>
          </w:pPr>
        </w:pPrChange>
      </w:pPr>
      <w:del w:id="1414" w:author="Jamson" w:date="2018-11-01T10:30:00Z">
        <w:r w:rsidRPr="00A1185A" w:rsidDel="00865A30">
          <w:rPr>
            <w:color w:val="000000" w:themeColor="text1"/>
          </w:rPr>
          <w:delText>@ContextConfiguration(classes = ServiceConfig.class)</w:delText>
        </w:r>
      </w:del>
    </w:p>
    <w:p w:rsidR="00A1185A" w:rsidRPr="00A1185A" w:rsidRDefault="00A1185A" w:rsidP="00865A30">
      <w:pPr>
        <w:pStyle w:val="HTML"/>
        <w:rPr>
          <w:color w:val="000000" w:themeColor="text1"/>
        </w:rPr>
        <w:pPrChange w:id="1415" w:author="Jamson" w:date="2018-11-01T10:30:00Z">
          <w:pPr>
            <w:widowControl/>
            <w:ind w:leftChars="300" w:left="630"/>
            <w:jc w:val="left"/>
          </w:pPr>
        </w:pPrChange>
      </w:pPr>
      <w:del w:id="1416" w:author="Jamson" w:date="2018-11-01T10:30:00Z">
        <w:r w:rsidRPr="00A1185A" w:rsidDel="00865A30">
          <w:rPr>
            <w:color w:val="000000" w:themeColor="text1"/>
          </w:rPr>
          <w:delText>public class UnitTestBase</w:delText>
        </w:r>
      </w:del>
      <w:r w:rsidRPr="00A1185A">
        <w:rPr>
          <w:color w:val="000000" w:themeColor="text1"/>
        </w:rPr>
        <w:t xml:space="preserve"> {</w:t>
      </w:r>
    </w:p>
    <w:p w:rsidR="00A1185A" w:rsidRPr="00A1185A" w:rsidRDefault="00A1185A" w:rsidP="00A1185A">
      <w:pPr>
        <w:widowControl/>
        <w:ind w:leftChars="300" w:left="63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 xml:space="preserve">    @Before</w:t>
      </w:r>
    </w:p>
    <w:p w:rsidR="00A1185A" w:rsidRPr="00A1185A" w:rsidRDefault="00A1185A" w:rsidP="00A1185A">
      <w:pPr>
        <w:widowControl/>
        <w:ind w:leftChars="300" w:left="63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 xml:space="preserve">    public void initTest() throws Exception {</w:t>
      </w:r>
    </w:p>
    <w:p w:rsidR="00A1185A" w:rsidRPr="00A1185A" w:rsidRDefault="00A1185A" w:rsidP="00A1185A">
      <w:pPr>
        <w:widowControl/>
        <w:ind w:leftChars="300" w:left="63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 xml:space="preserve">        ContextUtil.mockUser();</w:t>
      </w:r>
    </w:p>
    <w:p w:rsidR="00A1185A" w:rsidRPr="00A1185A" w:rsidRDefault="00A1185A" w:rsidP="00A1185A">
      <w:pPr>
        <w:widowControl/>
        <w:ind w:leftChars="300" w:left="1590" w:hangingChars="400" w:hanging="96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 xml:space="preserve">        System.out.println(ContextUtil.getTenantCode() + "-" + ContextUtil.getUserAccount());</w:t>
      </w:r>
    </w:p>
    <w:p w:rsidR="00A1185A" w:rsidRPr="00A1185A" w:rsidRDefault="00A1185A" w:rsidP="00A1185A">
      <w:pPr>
        <w:widowControl/>
        <w:ind w:leftChars="300" w:left="63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 xml:space="preserve">    }</w:t>
      </w:r>
    </w:p>
    <w:p w:rsidR="00A1185A" w:rsidRPr="00A1185A" w:rsidRDefault="00A1185A" w:rsidP="00A1185A">
      <w:pPr>
        <w:widowControl/>
        <w:ind w:leftChars="300" w:left="630"/>
        <w:jc w:val="left"/>
        <w:rPr>
          <w:rFonts w:ascii="宋体" w:eastAsia="宋体" w:hAnsi="宋体" w:cs="宋体"/>
          <w:color w:val="000000" w:themeColor="text1"/>
          <w:kern w:val="0"/>
          <w:sz w:val="24"/>
          <w:szCs w:val="24"/>
        </w:rPr>
      </w:pPr>
      <w:r w:rsidRPr="00A1185A">
        <w:rPr>
          <w:rFonts w:ascii="宋体" w:eastAsia="宋体" w:hAnsi="宋体" w:cs="宋体"/>
          <w:color w:val="000000" w:themeColor="text1"/>
          <w:kern w:val="0"/>
          <w:sz w:val="24"/>
          <w:szCs w:val="24"/>
        </w:rPr>
        <w:t>}</w:t>
      </w:r>
    </w:p>
    <w:p w:rsidR="00A1185A" w:rsidRDefault="00A1185A" w:rsidP="00A1185A">
      <w:pPr>
        <w:pStyle w:val="3"/>
      </w:pPr>
      <w:bookmarkStart w:id="1417" w:name="_Toc528832565"/>
      <w:r>
        <w:rPr>
          <w:rFonts w:hint="eastAsia"/>
        </w:rPr>
        <w:t>测试类</w:t>
      </w:r>
      <w:bookmarkEnd w:id="1417"/>
    </w:p>
    <w:p w:rsidR="00A1185A" w:rsidRDefault="00A1185A" w:rsidP="00A1185A">
      <w:pPr>
        <w:pStyle w:val="4"/>
      </w:pPr>
      <w:r>
        <w:rPr>
          <w:rFonts w:hint="eastAsia"/>
        </w:rPr>
        <w:t xml:space="preserve"> </w:t>
      </w:r>
      <w:r>
        <w:rPr>
          <w:rFonts w:hint="eastAsia"/>
        </w:rPr>
        <w:t>继承测试基类</w:t>
      </w:r>
    </w:p>
    <w:p w:rsidR="00A1185A" w:rsidRDefault="00A1185A" w:rsidP="00A1185A">
      <w:pPr>
        <w:pStyle w:val="HTML"/>
        <w:shd w:val="clear" w:color="auto" w:fill="FFFFFF"/>
      </w:pPr>
      <w:r w:rsidRPr="005E5363">
        <w:rPr>
          <w:rFonts w:hint="eastAsia"/>
          <w:b/>
          <w:bCs/>
          <w:color w:val="000080"/>
        </w:rPr>
        <w:t xml:space="preserve">public class </w:t>
      </w:r>
      <w:r w:rsidRPr="005E5363">
        <w:rPr>
          <w:rFonts w:hint="eastAsia"/>
          <w:bCs/>
        </w:rPr>
        <w:t>D</w:t>
      </w:r>
      <w:r w:rsidRPr="005E5363">
        <w:rPr>
          <w:bCs/>
        </w:rPr>
        <w:t>emo</w:t>
      </w:r>
      <w:r w:rsidRPr="005E5363">
        <w:rPr>
          <w:rFonts w:hint="eastAsia"/>
          <w:color w:val="000000"/>
        </w:rPr>
        <w:t xml:space="preserve">ServiceTest </w:t>
      </w:r>
      <w:r w:rsidRPr="005E5363">
        <w:rPr>
          <w:rFonts w:hint="eastAsia"/>
          <w:b/>
          <w:bCs/>
          <w:color w:val="000080"/>
        </w:rPr>
        <w:t xml:space="preserve">extends </w:t>
      </w:r>
      <w:r w:rsidRPr="005E5363">
        <w:rPr>
          <w:rFonts w:hint="eastAsia"/>
          <w:color w:val="000000"/>
        </w:rPr>
        <w:t>UnitTestBase {</w:t>
      </w:r>
      <w:r w:rsidRPr="005E5363">
        <w:t>}</w:t>
      </w:r>
    </w:p>
    <w:p w:rsidR="00A1185A" w:rsidRDefault="00A1185A" w:rsidP="00A1185A">
      <w:pPr>
        <w:pStyle w:val="4"/>
      </w:pPr>
      <w:r>
        <w:rPr>
          <w:rFonts w:hint="eastAsia"/>
        </w:rPr>
        <w:lastRenderedPageBreak/>
        <w:t>本地</w:t>
      </w:r>
      <w:r>
        <w:rPr>
          <w:rFonts w:hint="eastAsia"/>
        </w:rPr>
        <w:t>Service</w:t>
      </w:r>
      <w:r>
        <w:rPr>
          <w:rFonts w:hint="eastAsia"/>
        </w:rPr>
        <w:t>测试</w:t>
      </w:r>
    </w:p>
    <w:p w:rsidR="00A1185A" w:rsidRDefault="00A1185A" w:rsidP="00A1185A">
      <w:pPr>
        <w:pStyle w:val="5"/>
      </w:pPr>
      <w:r w:rsidRPr="005E5363">
        <w:rPr>
          <w:rFonts w:hint="eastAsia"/>
        </w:rPr>
        <w:t>注入本地</w:t>
      </w:r>
      <w:r w:rsidRPr="005E5363">
        <w:t>Service</w:t>
      </w:r>
    </w:p>
    <w:p w:rsidR="00A1185A" w:rsidRPr="005E5363" w:rsidRDefault="00A1185A" w:rsidP="00A1185A">
      <w:pPr>
        <w:rPr>
          <w:rFonts w:ascii="宋体" w:eastAsia="宋体" w:hAnsi="宋体"/>
          <w:sz w:val="24"/>
          <w:szCs w:val="24"/>
        </w:rPr>
      </w:pPr>
      <w:r w:rsidRPr="005E5363">
        <w:rPr>
          <w:rFonts w:ascii="宋体" w:eastAsia="宋体" w:hAnsi="宋体"/>
          <w:sz w:val="24"/>
          <w:szCs w:val="24"/>
        </w:rPr>
        <w:t>@Autowired</w:t>
      </w:r>
    </w:p>
    <w:p w:rsidR="00A1185A" w:rsidRDefault="00A1185A" w:rsidP="00A1185A">
      <w:pPr>
        <w:rPr>
          <w:rFonts w:ascii="宋体" w:eastAsia="宋体" w:hAnsi="宋体"/>
          <w:sz w:val="24"/>
          <w:szCs w:val="24"/>
        </w:rPr>
      </w:pPr>
      <w:r w:rsidRPr="005E5363">
        <w:rPr>
          <w:rFonts w:ascii="宋体" w:eastAsia="宋体" w:hAnsi="宋体"/>
          <w:sz w:val="24"/>
          <w:szCs w:val="24"/>
        </w:rPr>
        <w:t>private DemoService demoService;</w:t>
      </w:r>
    </w:p>
    <w:p w:rsidR="00A1185A" w:rsidRDefault="00A1185A" w:rsidP="00A1185A">
      <w:pPr>
        <w:pStyle w:val="5"/>
      </w:pPr>
      <w:r>
        <w:rPr>
          <w:rFonts w:hint="eastAsia"/>
        </w:rPr>
        <w:t>测试</w:t>
      </w:r>
    </w:p>
    <w:p w:rsidR="00A1185A" w:rsidRDefault="00A1185A" w:rsidP="00A1185A">
      <w:pPr>
        <w:ind w:leftChars="200" w:left="420"/>
      </w:pPr>
      <w:r>
        <w:t>@Test</w:t>
      </w:r>
    </w:p>
    <w:p w:rsidR="00A1185A" w:rsidRDefault="00A1185A" w:rsidP="00A1185A">
      <w:pPr>
        <w:ind w:leftChars="200" w:left="420"/>
      </w:pPr>
      <w:r>
        <w:t>public void testSave() {</w:t>
      </w:r>
    </w:p>
    <w:p w:rsidR="00A1185A" w:rsidRDefault="00A1185A" w:rsidP="00A1185A">
      <w:pPr>
        <w:ind w:leftChars="200" w:left="420"/>
      </w:pPr>
      <w:r>
        <w:t xml:space="preserve">    Demo demo = new Demo();</w:t>
      </w:r>
    </w:p>
    <w:p w:rsidR="00A1185A" w:rsidRDefault="00A1185A" w:rsidP="00A1185A">
      <w:pPr>
        <w:ind w:leftChars="200" w:left="420"/>
      </w:pPr>
      <w:r>
        <w:t xml:space="preserve">    demo.setName("test3" );</w:t>
      </w:r>
    </w:p>
    <w:p w:rsidR="00A1185A" w:rsidRDefault="00A1185A" w:rsidP="00A1185A">
      <w:pPr>
        <w:ind w:leftChars="200" w:left="420"/>
      </w:pPr>
      <w:r>
        <w:t xml:space="preserve">    demo.setCode("code3" );</w:t>
      </w:r>
    </w:p>
    <w:p w:rsidR="00A1185A" w:rsidRDefault="00A1185A" w:rsidP="00A1185A">
      <w:pPr>
        <w:ind w:leftChars="200" w:left="420"/>
      </w:pPr>
      <w:r>
        <w:t xml:space="preserve">    OperateResultWithData&lt;Demo&gt; resultWithData = demoService.save(demo);</w:t>
      </w:r>
    </w:p>
    <w:p w:rsidR="00A1185A" w:rsidRDefault="00A1185A" w:rsidP="00A1185A">
      <w:pPr>
        <w:ind w:leftChars="200" w:left="420"/>
      </w:pPr>
    </w:p>
    <w:p w:rsidR="00A1185A" w:rsidRDefault="00A1185A" w:rsidP="00A1185A">
      <w:pPr>
        <w:ind w:leftChars="200" w:left="420"/>
      </w:pPr>
      <w:r>
        <w:t xml:space="preserve">    Assert.assertTrue(resultWithData.successful());</w:t>
      </w:r>
    </w:p>
    <w:p w:rsidR="00A1185A" w:rsidRPr="005E5363" w:rsidRDefault="00A1185A" w:rsidP="00A1185A">
      <w:pPr>
        <w:ind w:leftChars="200" w:left="420"/>
      </w:pPr>
      <w:r>
        <w:t>}</w:t>
      </w:r>
    </w:p>
    <w:p w:rsidR="00A1185A" w:rsidRDefault="00A1185A" w:rsidP="00A1185A">
      <w:pPr>
        <w:pStyle w:val="4"/>
      </w:pPr>
      <w:r w:rsidRPr="00AA3CBE">
        <w:t>ApiClient</w:t>
      </w:r>
      <w:r w:rsidRPr="00AA3CBE">
        <w:t>调用本地接口测试</w:t>
      </w:r>
    </w:p>
    <w:p w:rsidR="00A1185A" w:rsidRPr="00AA3CBE" w:rsidRDefault="00A1185A" w:rsidP="00A1185A">
      <w:pPr>
        <w:pStyle w:val="a9"/>
        <w:numPr>
          <w:ilvl w:val="0"/>
          <w:numId w:val="30"/>
        </w:numPr>
        <w:rPr>
          <w:rStyle w:val="HTML0"/>
        </w:rPr>
      </w:pPr>
      <w:r w:rsidRPr="00AA3CBE">
        <w:t>ApiClient调用服务器接口测试需要开启Service里的applicationConfig.properties本地api测试地址</w:t>
      </w:r>
      <w:r>
        <w:rPr>
          <w:rFonts w:hint="eastAsia"/>
        </w:rPr>
        <w:t>：</w:t>
      </w:r>
    </w:p>
    <w:p w:rsidR="00A1185A" w:rsidRPr="00AA3CBE" w:rsidRDefault="00A1185A" w:rsidP="00A1185A">
      <w:pPr>
        <w:pStyle w:val="HTML"/>
        <w:ind w:leftChars="200" w:left="420"/>
        <w:rPr>
          <w:rStyle w:val="HTML0"/>
        </w:rPr>
      </w:pPr>
      <w:r w:rsidRPr="00AA3CBE">
        <w:rPr>
          <w:rStyle w:val="HTML0"/>
        </w:rPr>
        <w:t># ####################### 本地测试配置 #######################</w:t>
      </w:r>
    </w:p>
    <w:p w:rsidR="00A1185A" w:rsidRPr="00AA3CBE" w:rsidRDefault="00A1185A" w:rsidP="00A1185A">
      <w:pPr>
        <w:pStyle w:val="HTML"/>
        <w:ind w:leftChars="200" w:left="420"/>
        <w:rPr>
          <w:rStyle w:val="HTML0"/>
        </w:rPr>
      </w:pPr>
      <w:r w:rsidRPr="00AA3CBE">
        <w:rPr>
          <w:rStyle w:val="HTML0"/>
        </w:rPr>
        <w:t># api本地测试地址</w:t>
      </w:r>
    </w:p>
    <w:p w:rsidR="00A1185A" w:rsidRPr="00AA3CBE" w:rsidRDefault="00A1185A" w:rsidP="00A1185A">
      <w:pPr>
        <w:pStyle w:val="HTML"/>
        <w:ind w:leftChars="200" w:left="420"/>
        <w:rPr>
          <w:rStyle w:val="HTML0"/>
        </w:rPr>
      </w:pPr>
      <w:r w:rsidRPr="00AA3CBE">
        <w:rPr>
          <w:rStyle w:val="HTML0"/>
          <w:highlight w:val="yellow"/>
        </w:rPr>
        <w:t>API_BASE_ADDRESS = http://127.0.0.1:8080/api/</w:t>
      </w:r>
    </w:p>
    <w:p w:rsidR="00A1185A" w:rsidRPr="00AA3CBE" w:rsidRDefault="00A1185A" w:rsidP="00A1185A">
      <w:pPr>
        <w:pStyle w:val="HTML"/>
        <w:ind w:leftChars="200" w:left="420"/>
        <w:rPr>
          <w:rStyle w:val="HTML0"/>
        </w:rPr>
      </w:pPr>
      <w:r w:rsidRPr="00AA3CBE">
        <w:rPr>
          <w:rStyle w:val="HTML0"/>
        </w:rPr>
        <w:t># 模拟的租户代码</w:t>
      </w:r>
    </w:p>
    <w:p w:rsidR="00A1185A" w:rsidRPr="00AA3CBE" w:rsidRDefault="00A1185A" w:rsidP="00A1185A">
      <w:pPr>
        <w:pStyle w:val="HTML"/>
        <w:ind w:leftChars="200" w:left="420"/>
        <w:rPr>
          <w:rStyle w:val="HTML0"/>
        </w:rPr>
      </w:pPr>
      <w:r w:rsidRPr="00AA3CBE">
        <w:rPr>
          <w:rStyle w:val="HTML0"/>
        </w:rPr>
        <w:t>MOCK_TENANT_CODE=10011</w:t>
      </w:r>
    </w:p>
    <w:p w:rsidR="00A1185A" w:rsidRPr="00AA3CBE" w:rsidRDefault="00A1185A" w:rsidP="00A1185A">
      <w:pPr>
        <w:pStyle w:val="HTML"/>
        <w:ind w:leftChars="200" w:left="420"/>
        <w:rPr>
          <w:rStyle w:val="HTML0"/>
        </w:rPr>
      </w:pPr>
      <w:r w:rsidRPr="00AA3CBE">
        <w:rPr>
          <w:rStyle w:val="HTML0"/>
        </w:rPr>
        <w:t># 模拟的用户账号</w:t>
      </w:r>
    </w:p>
    <w:p w:rsidR="00A1185A" w:rsidRPr="00AA3CBE" w:rsidRDefault="00A1185A" w:rsidP="00A1185A">
      <w:pPr>
        <w:pStyle w:val="HTML"/>
        <w:ind w:leftChars="200" w:left="420"/>
        <w:rPr>
          <w:rStyle w:val="HTML0"/>
        </w:rPr>
      </w:pPr>
      <w:r w:rsidRPr="00AA3CBE">
        <w:rPr>
          <w:rStyle w:val="HTML0"/>
        </w:rPr>
        <w:t>MOCK_ACCOUNT=admin</w:t>
      </w:r>
    </w:p>
    <w:p w:rsidR="00A1185A" w:rsidRPr="00AA3CBE" w:rsidRDefault="00A1185A" w:rsidP="00A1185A">
      <w:pPr>
        <w:pStyle w:val="HTML"/>
        <w:rPr>
          <w:rStyle w:val="HTML0"/>
        </w:rPr>
      </w:pPr>
    </w:p>
    <w:p w:rsidR="00A1185A" w:rsidRPr="00AA3CBE" w:rsidRDefault="00A1185A" w:rsidP="00A1185A">
      <w:pPr>
        <w:pStyle w:val="HTML"/>
        <w:numPr>
          <w:ilvl w:val="0"/>
          <w:numId w:val="30"/>
        </w:numPr>
        <w:rPr>
          <w:rStyle w:val="HTML0"/>
        </w:rPr>
      </w:pPr>
      <w:r>
        <w:rPr>
          <w:rStyle w:val="HTML0"/>
          <w:rFonts w:hint="eastAsia"/>
        </w:rPr>
        <w:t>测试代码：</w:t>
      </w:r>
    </w:p>
    <w:p w:rsidR="00A1185A" w:rsidRPr="00AA3CBE" w:rsidRDefault="00A1185A" w:rsidP="00A1185A">
      <w:pPr>
        <w:pStyle w:val="HTML"/>
        <w:ind w:leftChars="200" w:left="420"/>
        <w:rPr>
          <w:rStyle w:val="HTML0"/>
        </w:rPr>
      </w:pPr>
      <w:r w:rsidRPr="00AA3CBE">
        <w:rPr>
          <w:rStyle w:val="HTML0"/>
        </w:rPr>
        <w:t>@Test</w:t>
      </w:r>
    </w:p>
    <w:p w:rsidR="00A1185A" w:rsidRPr="00AA3CBE" w:rsidRDefault="00A1185A" w:rsidP="00A1185A">
      <w:pPr>
        <w:pStyle w:val="HTML"/>
        <w:ind w:leftChars="200" w:left="420"/>
        <w:rPr>
          <w:rStyle w:val="HTML0"/>
        </w:rPr>
      </w:pPr>
      <w:r w:rsidRPr="00AA3CBE">
        <w:rPr>
          <w:rStyle w:val="HTML0"/>
        </w:rPr>
        <w:t>public void testFindAll() {</w:t>
      </w:r>
    </w:p>
    <w:p w:rsidR="00A1185A" w:rsidRPr="00AA3CBE" w:rsidRDefault="00A1185A" w:rsidP="00A1185A">
      <w:pPr>
        <w:pStyle w:val="HTML"/>
        <w:ind w:leftChars="200" w:left="420"/>
        <w:rPr>
          <w:rStyle w:val="HTML0"/>
        </w:rPr>
      </w:pPr>
      <w:r w:rsidRPr="00AA3CBE">
        <w:rPr>
          <w:rStyle w:val="HTML0"/>
        </w:rPr>
        <w:t xml:space="preserve">    IDemoService proxy = ApiClient.createProxy(IDemoService.class);</w:t>
      </w:r>
    </w:p>
    <w:p w:rsidR="00A1185A" w:rsidRPr="00AA3CBE" w:rsidRDefault="00A1185A" w:rsidP="00A1185A">
      <w:pPr>
        <w:pStyle w:val="HTML"/>
        <w:ind w:leftChars="200" w:left="420"/>
        <w:rPr>
          <w:rStyle w:val="HTML0"/>
        </w:rPr>
      </w:pPr>
      <w:r w:rsidRPr="00AA3CBE">
        <w:rPr>
          <w:rStyle w:val="HTML0"/>
        </w:rPr>
        <w:t xml:space="preserve">    OperateResultWithData&lt;Demo&gt; resultWithData = proxy.findAll()；</w:t>
      </w:r>
    </w:p>
    <w:p w:rsidR="00A1185A" w:rsidRPr="00AA3CBE" w:rsidRDefault="00A1185A" w:rsidP="00A1185A">
      <w:pPr>
        <w:pStyle w:val="HTML"/>
        <w:ind w:leftChars="200" w:left="420"/>
        <w:rPr>
          <w:rStyle w:val="HTML0"/>
        </w:rPr>
      </w:pPr>
      <w:r w:rsidRPr="00AA3CBE">
        <w:rPr>
          <w:rStyle w:val="HTML0"/>
        </w:rPr>
        <w:t xml:space="preserve">    Assert.assertTrue(resultWithData.successful());</w:t>
      </w:r>
    </w:p>
    <w:p w:rsidR="00A1185A" w:rsidRPr="00AA3CBE" w:rsidRDefault="00A1185A" w:rsidP="00A1185A">
      <w:pPr>
        <w:pStyle w:val="HTML"/>
        <w:ind w:leftChars="200" w:left="420"/>
        <w:rPr>
          <w:rStyle w:val="HTML0"/>
        </w:rPr>
      </w:pPr>
      <w:r w:rsidRPr="00AA3CBE">
        <w:rPr>
          <w:rStyle w:val="HTML0"/>
        </w:rPr>
        <w:t>}</w:t>
      </w:r>
    </w:p>
    <w:p w:rsidR="00A1185A" w:rsidRDefault="00A1185A" w:rsidP="00A1185A">
      <w:pPr>
        <w:pStyle w:val="a9"/>
        <w:rPr>
          <w:rStyle w:val="aa"/>
          <w:b w:val="0"/>
        </w:rPr>
      </w:pPr>
      <w:r w:rsidRPr="00AA3CBE">
        <w:rPr>
          <w:rStyle w:val="aa"/>
          <w:b w:val="0"/>
        </w:rPr>
        <w:t>测试通过后签入代码并发布</w:t>
      </w:r>
    </w:p>
    <w:p w:rsidR="00A1185A" w:rsidRDefault="00A1185A" w:rsidP="00A1185A">
      <w:pPr>
        <w:pStyle w:val="4"/>
      </w:pPr>
      <w:r w:rsidRPr="00940533">
        <w:lastRenderedPageBreak/>
        <w:t>ApiClient</w:t>
      </w:r>
      <w:r w:rsidRPr="00940533">
        <w:t>调用服务器上已经部署的接口测试</w:t>
      </w:r>
    </w:p>
    <w:p w:rsidR="00A1185A" w:rsidRDefault="00A1185A" w:rsidP="00A1185A">
      <w:pPr>
        <w:rPr>
          <w:rFonts w:ascii="宋体" w:eastAsia="宋体" w:hAnsi="宋体"/>
          <w:sz w:val="24"/>
          <w:szCs w:val="24"/>
        </w:rPr>
      </w:pPr>
      <w:r w:rsidRPr="00940533">
        <w:rPr>
          <w:rFonts w:ascii="宋体" w:eastAsia="宋体" w:hAnsi="宋体"/>
          <w:sz w:val="24"/>
          <w:szCs w:val="24"/>
        </w:rPr>
        <w:t>ApiClient调用服务器接口测试需要注释掉Service里的applicationConfig.properties本地api测试地址</w:t>
      </w:r>
    </w:p>
    <w:p w:rsidR="00A1185A" w:rsidRPr="00940533" w:rsidRDefault="00A1185A" w:rsidP="00A1185A">
      <w:pPr>
        <w:rPr>
          <w:rFonts w:ascii="宋体" w:eastAsia="宋体" w:hAnsi="宋体"/>
          <w:sz w:val="24"/>
          <w:szCs w:val="24"/>
        </w:rPr>
      </w:pP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 本地测试配置 #######################</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api本地测试地址</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#API_BASE_ADDRESS = http://127.0.0.1:8080/api/</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模拟的租户代码</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MOCK_TENANT_CODE=10011</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模拟的用户账号</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MOCK_ACCOUNT=admin</w:t>
      </w:r>
    </w:p>
    <w:p w:rsidR="00A1185A" w:rsidRPr="00940533" w:rsidRDefault="00A1185A" w:rsidP="00A1185A">
      <w:pPr>
        <w:rPr>
          <w:rFonts w:ascii="宋体" w:eastAsia="宋体" w:hAnsi="宋体"/>
          <w:sz w:val="24"/>
          <w:szCs w:val="24"/>
        </w:rPr>
      </w:pPr>
    </w:p>
    <w:p w:rsidR="00A1185A" w:rsidRPr="00940533" w:rsidRDefault="00A1185A" w:rsidP="00A1185A">
      <w:pPr>
        <w:rPr>
          <w:rFonts w:ascii="宋体" w:eastAsia="宋体" w:hAnsi="宋体"/>
          <w:sz w:val="24"/>
          <w:szCs w:val="24"/>
        </w:rPr>
      </w:pPr>
    </w:p>
    <w:p w:rsidR="00A1185A" w:rsidRDefault="00A1185A" w:rsidP="00A1185A">
      <w:pPr>
        <w:rPr>
          <w:rFonts w:ascii="宋体" w:eastAsia="宋体" w:hAnsi="宋体"/>
          <w:sz w:val="24"/>
          <w:szCs w:val="24"/>
        </w:rPr>
      </w:pP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@Test</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public void testFindAll() {</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xml:space="preserve">    IDemoService proxy = ApiClient.createProxy(IDemoService.class);</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xml:space="preserve">    OperateResultWithData&lt;Demo&gt; resultWithData = proxy.findAll()；</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 xml:space="preserve">    Assert.assertTrue(resultWithData.successful());</w:t>
      </w:r>
    </w:p>
    <w:p w:rsidR="00A1185A" w:rsidRPr="00940533" w:rsidRDefault="00A1185A" w:rsidP="00A1185A">
      <w:pPr>
        <w:ind w:leftChars="300" w:left="630"/>
        <w:rPr>
          <w:rFonts w:ascii="宋体" w:eastAsia="宋体" w:hAnsi="宋体"/>
          <w:sz w:val="24"/>
          <w:szCs w:val="24"/>
        </w:rPr>
      </w:pPr>
      <w:r w:rsidRPr="00940533">
        <w:rPr>
          <w:rFonts w:ascii="宋体" w:eastAsia="宋体" w:hAnsi="宋体"/>
          <w:sz w:val="24"/>
          <w:szCs w:val="24"/>
        </w:rPr>
        <w:t>}</w:t>
      </w:r>
    </w:p>
    <w:p w:rsidR="00A1185A" w:rsidRPr="00940533" w:rsidRDefault="00A1185A" w:rsidP="00A1185A"/>
    <w:p w:rsidR="00A1185A" w:rsidRPr="00A73249" w:rsidRDefault="00A1185A" w:rsidP="00A1185A">
      <w:pPr>
        <w:rPr>
          <w:rFonts w:ascii="宋体" w:eastAsia="宋体" w:hAnsi="宋体"/>
          <w:sz w:val="24"/>
          <w:szCs w:val="24"/>
        </w:rPr>
      </w:pPr>
    </w:p>
    <w:p w:rsidR="00F77625" w:rsidRDefault="00F77625" w:rsidP="00A73249">
      <w:pPr>
        <w:pStyle w:val="1"/>
      </w:pPr>
      <w:bookmarkStart w:id="1418" w:name="_Toc528832566"/>
      <w:r>
        <w:rPr>
          <w:rFonts w:hint="eastAsia"/>
        </w:rPr>
        <w:t>Web</w:t>
      </w:r>
      <w:bookmarkEnd w:id="1418"/>
    </w:p>
    <w:p w:rsidR="00DC7743" w:rsidRDefault="00DC7743" w:rsidP="00DC7743">
      <w:pPr>
        <w:pStyle w:val="2"/>
      </w:pPr>
      <w:bookmarkStart w:id="1419" w:name="_Toc528832567"/>
      <w:r>
        <w:rPr>
          <w:rFonts w:hint="eastAsia"/>
        </w:rPr>
        <w:t>概述</w:t>
      </w:r>
      <w:bookmarkEnd w:id="1419"/>
    </w:p>
    <w:p w:rsidR="00DC7743" w:rsidRPr="00DC7743" w:rsidRDefault="00DC7743" w:rsidP="00DC7743">
      <w:pPr>
        <w:rPr>
          <w:rFonts w:ascii="宋体" w:eastAsia="宋体" w:hAnsi="宋体"/>
          <w:sz w:val="24"/>
          <w:szCs w:val="24"/>
        </w:rPr>
      </w:pPr>
      <w:r w:rsidRPr="00DC7743">
        <w:rPr>
          <w:rFonts w:ascii="宋体" w:eastAsia="宋体" w:hAnsi="宋体"/>
          <w:sz w:val="24"/>
          <w:szCs w:val="24"/>
        </w:rPr>
        <w:t>后台与页面的交互</w:t>
      </w:r>
    </w:p>
    <w:p w:rsidR="00F77625" w:rsidRDefault="00F77625" w:rsidP="00A73249">
      <w:pPr>
        <w:pStyle w:val="2"/>
      </w:pPr>
      <w:bookmarkStart w:id="1420" w:name="_Toc528832568"/>
      <w:r w:rsidRPr="009063BE">
        <w:rPr>
          <w:rFonts w:hint="eastAsia"/>
        </w:rPr>
        <w:t>配置文件</w:t>
      </w:r>
      <w:r w:rsidRPr="009063BE">
        <w:rPr>
          <w:rFonts w:hint="eastAsia"/>
        </w:rPr>
        <w:t>build.gradle</w:t>
      </w:r>
      <w:bookmarkEnd w:id="1420"/>
    </w:p>
    <w:p w:rsidR="00F77625" w:rsidRDefault="00F77625" w:rsidP="00A73249">
      <w:pPr>
        <w:pStyle w:val="3"/>
      </w:pPr>
      <w:bookmarkStart w:id="1421" w:name="_Toc528832569"/>
      <w:r>
        <w:rPr>
          <w:rFonts w:hint="eastAsia"/>
        </w:rPr>
        <w:t>编码</w:t>
      </w:r>
      <w:bookmarkEnd w:id="1421"/>
    </w:p>
    <w:p w:rsidR="00F77625" w:rsidRPr="00DC7743"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bdr w:val="none" w:sz="0" w:space="0" w:color="auto" w:frame="1"/>
        </w:rPr>
      </w:pPr>
      <w:r w:rsidRPr="00DC7743">
        <w:rPr>
          <w:rFonts w:ascii="宋体" w:eastAsia="宋体" w:hAnsi="宋体" w:cs="宋体"/>
          <w:i/>
          <w:iCs/>
          <w:color w:val="999988"/>
          <w:kern w:val="0"/>
          <w:sz w:val="24"/>
          <w:szCs w:val="24"/>
          <w:bdr w:val="none" w:sz="0" w:space="0" w:color="auto" w:frame="1"/>
        </w:rPr>
        <w:t>//java编译的时候缺省状态下会因为中文字符而失败</w:t>
      </w:r>
    </w:p>
    <w:p w:rsidR="00F77625" w:rsidRPr="00DC7743"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DC7743">
        <w:rPr>
          <w:rFonts w:ascii="宋体" w:eastAsia="宋体" w:hAnsi="宋体" w:cs="宋体"/>
          <w:color w:val="333333"/>
          <w:kern w:val="0"/>
          <w:sz w:val="24"/>
          <w:szCs w:val="24"/>
          <w:bdr w:val="none" w:sz="0" w:space="0" w:color="auto" w:frame="1"/>
        </w:rPr>
        <w:t xml:space="preserve">[compileJava, compileTestJava, javadoc]*.options*.encoding = </w:t>
      </w:r>
      <w:r w:rsidRPr="00DC7743">
        <w:rPr>
          <w:rFonts w:ascii="宋体" w:eastAsia="宋体" w:hAnsi="宋体" w:cs="宋体"/>
          <w:color w:val="DD1144"/>
          <w:kern w:val="0"/>
          <w:sz w:val="24"/>
          <w:szCs w:val="24"/>
          <w:bdr w:val="none" w:sz="0" w:space="0" w:color="auto" w:frame="1"/>
        </w:rPr>
        <w:t>'UTF-8'</w:t>
      </w:r>
    </w:p>
    <w:p w:rsidR="00F77625" w:rsidRDefault="00F77625" w:rsidP="00DC7743">
      <w:pPr>
        <w:pStyle w:val="3"/>
      </w:pPr>
      <w:bookmarkStart w:id="1422" w:name="_Toc528832570"/>
      <w:r>
        <w:rPr>
          <w:rFonts w:hint="eastAsia"/>
        </w:rPr>
        <w:lastRenderedPageBreak/>
        <w:t>插件</w:t>
      </w:r>
      <w:bookmarkEnd w:id="1422"/>
    </w:p>
    <w:p w:rsidR="00865A30" w:rsidRDefault="00865A30" w:rsidP="00865A30">
      <w:pPr>
        <w:pStyle w:val="HTML"/>
        <w:shd w:val="clear" w:color="auto" w:fill="D8FFDD"/>
        <w:rPr>
          <w:ins w:id="1423" w:author="Jamson" w:date="2018-11-01T10:27:00Z"/>
          <w:color w:val="000000"/>
          <w:sz w:val="21"/>
          <w:szCs w:val="21"/>
        </w:rPr>
      </w:pPr>
      <w:ins w:id="1424" w:author="Jamson" w:date="2018-11-01T10:27:00Z">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'war'</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'org.springframework.boot'</w:t>
        </w:r>
        <w:r>
          <w:rPr>
            <w:rFonts w:hint="eastAsia"/>
            <w:b/>
            <w:bCs/>
            <w:color w:val="008000"/>
            <w:sz w:val="21"/>
            <w:szCs w:val="21"/>
          </w:rPr>
          <w:br/>
        </w:r>
        <w:r>
          <w:rPr>
            <w:rFonts w:hint="eastAsia"/>
            <w:color w:val="000000"/>
            <w:sz w:val="21"/>
            <w:szCs w:val="21"/>
          </w:rPr>
          <w:t xml:space="preserve">apply </w:t>
        </w:r>
        <w:r>
          <w:rPr>
            <w:rFonts w:hint="eastAsia"/>
            <w:b/>
            <w:bCs/>
            <w:color w:val="008000"/>
            <w:sz w:val="21"/>
            <w:szCs w:val="21"/>
          </w:rPr>
          <w:t>plugin</w:t>
        </w:r>
        <w:r>
          <w:rPr>
            <w:rFonts w:hint="eastAsia"/>
            <w:color w:val="000000"/>
            <w:sz w:val="21"/>
            <w:szCs w:val="21"/>
          </w:rPr>
          <w:t xml:space="preserve">: </w:t>
        </w:r>
        <w:r>
          <w:rPr>
            <w:rFonts w:hint="eastAsia"/>
            <w:b/>
            <w:bCs/>
            <w:color w:val="008000"/>
            <w:sz w:val="21"/>
            <w:szCs w:val="21"/>
          </w:rPr>
          <w:t>'io.spring.dependency-management'</w:t>
        </w:r>
      </w:ins>
    </w:p>
    <w:p w:rsidR="00F77625" w:rsidRPr="00DC7743" w:rsidDel="00865A30" w:rsidRDefault="00865A30" w:rsidP="00865A3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25" w:author="Jamson" w:date="2018-11-01T10:27:00Z"/>
          <w:rFonts w:ascii="宋体" w:eastAsia="宋体" w:hAnsi="宋体" w:cs="宋体"/>
          <w:color w:val="333333"/>
          <w:kern w:val="0"/>
          <w:sz w:val="24"/>
          <w:szCs w:val="24"/>
        </w:rPr>
      </w:pPr>
      <w:ins w:id="1426" w:author="Jamson" w:date="2018-11-01T10:27:00Z">
        <w:r w:rsidRPr="00DC7743" w:rsidDel="00865A30">
          <w:rPr>
            <w:rFonts w:ascii="宋体" w:eastAsia="宋体" w:hAnsi="宋体" w:cs="宋体"/>
            <w:color w:val="333333"/>
            <w:kern w:val="0"/>
            <w:sz w:val="24"/>
            <w:szCs w:val="24"/>
            <w:bdr w:val="none" w:sz="0" w:space="0" w:color="auto" w:frame="1"/>
          </w:rPr>
          <w:t xml:space="preserve"> </w:t>
        </w:r>
      </w:ins>
      <w:del w:id="1427" w:author="Jamson" w:date="2018-11-01T10:27:00Z">
        <w:r w:rsidR="00F77625" w:rsidRPr="00DC7743" w:rsidDel="00865A30">
          <w:rPr>
            <w:rFonts w:ascii="宋体" w:eastAsia="宋体" w:hAnsi="宋体" w:cs="宋体"/>
            <w:color w:val="333333"/>
            <w:kern w:val="0"/>
            <w:sz w:val="24"/>
            <w:szCs w:val="24"/>
            <w:bdr w:val="none" w:sz="0" w:space="0" w:color="auto" w:frame="1"/>
          </w:rPr>
          <w:delText xml:space="preserve">apply </w:delText>
        </w:r>
        <w:r w:rsidR="00F77625" w:rsidRPr="00DC7743" w:rsidDel="00865A30">
          <w:rPr>
            <w:rFonts w:ascii="宋体" w:eastAsia="宋体" w:hAnsi="宋体" w:cs="宋体"/>
            <w:color w:val="DD1144"/>
            <w:kern w:val="0"/>
            <w:sz w:val="24"/>
            <w:szCs w:val="24"/>
            <w:bdr w:val="none" w:sz="0" w:space="0" w:color="auto" w:frame="1"/>
          </w:rPr>
          <w:delText>plugin:</w:delText>
        </w:r>
        <w:r w:rsidR="00F77625" w:rsidRPr="00DC7743" w:rsidDel="00865A30">
          <w:rPr>
            <w:rFonts w:ascii="宋体" w:eastAsia="宋体" w:hAnsi="宋体" w:cs="宋体"/>
            <w:color w:val="333333"/>
            <w:kern w:val="0"/>
            <w:sz w:val="24"/>
            <w:szCs w:val="24"/>
            <w:bdr w:val="none" w:sz="0" w:space="0" w:color="auto" w:frame="1"/>
          </w:rPr>
          <w:delText xml:space="preserve"> </w:delText>
        </w:r>
        <w:r w:rsidR="00F77625" w:rsidRPr="00DC7743" w:rsidDel="00865A30">
          <w:rPr>
            <w:rFonts w:ascii="宋体" w:eastAsia="宋体" w:hAnsi="宋体" w:cs="宋体"/>
            <w:color w:val="DD1144"/>
            <w:kern w:val="0"/>
            <w:sz w:val="24"/>
            <w:szCs w:val="24"/>
            <w:bdr w:val="none" w:sz="0" w:space="0" w:color="auto" w:frame="1"/>
          </w:rPr>
          <w:delText>'war'</w:delText>
        </w:r>
        <w:bookmarkStart w:id="1428" w:name="_Toc528832571"/>
        <w:bookmarkEnd w:id="1428"/>
      </w:del>
    </w:p>
    <w:p w:rsidR="00F77625" w:rsidRDefault="00F77625" w:rsidP="00DC7743">
      <w:pPr>
        <w:pStyle w:val="3"/>
      </w:pPr>
      <w:bookmarkStart w:id="1429" w:name="_Toc528832572"/>
      <w:r>
        <w:t>W</w:t>
      </w:r>
      <w:r>
        <w:rPr>
          <w:rFonts w:hint="eastAsia"/>
        </w:rPr>
        <w:t>ar包名称和路径</w:t>
      </w:r>
      <w:bookmarkEnd w:id="1429"/>
    </w:p>
    <w:p w:rsidR="00F77625"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ins w:id="1430" w:author="Jamson" w:date="2018-11-01T10:27:00Z"/>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war{</w:t>
      </w:r>
    </w:p>
    <w:p w:rsidR="00865A30" w:rsidRPr="00865A30" w:rsidRDefault="00865A30" w:rsidP="00865A30">
      <w:pPr>
        <w:pStyle w:val="HTML"/>
        <w:shd w:val="clear" w:color="auto" w:fill="D8FFDD"/>
        <w:tabs>
          <w:tab w:val="clear" w:pos="916"/>
          <w:tab w:val="left" w:pos="375"/>
        </w:tabs>
        <w:rPr>
          <w:rFonts w:hint="eastAsia"/>
          <w:color w:val="000000"/>
          <w:sz w:val="21"/>
          <w:szCs w:val="21"/>
          <w:rPrChange w:id="1431" w:author="Jamson" w:date="2018-11-01T10:27:00Z">
            <w:rPr>
              <w:rFonts w:ascii="Consolas" w:eastAsia="宋体" w:hAnsi="Consolas" w:cs="宋体" w:hint="eastAsia"/>
              <w:color w:val="333333"/>
              <w:kern w:val="0"/>
              <w:sz w:val="18"/>
              <w:szCs w:val="18"/>
              <w:bdr w:val="none" w:sz="0" w:space="0" w:color="auto" w:frame="1"/>
            </w:rPr>
          </w:rPrChange>
        </w:rPr>
        <w:pPrChange w:id="1432" w:author="Jamson" w:date="2018-11-01T10:27:00Z">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PrChange>
      </w:pPr>
      <w:ins w:id="1433" w:author="Jamson" w:date="2018-11-01T10:27:00Z">
        <w:r>
          <w:rPr>
            <w:rFonts w:ascii="Consolas" w:hAnsi="Consolas"/>
            <w:color w:val="333333"/>
            <w:sz w:val="18"/>
            <w:szCs w:val="18"/>
            <w:bdr w:val="none" w:sz="0" w:space="0" w:color="auto" w:frame="1"/>
          </w:rPr>
          <w:tab/>
        </w:r>
        <w:r>
          <w:rPr>
            <w:rFonts w:hint="eastAsia"/>
            <w:color w:val="000000"/>
            <w:sz w:val="21"/>
            <w:szCs w:val="21"/>
          </w:rPr>
          <w:t xml:space="preserve">enabled = </w:t>
        </w:r>
        <w:r>
          <w:rPr>
            <w:rFonts w:hint="eastAsia"/>
            <w:b/>
            <w:bCs/>
            <w:color w:val="000043"/>
            <w:sz w:val="21"/>
            <w:szCs w:val="21"/>
          </w:rPr>
          <w:t>true</w:t>
        </w:r>
      </w:ins>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i/>
          <w:iCs/>
          <w:color w:val="999988"/>
          <w:kern w:val="0"/>
          <w:sz w:val="18"/>
          <w:szCs w:val="18"/>
          <w:bdr w:val="none" w:sz="0" w:space="0" w:color="auto" w:frame="1"/>
        </w:rPr>
        <w:t>//</w:t>
      </w:r>
      <w:r w:rsidRPr="009063BE">
        <w:rPr>
          <w:rFonts w:ascii="Consolas" w:eastAsia="宋体" w:hAnsi="Consolas" w:cs="宋体"/>
          <w:i/>
          <w:iCs/>
          <w:color w:val="999988"/>
          <w:kern w:val="0"/>
          <w:sz w:val="18"/>
          <w:szCs w:val="18"/>
          <w:bdr w:val="none" w:sz="0" w:space="0" w:color="auto" w:frame="1"/>
        </w:rPr>
        <w:t>包名称</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archiveName </w:t>
      </w:r>
      <w:r w:rsidRPr="009063BE">
        <w:rPr>
          <w:rFonts w:ascii="Consolas" w:eastAsia="宋体" w:hAnsi="Consolas" w:cs="宋体"/>
          <w:color w:val="DD1144"/>
          <w:kern w:val="0"/>
          <w:sz w:val="18"/>
          <w:szCs w:val="18"/>
          <w:bdr w:val="none" w:sz="0" w:space="0" w:color="auto" w:frame="1"/>
        </w:rPr>
        <w:t>"</w:t>
      </w:r>
      <w:r w:rsidRPr="009063BE">
        <w:rPr>
          <w:rFonts w:ascii="Consolas" w:eastAsia="宋体" w:hAnsi="Consolas" w:cs="宋体"/>
          <w:color w:val="333333"/>
          <w:kern w:val="0"/>
          <w:sz w:val="18"/>
          <w:szCs w:val="18"/>
          <w:bdr w:val="none" w:sz="0" w:space="0" w:color="auto" w:frame="1"/>
        </w:rPr>
        <w:t>${baseName}</w:t>
      </w:r>
      <w:r w:rsidRPr="009063BE">
        <w:rPr>
          <w:rFonts w:ascii="Consolas" w:eastAsia="宋体" w:hAnsi="Consolas" w:cs="宋体"/>
          <w:color w:val="DD1144"/>
          <w:kern w:val="0"/>
          <w:sz w:val="18"/>
          <w:szCs w:val="18"/>
          <w:bdr w:val="none" w:sz="0" w:space="0" w:color="auto" w:frame="1"/>
        </w:rPr>
        <w:t>.</w:t>
      </w:r>
      <w:r w:rsidRPr="009063BE">
        <w:rPr>
          <w:rFonts w:ascii="Consolas" w:eastAsia="宋体" w:hAnsi="Consolas" w:cs="宋体"/>
          <w:color w:val="333333"/>
          <w:kern w:val="0"/>
          <w:sz w:val="18"/>
          <w:szCs w:val="18"/>
          <w:bdr w:val="none" w:sz="0" w:space="0" w:color="auto" w:frame="1"/>
        </w:rPr>
        <w:t>${extension}</w:t>
      </w:r>
      <w:r w:rsidRPr="009063BE">
        <w:rPr>
          <w:rFonts w:ascii="Consolas" w:eastAsia="宋体" w:hAnsi="Consolas" w:cs="宋体"/>
          <w:color w:val="DD1144"/>
          <w:kern w:val="0"/>
          <w:sz w:val="18"/>
          <w:szCs w:val="18"/>
          <w:bdr w:val="none" w:sz="0" w:space="0" w:color="auto" w:frame="1"/>
        </w:rPr>
        <w:t>"</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i/>
          <w:iCs/>
          <w:color w:val="999988"/>
          <w:kern w:val="0"/>
          <w:sz w:val="18"/>
          <w:szCs w:val="18"/>
          <w:bdr w:val="none" w:sz="0" w:space="0" w:color="auto" w:frame="1"/>
        </w:rPr>
        <w:t>//</w:t>
      </w:r>
      <w:r w:rsidRPr="009063BE">
        <w:rPr>
          <w:rFonts w:ascii="Consolas" w:eastAsia="宋体" w:hAnsi="Consolas" w:cs="宋体"/>
          <w:i/>
          <w:iCs/>
          <w:color w:val="999988"/>
          <w:kern w:val="0"/>
          <w:sz w:val="18"/>
          <w:szCs w:val="18"/>
          <w:bdr w:val="none" w:sz="0" w:space="0" w:color="auto" w:frame="1"/>
        </w:rPr>
        <w:t>包存放路径</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destinationDir = file(</w:t>
      </w:r>
      <w:r w:rsidRPr="009063BE">
        <w:rPr>
          <w:rFonts w:ascii="Consolas" w:eastAsia="宋体" w:hAnsi="Consolas" w:cs="宋体"/>
          <w:color w:val="DD1144"/>
          <w:kern w:val="0"/>
          <w:sz w:val="18"/>
          <w:szCs w:val="18"/>
          <w:bdr w:val="none" w:sz="0" w:space="0" w:color="auto" w:frame="1"/>
        </w:rPr>
        <w:t>"</w:t>
      </w:r>
      <w:r w:rsidRPr="009063BE">
        <w:rPr>
          <w:rFonts w:ascii="Consolas" w:eastAsia="宋体" w:hAnsi="Consolas" w:cs="宋体"/>
          <w:color w:val="333333"/>
          <w:kern w:val="0"/>
          <w:sz w:val="18"/>
          <w:szCs w:val="18"/>
          <w:bdr w:val="none" w:sz="0" w:space="0" w:color="auto" w:frame="1"/>
        </w:rPr>
        <w:t>${rootProject.projectDir}</w:t>
      </w:r>
      <w:r w:rsidRPr="009063BE">
        <w:rPr>
          <w:rFonts w:ascii="Consolas" w:eastAsia="宋体" w:hAnsi="Consolas" w:cs="宋体"/>
          <w:color w:val="DD1144"/>
          <w:kern w:val="0"/>
          <w:sz w:val="18"/>
          <w:szCs w:val="18"/>
          <w:bdr w:val="none" w:sz="0" w:space="0" w:color="auto" w:frame="1"/>
        </w:rPr>
        <w:t>/build/war"</w:t>
      </w:r>
      <w:r w:rsidRPr="009063BE">
        <w:rPr>
          <w:rFonts w:ascii="Consolas" w:eastAsia="宋体" w:hAnsi="Consolas" w:cs="宋体"/>
          <w:color w:val="333333"/>
          <w:kern w:val="0"/>
          <w:sz w:val="18"/>
          <w:szCs w:val="18"/>
          <w:bdr w:val="none" w:sz="0" w:space="0" w:color="auto" w:frame="1"/>
        </w:rPr>
        <w:t>)</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rPr>
      </w:pPr>
      <w:r w:rsidRPr="009063BE">
        <w:rPr>
          <w:rFonts w:ascii="Consolas" w:eastAsia="宋体" w:hAnsi="Consolas" w:cs="宋体"/>
          <w:color w:val="333333"/>
          <w:kern w:val="0"/>
          <w:sz w:val="18"/>
          <w:szCs w:val="18"/>
          <w:bdr w:val="none" w:sz="0" w:space="0" w:color="auto" w:frame="1"/>
        </w:rPr>
        <w:t>}</w:t>
      </w:r>
    </w:p>
    <w:p w:rsidR="00F77625" w:rsidRDefault="00F77625" w:rsidP="004C4E60">
      <w:pPr>
        <w:pStyle w:val="3"/>
      </w:pPr>
      <w:bookmarkStart w:id="1434" w:name="_Toc528832573"/>
      <w:r>
        <w:rPr>
          <w:rFonts w:hint="eastAsia"/>
        </w:rPr>
        <w:t>添加依赖</w:t>
      </w:r>
      <w:bookmarkEnd w:id="1434"/>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b/>
          <w:bCs/>
          <w:color w:val="333333"/>
          <w:kern w:val="0"/>
          <w:sz w:val="18"/>
          <w:szCs w:val="18"/>
          <w:bdr w:val="none" w:sz="0" w:space="0" w:color="auto" w:frame="1"/>
        </w:rPr>
        <w:t>dependencies</w:t>
      </w:r>
      <w:r w:rsidRPr="009063BE">
        <w:rPr>
          <w:rFonts w:ascii="Consolas" w:eastAsia="宋体" w:hAnsi="Consolas" w:cs="宋体"/>
          <w:color w:val="333333"/>
          <w:kern w:val="0"/>
          <w:sz w:val="18"/>
          <w:szCs w:val="18"/>
          <w:bdr w:val="none" w:sz="0" w:space="0" w:color="auto" w:frame="1"/>
        </w:rPr>
        <w:t xml:space="preserve"> {</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i/>
          <w:iCs/>
          <w:color w:val="999988"/>
          <w:kern w:val="0"/>
          <w:sz w:val="18"/>
          <w:szCs w:val="18"/>
          <w:bdr w:val="none" w:sz="0" w:space="0" w:color="auto" w:frame="1"/>
        </w:rPr>
        <w:t>//</w:t>
      </w:r>
      <w:r w:rsidRPr="009063BE">
        <w:rPr>
          <w:rFonts w:ascii="Consolas" w:eastAsia="宋体" w:hAnsi="Consolas" w:cs="宋体"/>
          <w:i/>
          <w:iCs/>
          <w:color w:val="999988"/>
          <w:kern w:val="0"/>
          <w:sz w:val="18"/>
          <w:szCs w:val="18"/>
          <w:bdr w:val="none" w:sz="0" w:space="0" w:color="auto" w:frame="1"/>
        </w:rPr>
        <w:t>括号里是</w:t>
      </w:r>
      <w:r w:rsidRPr="009063BE">
        <w:rPr>
          <w:rFonts w:ascii="Consolas" w:eastAsia="宋体" w:hAnsi="Consolas" w:cs="宋体"/>
          <w:i/>
          <w:iCs/>
          <w:color w:val="999988"/>
          <w:kern w:val="0"/>
          <w:sz w:val="18"/>
          <w:szCs w:val="18"/>
          <w:bdr w:val="none" w:sz="0" w:space="0" w:color="auto" w:frame="1"/>
        </w:rPr>
        <w:t>‘</w:t>
      </w:r>
      <w:r w:rsidRPr="009063BE">
        <w:rPr>
          <w:rFonts w:ascii="Consolas" w:eastAsia="宋体" w:hAnsi="Consolas" w:cs="宋体"/>
          <w:i/>
          <w:iCs/>
          <w:color w:val="999988"/>
          <w:kern w:val="0"/>
          <w:sz w:val="18"/>
          <w:szCs w:val="18"/>
          <w:bdr w:val="none" w:sz="0" w:space="0" w:color="auto" w:frame="1"/>
        </w:rPr>
        <w:t>：项目名</w:t>
      </w:r>
      <w:r w:rsidRPr="009063BE">
        <w:rPr>
          <w:rFonts w:ascii="Consolas" w:eastAsia="宋体" w:hAnsi="Consolas" w:cs="宋体"/>
          <w:i/>
          <w:iCs/>
          <w:color w:val="999988"/>
          <w:kern w:val="0"/>
          <w:sz w:val="18"/>
          <w:szCs w:val="18"/>
          <w:bdr w:val="none" w:sz="0" w:space="0" w:color="auto" w:frame="1"/>
        </w:rPr>
        <w:t>-</w:t>
      </w:r>
      <w:r w:rsidR="00E656A1">
        <w:rPr>
          <w:rFonts w:ascii="Consolas" w:eastAsia="宋体" w:hAnsi="Consolas" w:cs="宋体" w:hint="eastAsia"/>
          <w:i/>
          <w:iCs/>
          <w:color w:val="999988"/>
          <w:kern w:val="0"/>
          <w:sz w:val="18"/>
          <w:szCs w:val="18"/>
          <w:bdr w:val="none" w:sz="0" w:space="0" w:color="auto" w:frame="1"/>
        </w:rPr>
        <w:t>api</w:t>
      </w:r>
      <w:r w:rsidRPr="009063BE">
        <w:rPr>
          <w:rFonts w:ascii="Consolas" w:eastAsia="宋体" w:hAnsi="Consolas" w:cs="宋体"/>
          <w:i/>
          <w:iCs/>
          <w:color w:val="999988"/>
          <w:kern w:val="0"/>
          <w:sz w:val="18"/>
          <w:szCs w:val="18"/>
          <w:bdr w:val="none" w:sz="0" w:space="0" w:color="auto" w:frame="1"/>
        </w:rPr>
        <w:t>’</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b/>
          <w:bCs/>
          <w:color w:val="333333"/>
          <w:kern w:val="0"/>
          <w:sz w:val="18"/>
          <w:szCs w:val="18"/>
          <w:bdr w:val="none" w:sz="0" w:space="0" w:color="auto" w:frame="1"/>
        </w:rPr>
        <w:t>compile</w:t>
      </w: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b/>
          <w:bCs/>
          <w:color w:val="333333"/>
          <w:kern w:val="0"/>
          <w:sz w:val="18"/>
          <w:szCs w:val="18"/>
          <w:bdr w:val="none" w:sz="0" w:space="0" w:color="auto" w:frame="1"/>
        </w:rPr>
        <w:t>project</w:t>
      </w:r>
      <w:r w:rsidRPr="009063BE">
        <w:rPr>
          <w:rFonts w:ascii="Consolas" w:eastAsia="宋体" w:hAnsi="Consolas" w:cs="宋体"/>
          <w:color w:val="333333"/>
          <w:kern w:val="0"/>
          <w:sz w:val="18"/>
          <w:szCs w:val="18"/>
          <w:bdr w:val="none" w:sz="0" w:space="0" w:color="auto" w:frame="1"/>
        </w:rPr>
        <w:t>(</w:t>
      </w:r>
      <w:r w:rsidRPr="009063BE">
        <w:rPr>
          <w:rFonts w:ascii="Consolas" w:eastAsia="宋体" w:hAnsi="Consolas" w:cs="宋体"/>
          <w:color w:val="DD1144"/>
          <w:kern w:val="0"/>
          <w:sz w:val="18"/>
          <w:szCs w:val="18"/>
          <w:bdr w:val="none" w:sz="0" w:space="0" w:color="auto" w:frame="1"/>
        </w:rPr>
        <w:t>':demoapp-api'</w:t>
      </w:r>
      <w:r w:rsidRPr="009063BE">
        <w:rPr>
          <w:rFonts w:ascii="Consolas" w:eastAsia="宋体" w:hAnsi="Consolas" w:cs="宋体"/>
          <w:color w:val="333333"/>
          <w:kern w:val="0"/>
          <w:sz w:val="18"/>
          <w:szCs w:val="18"/>
          <w:bdr w:val="none" w:sz="0" w:space="0" w:color="auto" w:frame="1"/>
        </w:rPr>
        <w:t>)</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r w:rsidRPr="009063BE">
        <w:rPr>
          <w:rFonts w:ascii="Consolas" w:eastAsia="宋体" w:hAnsi="Consolas" w:cs="宋体"/>
          <w:b/>
          <w:bCs/>
          <w:color w:val="333333"/>
          <w:kern w:val="0"/>
          <w:sz w:val="18"/>
          <w:szCs w:val="18"/>
          <w:bdr w:val="none" w:sz="0" w:space="0" w:color="auto" w:frame="1"/>
        </w:rPr>
        <w:t>compile</w:t>
      </w:r>
      <w:r w:rsidRPr="009063BE">
        <w:rPr>
          <w:rFonts w:ascii="Consolas" w:eastAsia="宋体" w:hAnsi="Consolas" w:cs="宋体"/>
          <w:color w:val="333333"/>
          <w:kern w:val="0"/>
          <w:sz w:val="18"/>
          <w:szCs w:val="18"/>
          <w:bdr w:val="none" w:sz="0" w:space="0" w:color="auto" w:frame="1"/>
        </w:rPr>
        <w:t>(</w:t>
      </w:r>
    </w:p>
    <w:p w:rsidR="00865A30" w:rsidRDefault="00F77625" w:rsidP="00865A30">
      <w:pPr>
        <w:pStyle w:val="HTML"/>
        <w:shd w:val="clear" w:color="auto" w:fill="D8FFDD"/>
        <w:ind w:left="840"/>
        <w:rPr>
          <w:ins w:id="1435" w:author="Jamson" w:date="2018-11-01T10:28:00Z"/>
          <w:color w:val="000000"/>
          <w:sz w:val="21"/>
          <w:szCs w:val="21"/>
        </w:rPr>
        <w:pPrChange w:id="1436" w:author="Jamson" w:date="2018-11-01T10:28:00Z">
          <w:pPr>
            <w:pStyle w:val="HTML"/>
            <w:shd w:val="clear" w:color="auto" w:fill="D8FFDD"/>
          </w:pPr>
        </w:pPrChange>
      </w:pPr>
      <w:del w:id="1437" w:author="Jamson" w:date="2018-11-01T10:28:00Z">
        <w:r w:rsidRPr="009063BE" w:rsidDel="00865A30">
          <w:rPr>
            <w:rFonts w:ascii="Consolas" w:hAnsi="Consolas"/>
            <w:color w:val="333333"/>
            <w:sz w:val="18"/>
            <w:szCs w:val="18"/>
            <w:bdr w:val="none" w:sz="0" w:space="0" w:color="auto" w:frame="1"/>
          </w:rPr>
          <w:delText xml:space="preserve">            </w:delText>
        </w:r>
      </w:del>
      <w:ins w:id="1438" w:author="Jamson" w:date="2018-11-01T10:28:00Z">
        <w:r w:rsidR="00865A30">
          <w:rPr>
            <w:rFonts w:hint="eastAsia"/>
            <w:b/>
            <w:bCs/>
            <w:color w:val="008000"/>
            <w:sz w:val="21"/>
            <w:szCs w:val="21"/>
          </w:rPr>
          <w:t>"org.springframework.boot:spring-boot-starter-web"</w:t>
        </w:r>
        <w:r w:rsidR="00865A30">
          <w:rPr>
            <w:rFonts w:hint="eastAsia"/>
            <w:color w:val="000000"/>
            <w:sz w:val="21"/>
            <w:szCs w:val="21"/>
          </w:rPr>
          <w:t>,</w:t>
        </w:r>
        <w:r w:rsidR="00865A30">
          <w:rPr>
            <w:rFonts w:hint="eastAsia"/>
            <w:color w:val="000000"/>
            <w:sz w:val="21"/>
            <w:szCs w:val="21"/>
          </w:rPr>
          <w:br/>
        </w:r>
        <w:r w:rsidR="00865A30">
          <w:rPr>
            <w:rFonts w:hint="eastAsia"/>
            <w:b/>
            <w:bCs/>
            <w:color w:val="008000"/>
            <w:sz w:val="21"/>
            <w:szCs w:val="21"/>
          </w:rPr>
          <w:t>"com.ecmp:web-ecmp-spring-boot-starter:</w:t>
        </w:r>
        <w:r w:rsidR="00865A30">
          <w:rPr>
            <w:rFonts w:hint="eastAsia"/>
            <w:color w:val="000000"/>
            <w:sz w:val="21"/>
            <w:szCs w:val="21"/>
          </w:rPr>
          <w:t>$ecmp_version</w:t>
        </w:r>
        <w:r w:rsidR="00865A30">
          <w:rPr>
            <w:rFonts w:hint="eastAsia"/>
            <w:b/>
            <w:bCs/>
            <w:color w:val="008000"/>
            <w:sz w:val="21"/>
            <w:szCs w:val="21"/>
          </w:rPr>
          <w:t>"</w:t>
        </w:r>
      </w:ins>
    </w:p>
    <w:p w:rsidR="00F77625" w:rsidRPr="009063BE" w:rsidRDefault="00865A30" w:rsidP="00865A3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ins w:id="1439" w:author="Jamson" w:date="2018-11-01T10:28:00Z">
        <w:r w:rsidRPr="009063BE" w:rsidDel="00865A30">
          <w:rPr>
            <w:rFonts w:ascii="Consolas" w:eastAsia="宋体" w:hAnsi="Consolas" w:cs="宋体"/>
            <w:color w:val="DD1144"/>
            <w:kern w:val="0"/>
            <w:sz w:val="18"/>
            <w:szCs w:val="18"/>
            <w:bdr w:val="none" w:sz="0" w:space="0" w:color="auto" w:frame="1"/>
          </w:rPr>
          <w:t xml:space="preserve"> </w:t>
        </w:r>
      </w:ins>
      <w:del w:id="1440" w:author="Jamson" w:date="2018-11-01T10:28:00Z">
        <w:r w:rsidR="00F77625" w:rsidRPr="009063BE" w:rsidDel="00865A30">
          <w:rPr>
            <w:rFonts w:ascii="Consolas" w:eastAsia="宋体" w:hAnsi="Consolas" w:cs="宋体"/>
            <w:color w:val="DD1144"/>
            <w:kern w:val="0"/>
            <w:sz w:val="18"/>
            <w:szCs w:val="18"/>
            <w:bdr w:val="none" w:sz="0" w:space="0" w:color="auto" w:frame="1"/>
          </w:rPr>
          <w:delText>"com.ecmp:core-web:$core_version"</w:delText>
        </w:r>
        <w:r w:rsidR="00F77625" w:rsidRPr="009063BE" w:rsidDel="00865A30">
          <w:rPr>
            <w:rFonts w:ascii="Consolas" w:eastAsia="宋体" w:hAnsi="Consolas" w:cs="宋体"/>
            <w:color w:val="333333"/>
            <w:kern w:val="0"/>
            <w:sz w:val="18"/>
            <w:szCs w:val="18"/>
            <w:bdr w:val="none" w:sz="0" w:space="0" w:color="auto" w:frame="1"/>
          </w:rPr>
          <w:delText>,</w:delText>
        </w:r>
      </w:del>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bdr w:val="none" w:sz="0" w:space="0" w:color="auto" w:frame="1"/>
        </w:rPr>
      </w:pPr>
      <w:r w:rsidRPr="009063BE">
        <w:rPr>
          <w:rFonts w:ascii="Consolas" w:eastAsia="宋体" w:hAnsi="Consolas" w:cs="宋体"/>
          <w:color w:val="333333"/>
          <w:kern w:val="0"/>
          <w:sz w:val="18"/>
          <w:szCs w:val="18"/>
          <w:bdr w:val="none" w:sz="0" w:space="0" w:color="auto" w:frame="1"/>
        </w:rPr>
        <w:t xml:space="preserve">    )</w:t>
      </w:r>
    </w:p>
    <w:p w:rsidR="00F77625" w:rsidRPr="009063BE"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18"/>
          <w:szCs w:val="18"/>
        </w:rPr>
      </w:pPr>
      <w:r w:rsidRPr="009063BE">
        <w:rPr>
          <w:rFonts w:ascii="Consolas" w:eastAsia="宋体" w:hAnsi="Consolas" w:cs="宋体"/>
          <w:color w:val="333333"/>
          <w:kern w:val="0"/>
          <w:sz w:val="18"/>
          <w:szCs w:val="18"/>
          <w:bdr w:val="none" w:sz="0" w:space="0" w:color="auto" w:frame="1"/>
        </w:rPr>
        <w:t>}</w:t>
      </w:r>
    </w:p>
    <w:p w:rsidR="00F77625" w:rsidRDefault="00F77625" w:rsidP="004C4E60">
      <w:pPr>
        <w:pStyle w:val="3"/>
      </w:pPr>
      <w:bookmarkStart w:id="1441" w:name="_Toc528832574"/>
      <w:r>
        <w:t>J</w:t>
      </w:r>
      <w:r>
        <w:rPr>
          <w:rFonts w:hint="eastAsia"/>
        </w:rPr>
        <w:t>ar包</w:t>
      </w:r>
      <w:bookmarkEnd w:id="1441"/>
    </w:p>
    <w:p w:rsidR="00865A30" w:rsidRDefault="00865A30" w:rsidP="00865A30">
      <w:pPr>
        <w:pStyle w:val="HTML"/>
        <w:shd w:val="clear" w:color="auto" w:fill="D8FFDD"/>
        <w:rPr>
          <w:ins w:id="1442" w:author="Jamson" w:date="2018-11-01T10:29:00Z"/>
          <w:color w:val="000000"/>
          <w:sz w:val="21"/>
          <w:szCs w:val="21"/>
        </w:rPr>
      </w:pPr>
      <w:ins w:id="1443" w:author="Jamson" w:date="2018-11-01T10:29:00Z">
        <w:r>
          <w:rPr>
            <w:rFonts w:hint="eastAsia"/>
            <w:color w:val="000000"/>
            <w:sz w:val="21"/>
            <w:szCs w:val="21"/>
          </w:rPr>
          <w:t>jar {</w:t>
        </w:r>
        <w:r>
          <w:rPr>
            <w:rFonts w:hint="eastAsia"/>
            <w:color w:val="000000"/>
            <w:sz w:val="21"/>
            <w:szCs w:val="21"/>
          </w:rPr>
          <w:br/>
          <w:t xml:space="preserve">    manifest {</w:t>
        </w:r>
        <w:r>
          <w:rPr>
            <w:rFonts w:hint="eastAsia"/>
            <w:color w:val="000000"/>
            <w:sz w:val="21"/>
            <w:szCs w:val="21"/>
          </w:rPr>
          <w:br/>
          <w:t xml:space="preserve">        attributes(</w:t>
        </w:r>
        <w:r>
          <w:rPr>
            <w:rFonts w:hint="eastAsia"/>
            <w:b/>
            <w:bCs/>
            <w:color w:val="008000"/>
            <w:sz w:val="21"/>
            <w:szCs w:val="21"/>
          </w:rPr>
          <w:t>"Manifest-Version"</w:t>
        </w:r>
        <w:r>
          <w:rPr>
            <w:rFonts w:hint="eastAsia"/>
            <w:color w:val="000000"/>
            <w:sz w:val="21"/>
            <w:szCs w:val="21"/>
          </w:rPr>
          <w:t xml:space="preserve">: </w:t>
        </w:r>
        <w:r>
          <w:rPr>
            <w:rFonts w:hint="eastAsia"/>
            <w:b/>
            <w:bCs/>
            <w:color w:val="008000"/>
            <w:sz w:val="21"/>
            <w:szCs w:val="21"/>
          </w:rPr>
          <w:t>"</w:t>
        </w:r>
        <w:r>
          <w:rPr>
            <w:rFonts w:hint="eastAsia"/>
            <w:color w:val="000000"/>
            <w:sz w:val="21"/>
            <w:szCs w:val="21"/>
          </w:rPr>
          <w:t>$project.version</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"Extension-Name"</w:t>
        </w:r>
        <w:r>
          <w:rPr>
            <w:rFonts w:hint="eastAsia"/>
            <w:color w:val="000000"/>
            <w:sz w:val="21"/>
            <w:szCs w:val="21"/>
          </w:rPr>
          <w:t xml:space="preserve">: </w:t>
        </w:r>
        <w:r>
          <w:rPr>
            <w:rFonts w:hint="eastAsia"/>
            <w:b/>
            <w:bCs/>
            <w:color w:val="008000"/>
            <w:sz w:val="21"/>
            <w:szCs w:val="21"/>
          </w:rPr>
          <w:t>"CH-</w:t>
        </w:r>
        <w:r>
          <w:rPr>
            <w:rFonts w:hint="eastAsia"/>
            <w:color w:val="000000"/>
            <w:sz w:val="21"/>
            <w:szCs w:val="21"/>
          </w:rPr>
          <w:t>$project.name</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attributes(</w:t>
        </w:r>
        <w:r>
          <w:rPr>
            <w:rFonts w:hint="eastAsia"/>
            <w:b/>
            <w:bCs/>
            <w:color w:val="008000"/>
            <w:sz w:val="21"/>
            <w:szCs w:val="21"/>
          </w:rPr>
          <w:t>"Build-Time"</w:t>
        </w:r>
        <w:r>
          <w:rPr>
            <w:rFonts w:hint="eastAsia"/>
            <w:color w:val="000000"/>
            <w:sz w:val="21"/>
            <w:szCs w:val="21"/>
          </w:rPr>
          <w:t xml:space="preserve">: </w:t>
        </w:r>
        <w:r>
          <w:rPr>
            <w:rFonts w:hint="eastAsia"/>
            <w:b/>
            <w:bCs/>
            <w:color w:val="000043"/>
            <w:sz w:val="21"/>
            <w:szCs w:val="21"/>
          </w:rPr>
          <w:t xml:space="preserve">new </w:t>
        </w:r>
        <w:r>
          <w:rPr>
            <w:rFonts w:hint="eastAsia"/>
            <w:color w:val="000000"/>
            <w:sz w:val="21"/>
            <w:szCs w:val="21"/>
          </w:rPr>
          <w:t>Date().format(</w:t>
        </w:r>
        <w:r>
          <w:rPr>
            <w:rFonts w:hint="eastAsia"/>
            <w:b/>
            <w:bCs/>
            <w:color w:val="008000"/>
            <w:sz w:val="21"/>
            <w:szCs w:val="21"/>
          </w:rPr>
          <w:t>"yyyy-MM-dd HH:mm:ss"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enabled = </w:t>
        </w:r>
        <w:r>
          <w:rPr>
            <w:rFonts w:hint="eastAsia"/>
            <w:b/>
            <w:bCs/>
            <w:color w:val="000043"/>
            <w:sz w:val="21"/>
            <w:szCs w:val="21"/>
          </w:rPr>
          <w:t>true</w:t>
        </w:r>
        <w:r>
          <w:rPr>
            <w:rFonts w:hint="eastAsia"/>
            <w:b/>
            <w:bCs/>
            <w:color w:val="000043"/>
            <w:sz w:val="21"/>
            <w:szCs w:val="21"/>
          </w:rPr>
          <w:br/>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i/>
            <w:iCs/>
            <w:color w:val="808080"/>
            <w:sz w:val="21"/>
            <w:szCs w:val="21"/>
          </w:rPr>
          <w:t>//跳过上传</w:t>
        </w:r>
        <w:r>
          <w:rPr>
            <w:rFonts w:hint="eastAsia"/>
            <w:i/>
            <w:iCs/>
            <w:color w:val="808080"/>
            <w:sz w:val="21"/>
            <w:szCs w:val="21"/>
          </w:rPr>
          <w:br/>
        </w:r>
        <w:r>
          <w:rPr>
            <w:rFonts w:hint="eastAsia"/>
            <w:color w:val="000000"/>
            <w:sz w:val="21"/>
            <w:szCs w:val="21"/>
          </w:rPr>
          <w:lastRenderedPageBreak/>
          <w:t>uploadArchives {</w:t>
        </w:r>
        <w:r>
          <w:rPr>
            <w:rFonts w:hint="eastAsia"/>
            <w:color w:val="000000"/>
            <w:sz w:val="21"/>
            <w:szCs w:val="21"/>
          </w:rPr>
          <w:br/>
          <w:t xml:space="preserve">    enabled = </w:t>
        </w:r>
        <w:r>
          <w:rPr>
            <w:rFonts w:hint="eastAsia"/>
            <w:b/>
            <w:bCs/>
            <w:color w:val="000043"/>
            <w:sz w:val="21"/>
            <w:szCs w:val="21"/>
          </w:rPr>
          <w:t>false</w:t>
        </w:r>
        <w:r>
          <w:rPr>
            <w:rFonts w:hint="eastAsia"/>
            <w:b/>
            <w:bCs/>
            <w:color w:val="000043"/>
            <w:sz w:val="21"/>
            <w:szCs w:val="21"/>
          </w:rPr>
          <w:br/>
        </w:r>
        <w:r>
          <w:rPr>
            <w:rFonts w:hint="eastAsia"/>
            <w:color w:val="000000"/>
            <w:sz w:val="21"/>
            <w:szCs w:val="21"/>
          </w:rPr>
          <w:t>}</w:t>
        </w:r>
      </w:ins>
    </w:p>
    <w:p w:rsidR="00F77625" w:rsidRPr="009063BE" w:rsidDel="00865A30" w:rsidRDefault="00865A30" w:rsidP="00865A3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44" w:author="Jamson" w:date="2018-11-01T10:29:00Z"/>
          <w:rFonts w:ascii="Consolas" w:eastAsia="宋体" w:hAnsi="Consolas" w:cs="宋体"/>
          <w:color w:val="333333"/>
          <w:kern w:val="0"/>
          <w:sz w:val="18"/>
          <w:szCs w:val="18"/>
          <w:bdr w:val="none" w:sz="0" w:space="0" w:color="auto" w:frame="1"/>
        </w:rPr>
      </w:pPr>
      <w:ins w:id="1445" w:author="Jamson" w:date="2018-11-01T10:29:00Z">
        <w:r w:rsidRPr="009063BE" w:rsidDel="00865A30">
          <w:rPr>
            <w:rFonts w:ascii="Consolas" w:eastAsia="宋体" w:hAnsi="Consolas" w:cs="宋体"/>
            <w:color w:val="333333"/>
            <w:kern w:val="0"/>
            <w:sz w:val="18"/>
            <w:szCs w:val="18"/>
            <w:bdr w:val="none" w:sz="0" w:space="0" w:color="auto" w:frame="1"/>
          </w:rPr>
          <w:t xml:space="preserve"> </w:t>
        </w:r>
      </w:ins>
      <w:del w:id="1446" w:author="Jamson" w:date="2018-11-01T10:29:00Z">
        <w:r w:rsidR="00F77625" w:rsidRPr="009063BE" w:rsidDel="00865A30">
          <w:rPr>
            <w:rFonts w:ascii="Consolas" w:eastAsia="宋体" w:hAnsi="Consolas" w:cs="宋体"/>
            <w:color w:val="333333"/>
            <w:kern w:val="0"/>
            <w:sz w:val="18"/>
            <w:szCs w:val="18"/>
            <w:bdr w:val="none" w:sz="0" w:space="0" w:color="auto" w:frame="1"/>
          </w:rPr>
          <w:delText>jar {</w:delText>
        </w:r>
        <w:bookmarkStart w:id="1447" w:name="_Toc528832575"/>
        <w:bookmarkEnd w:id="1447"/>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48" w:author="Jamson" w:date="2018-11-01T10:29:00Z"/>
          <w:rFonts w:ascii="Consolas" w:eastAsia="宋体" w:hAnsi="Consolas" w:cs="宋体"/>
          <w:color w:val="333333"/>
          <w:kern w:val="0"/>
          <w:sz w:val="18"/>
          <w:szCs w:val="18"/>
          <w:bdr w:val="none" w:sz="0" w:space="0" w:color="auto" w:frame="1"/>
        </w:rPr>
      </w:pPr>
      <w:del w:id="1449" w:author="Jamson" w:date="2018-11-01T10:29:00Z">
        <w:r w:rsidRPr="009063BE" w:rsidDel="00865A30">
          <w:rPr>
            <w:rFonts w:ascii="Consolas" w:eastAsia="宋体" w:hAnsi="Consolas" w:cs="宋体"/>
            <w:color w:val="333333"/>
            <w:kern w:val="0"/>
            <w:sz w:val="18"/>
            <w:szCs w:val="18"/>
            <w:bdr w:val="none" w:sz="0" w:space="0" w:color="auto" w:frame="1"/>
          </w:rPr>
          <w:delText xml:space="preserve">    manifest {</w:delText>
        </w:r>
        <w:bookmarkStart w:id="1450" w:name="_Toc528832576"/>
        <w:bookmarkEnd w:id="1450"/>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51" w:author="Jamson" w:date="2018-11-01T10:29:00Z"/>
          <w:rFonts w:ascii="Consolas" w:eastAsia="宋体" w:hAnsi="Consolas" w:cs="宋体"/>
          <w:color w:val="333333"/>
          <w:kern w:val="0"/>
          <w:sz w:val="18"/>
          <w:szCs w:val="18"/>
          <w:bdr w:val="none" w:sz="0" w:space="0" w:color="auto" w:frame="1"/>
        </w:rPr>
      </w:pPr>
      <w:del w:id="1452" w:author="Jamson" w:date="2018-11-01T10:29:00Z">
        <w:r w:rsidRPr="009063BE" w:rsidDel="00865A30">
          <w:rPr>
            <w:rFonts w:ascii="Consolas" w:eastAsia="宋体" w:hAnsi="Consolas" w:cs="宋体"/>
            <w:color w:val="333333"/>
            <w:kern w:val="0"/>
            <w:sz w:val="18"/>
            <w:szCs w:val="18"/>
            <w:bdr w:val="none" w:sz="0" w:space="0" w:color="auto" w:frame="1"/>
          </w:rPr>
          <w:delText xml:space="preserve">        attributes(</w:delText>
        </w:r>
        <w:r w:rsidRPr="009063BE" w:rsidDel="00865A30">
          <w:rPr>
            <w:rFonts w:ascii="Consolas" w:eastAsia="宋体" w:hAnsi="Consolas" w:cs="宋体"/>
            <w:color w:val="DD1144"/>
            <w:kern w:val="0"/>
            <w:sz w:val="18"/>
            <w:szCs w:val="18"/>
            <w:bdr w:val="none" w:sz="0" w:space="0" w:color="auto" w:frame="1"/>
          </w:rPr>
          <w:delText>"Implementation-Title"</w:delText>
        </w:r>
        <w:r w:rsidRPr="009063BE" w:rsidDel="00865A30">
          <w:rPr>
            <w:rFonts w:ascii="Consolas" w:eastAsia="宋体" w:hAnsi="Consolas" w:cs="宋体"/>
            <w:color w:val="333333"/>
            <w:kern w:val="0"/>
            <w:sz w:val="18"/>
            <w:szCs w:val="18"/>
            <w:bdr w:val="none" w:sz="0" w:space="0" w:color="auto" w:frame="1"/>
          </w:rPr>
          <w:delText xml:space="preserve">: </w:delText>
        </w:r>
        <w:r w:rsidRPr="009063BE" w:rsidDel="00865A30">
          <w:rPr>
            <w:rFonts w:ascii="Consolas" w:eastAsia="宋体" w:hAnsi="Consolas" w:cs="宋体"/>
            <w:color w:val="DD1144"/>
            <w:kern w:val="0"/>
            <w:sz w:val="18"/>
            <w:szCs w:val="18"/>
            <w:bdr w:val="none" w:sz="0" w:space="0" w:color="auto" w:frame="1"/>
          </w:rPr>
          <w:delText>"$project.name"</w:delText>
        </w:r>
        <w:r w:rsidRPr="009063BE" w:rsidDel="00865A30">
          <w:rPr>
            <w:rFonts w:ascii="Consolas" w:eastAsia="宋体" w:hAnsi="Consolas" w:cs="宋体"/>
            <w:color w:val="333333"/>
            <w:kern w:val="0"/>
            <w:sz w:val="18"/>
            <w:szCs w:val="18"/>
            <w:bdr w:val="none" w:sz="0" w:space="0" w:color="auto" w:frame="1"/>
          </w:rPr>
          <w:delText>)</w:delText>
        </w:r>
        <w:bookmarkStart w:id="1453" w:name="_Toc528832577"/>
        <w:bookmarkEnd w:id="1453"/>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54" w:author="Jamson" w:date="2018-11-01T10:29:00Z"/>
          <w:rFonts w:ascii="Consolas" w:eastAsia="宋体" w:hAnsi="Consolas" w:cs="宋体"/>
          <w:color w:val="333333"/>
          <w:kern w:val="0"/>
          <w:sz w:val="18"/>
          <w:szCs w:val="18"/>
          <w:bdr w:val="none" w:sz="0" w:space="0" w:color="auto" w:frame="1"/>
        </w:rPr>
      </w:pPr>
      <w:del w:id="1455" w:author="Jamson" w:date="2018-11-01T10:29:00Z">
        <w:r w:rsidRPr="009063BE" w:rsidDel="00865A30">
          <w:rPr>
            <w:rFonts w:ascii="Consolas" w:eastAsia="宋体" w:hAnsi="Consolas" w:cs="宋体"/>
            <w:color w:val="333333"/>
            <w:kern w:val="0"/>
            <w:sz w:val="18"/>
            <w:szCs w:val="18"/>
            <w:bdr w:val="none" w:sz="0" w:space="0" w:color="auto" w:frame="1"/>
          </w:rPr>
          <w:delText xml:space="preserve">        attributes(</w:delText>
        </w:r>
        <w:r w:rsidRPr="009063BE" w:rsidDel="00865A30">
          <w:rPr>
            <w:rFonts w:ascii="Consolas" w:eastAsia="宋体" w:hAnsi="Consolas" w:cs="宋体"/>
            <w:color w:val="DD1144"/>
            <w:kern w:val="0"/>
            <w:sz w:val="18"/>
            <w:szCs w:val="18"/>
            <w:bdr w:val="none" w:sz="0" w:space="0" w:color="auto" w:frame="1"/>
          </w:rPr>
          <w:delText>"Build-Time"</w:delText>
        </w:r>
        <w:r w:rsidRPr="009063BE" w:rsidDel="00865A30">
          <w:rPr>
            <w:rFonts w:ascii="Consolas" w:eastAsia="宋体" w:hAnsi="Consolas" w:cs="宋体"/>
            <w:color w:val="333333"/>
            <w:kern w:val="0"/>
            <w:sz w:val="18"/>
            <w:szCs w:val="18"/>
            <w:bdr w:val="none" w:sz="0" w:space="0" w:color="auto" w:frame="1"/>
          </w:rPr>
          <w:delText xml:space="preserve">: </w:delText>
        </w:r>
        <w:r w:rsidRPr="009063BE" w:rsidDel="00865A30">
          <w:rPr>
            <w:rFonts w:ascii="Consolas" w:eastAsia="宋体" w:hAnsi="Consolas" w:cs="宋体"/>
            <w:b/>
            <w:bCs/>
            <w:color w:val="333333"/>
            <w:kern w:val="0"/>
            <w:sz w:val="18"/>
            <w:szCs w:val="18"/>
            <w:bdr w:val="none" w:sz="0" w:space="0" w:color="auto" w:frame="1"/>
          </w:rPr>
          <w:delText>new</w:delText>
        </w:r>
        <w:r w:rsidRPr="009063BE" w:rsidDel="00865A30">
          <w:rPr>
            <w:rFonts w:ascii="Consolas" w:eastAsia="宋体" w:hAnsi="Consolas" w:cs="宋体"/>
            <w:color w:val="333333"/>
            <w:kern w:val="0"/>
            <w:sz w:val="18"/>
            <w:szCs w:val="18"/>
            <w:bdr w:val="none" w:sz="0" w:space="0" w:color="auto" w:frame="1"/>
          </w:rPr>
          <w:delText xml:space="preserve"> Date().format(</w:delText>
        </w:r>
        <w:r w:rsidRPr="009063BE" w:rsidDel="00865A30">
          <w:rPr>
            <w:rFonts w:ascii="Consolas" w:eastAsia="宋体" w:hAnsi="Consolas" w:cs="宋体"/>
            <w:color w:val="DD1144"/>
            <w:kern w:val="0"/>
            <w:sz w:val="18"/>
            <w:szCs w:val="18"/>
            <w:bdr w:val="none" w:sz="0" w:space="0" w:color="auto" w:frame="1"/>
          </w:rPr>
          <w:delText>"yyyy-MM-dd HH:mm:ss"</w:delText>
        </w:r>
        <w:r w:rsidRPr="009063BE" w:rsidDel="00865A30">
          <w:rPr>
            <w:rFonts w:ascii="Consolas" w:eastAsia="宋体" w:hAnsi="Consolas" w:cs="宋体"/>
            <w:color w:val="333333"/>
            <w:kern w:val="0"/>
            <w:sz w:val="18"/>
            <w:szCs w:val="18"/>
            <w:bdr w:val="none" w:sz="0" w:space="0" w:color="auto" w:frame="1"/>
          </w:rPr>
          <w:delText>))</w:delText>
        </w:r>
        <w:bookmarkStart w:id="1456" w:name="_Toc528832578"/>
        <w:bookmarkEnd w:id="1456"/>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57" w:author="Jamson" w:date="2018-11-01T10:29:00Z"/>
          <w:rFonts w:ascii="Consolas" w:eastAsia="宋体" w:hAnsi="Consolas" w:cs="宋体"/>
          <w:color w:val="333333"/>
          <w:kern w:val="0"/>
          <w:sz w:val="18"/>
          <w:szCs w:val="18"/>
          <w:bdr w:val="none" w:sz="0" w:space="0" w:color="auto" w:frame="1"/>
        </w:rPr>
      </w:pPr>
      <w:del w:id="1458" w:author="Jamson" w:date="2018-11-01T10:29:00Z">
        <w:r w:rsidRPr="009063BE" w:rsidDel="00865A30">
          <w:rPr>
            <w:rFonts w:ascii="Consolas" w:eastAsia="宋体" w:hAnsi="Consolas" w:cs="宋体"/>
            <w:color w:val="333333"/>
            <w:kern w:val="0"/>
            <w:sz w:val="18"/>
            <w:szCs w:val="18"/>
            <w:bdr w:val="none" w:sz="0" w:space="0" w:color="auto" w:frame="1"/>
          </w:rPr>
          <w:delText xml:space="preserve">    }</w:delText>
        </w:r>
        <w:bookmarkStart w:id="1459" w:name="_Toc528832579"/>
        <w:bookmarkEnd w:id="1459"/>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60" w:author="Jamson" w:date="2018-11-01T10:29:00Z"/>
          <w:rFonts w:ascii="Consolas" w:eastAsia="宋体" w:hAnsi="Consolas" w:cs="宋体"/>
          <w:color w:val="333333"/>
          <w:kern w:val="0"/>
          <w:sz w:val="18"/>
          <w:szCs w:val="18"/>
        </w:rPr>
      </w:pPr>
      <w:del w:id="1461" w:author="Jamson" w:date="2018-11-01T10:29:00Z">
        <w:r w:rsidRPr="009063BE" w:rsidDel="00865A30">
          <w:rPr>
            <w:rFonts w:ascii="Consolas" w:eastAsia="宋体" w:hAnsi="Consolas" w:cs="宋体"/>
            <w:color w:val="333333"/>
            <w:kern w:val="0"/>
            <w:sz w:val="18"/>
            <w:szCs w:val="18"/>
            <w:bdr w:val="none" w:sz="0" w:space="0" w:color="auto" w:frame="1"/>
          </w:rPr>
          <w:delText>}</w:delText>
        </w:r>
        <w:bookmarkStart w:id="1462" w:name="_Toc528832580"/>
        <w:bookmarkEnd w:id="1462"/>
      </w:del>
    </w:p>
    <w:p w:rsidR="00F77625" w:rsidRDefault="00F77625" w:rsidP="004C4E60">
      <w:pPr>
        <w:pStyle w:val="2"/>
      </w:pPr>
      <w:r>
        <w:rPr>
          <w:rFonts w:hint="eastAsia"/>
        </w:rPr>
        <w:t xml:space="preserve"> </w:t>
      </w:r>
      <w:bookmarkStart w:id="1463" w:name="_Toc528832581"/>
      <w:r>
        <w:rPr>
          <w:rFonts w:hint="eastAsia"/>
        </w:rPr>
        <w:t>应用配置</w:t>
      </w:r>
      <w:bookmarkEnd w:id="1463"/>
    </w:p>
    <w:p w:rsidR="00F77625" w:rsidRDefault="00F77625" w:rsidP="00F77625">
      <w:pPr>
        <w:widowControl/>
        <w:shd w:val="clear" w:color="auto" w:fill="FFFFFF"/>
        <w:spacing w:after="240" w:line="315" w:lineRule="atLeast"/>
        <w:jc w:val="left"/>
        <w:rPr>
          <w:ins w:id="1464" w:author="Jamson" w:date="2018-11-01T10:30:00Z"/>
          <w:rFonts w:ascii="Segoe UI" w:eastAsia="宋体" w:hAnsi="Segoe UI" w:cs="Segoe UI"/>
          <w:color w:val="333333"/>
          <w:kern w:val="0"/>
          <w:szCs w:val="21"/>
        </w:rPr>
      </w:pPr>
      <w:r w:rsidRPr="009063BE">
        <w:rPr>
          <w:rFonts w:ascii="Segoe UI" w:eastAsia="宋体" w:hAnsi="Segoe UI" w:cs="Segoe UI"/>
          <w:color w:val="333333"/>
          <w:kern w:val="0"/>
          <w:szCs w:val="21"/>
        </w:rPr>
        <w:t>在</w:t>
      </w:r>
      <w:r w:rsidRPr="009063BE">
        <w:rPr>
          <w:rFonts w:ascii="Segoe UI" w:eastAsia="宋体" w:hAnsi="Segoe UI" w:cs="Segoe UI"/>
          <w:color w:val="333333"/>
          <w:kern w:val="0"/>
          <w:szCs w:val="21"/>
        </w:rPr>
        <w:t>resources</w:t>
      </w:r>
      <w:r w:rsidRPr="009063BE">
        <w:rPr>
          <w:rFonts w:ascii="Segoe UI" w:eastAsia="宋体" w:hAnsi="Segoe UI" w:cs="Segoe UI"/>
          <w:color w:val="333333"/>
          <w:kern w:val="0"/>
          <w:szCs w:val="21"/>
        </w:rPr>
        <w:t>下的</w:t>
      </w:r>
      <w:r w:rsidRPr="009063BE">
        <w:rPr>
          <w:rFonts w:ascii="Segoe UI" w:eastAsia="宋体" w:hAnsi="Segoe UI" w:cs="Segoe UI"/>
          <w:color w:val="333333"/>
          <w:kern w:val="0"/>
          <w:szCs w:val="21"/>
        </w:rPr>
        <w:t>application</w:t>
      </w:r>
      <w:del w:id="1465" w:author="Jamson" w:date="2018-11-01T10:29:00Z">
        <w:r w:rsidRPr="009063BE" w:rsidDel="00865A30">
          <w:rPr>
            <w:rFonts w:ascii="Segoe UI" w:eastAsia="宋体" w:hAnsi="Segoe UI" w:cs="Segoe UI"/>
            <w:color w:val="333333"/>
            <w:kern w:val="0"/>
            <w:szCs w:val="21"/>
          </w:rPr>
          <w:delText>Config</w:delText>
        </w:r>
      </w:del>
      <w:r w:rsidRPr="009063BE">
        <w:rPr>
          <w:rFonts w:ascii="Segoe UI" w:eastAsia="宋体" w:hAnsi="Segoe UI" w:cs="Segoe UI"/>
          <w:color w:val="333333"/>
          <w:kern w:val="0"/>
          <w:szCs w:val="21"/>
        </w:rPr>
        <w:t>.properties</w:t>
      </w:r>
      <w:r w:rsidRPr="009063BE">
        <w:rPr>
          <w:rFonts w:ascii="Segoe UI" w:eastAsia="宋体" w:hAnsi="Segoe UI" w:cs="Segoe UI"/>
          <w:color w:val="333333"/>
          <w:kern w:val="0"/>
          <w:szCs w:val="21"/>
        </w:rPr>
        <w:t>里面写入应用配置</w:t>
      </w:r>
    </w:p>
    <w:p w:rsidR="00865A30" w:rsidRPr="009063BE" w:rsidRDefault="00865A30" w:rsidP="00F77625">
      <w:pPr>
        <w:widowControl/>
        <w:shd w:val="clear" w:color="auto" w:fill="FFFFFF"/>
        <w:spacing w:after="240" w:line="315" w:lineRule="atLeast"/>
        <w:jc w:val="left"/>
        <w:rPr>
          <w:rFonts w:ascii="Segoe UI" w:eastAsia="宋体" w:hAnsi="Segoe UI" w:cs="Segoe UI" w:hint="eastAsia"/>
          <w:color w:val="333333"/>
          <w:kern w:val="0"/>
          <w:szCs w:val="21"/>
        </w:rPr>
      </w:pPr>
      <w:ins w:id="1466" w:author="Jamson" w:date="2018-11-01T10:30:00Z">
        <w:r>
          <w:rPr>
            <w:noProof/>
          </w:rPr>
          <w:drawing>
            <wp:inline distT="0" distB="0" distL="0" distR="0" wp14:anchorId="4ADE80F3" wp14:editId="5505C0F8">
              <wp:extent cx="4352381" cy="2723809"/>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2381" cy="2723809"/>
                      </a:xfrm>
                      <a:prstGeom prst="rect">
                        <a:avLst/>
                      </a:prstGeom>
                    </pic:spPr>
                  </pic:pic>
                </a:graphicData>
              </a:graphic>
            </wp:inline>
          </w:drawing>
        </w:r>
      </w:ins>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67" w:author="Jamson" w:date="2018-11-01T10:30:00Z"/>
          <w:rFonts w:ascii="Consolas" w:eastAsia="宋体" w:hAnsi="Consolas" w:cs="宋体"/>
          <w:color w:val="333333"/>
          <w:kern w:val="0"/>
          <w:sz w:val="18"/>
          <w:szCs w:val="18"/>
          <w:bdr w:val="none" w:sz="0" w:space="0" w:color="auto" w:frame="1"/>
        </w:rPr>
      </w:pPr>
      <w:del w:id="1468" w:author="Jamson" w:date="2018-11-01T10:30:00Z">
        <w:r w:rsidRPr="009063BE" w:rsidDel="00865A30">
          <w:rPr>
            <w:rFonts w:ascii="Consolas" w:eastAsia="宋体" w:hAnsi="Consolas" w:cs="宋体"/>
            <w:b/>
            <w:bCs/>
            <w:color w:val="999999"/>
            <w:kern w:val="0"/>
            <w:sz w:val="18"/>
            <w:szCs w:val="18"/>
            <w:bdr w:val="none" w:sz="0" w:space="0" w:color="auto" w:frame="1"/>
          </w:rPr>
          <w:delText xml:space="preserve"># </w:delText>
        </w:r>
        <w:r w:rsidRPr="009063BE" w:rsidDel="00865A30">
          <w:rPr>
            <w:rFonts w:ascii="Consolas" w:eastAsia="宋体" w:hAnsi="Consolas" w:cs="宋体"/>
            <w:b/>
            <w:bCs/>
            <w:color w:val="999999"/>
            <w:kern w:val="0"/>
            <w:sz w:val="18"/>
            <w:szCs w:val="18"/>
            <w:bdr w:val="none" w:sz="0" w:space="0" w:color="auto" w:frame="1"/>
          </w:rPr>
          <w:delText>系统应用模块代码</w:delText>
        </w:r>
        <w:bookmarkStart w:id="1469" w:name="_Toc528832582"/>
        <w:bookmarkEnd w:id="1469"/>
      </w:del>
    </w:p>
    <w:p w:rsidR="00F77625" w:rsidRPr="009063BE" w:rsidDel="00865A30" w:rsidRDefault="00F77625" w:rsidP="004C4E6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70" w:author="Jamson" w:date="2018-11-01T10:30:00Z"/>
          <w:rFonts w:ascii="Consolas" w:eastAsia="宋体" w:hAnsi="Consolas" w:cs="宋体"/>
          <w:color w:val="333333"/>
          <w:kern w:val="0"/>
          <w:sz w:val="18"/>
          <w:szCs w:val="18"/>
          <w:bdr w:val="none" w:sz="0" w:space="0" w:color="auto" w:frame="1"/>
        </w:rPr>
      </w:pPr>
      <w:del w:id="1471" w:author="Jamson" w:date="2018-11-01T10:30:00Z">
        <w:r w:rsidRPr="009063BE" w:rsidDel="00865A30">
          <w:rPr>
            <w:rFonts w:ascii="Consolas" w:eastAsia="宋体" w:hAnsi="Consolas" w:cs="宋体"/>
            <w:color w:val="333333"/>
            <w:kern w:val="0"/>
            <w:sz w:val="18"/>
            <w:szCs w:val="18"/>
            <w:bdr w:val="none" w:sz="0" w:space="0" w:color="auto" w:frame="1"/>
          </w:rPr>
          <w:delText>APP_MODULE = BASIC</w:delText>
        </w:r>
        <w:bookmarkStart w:id="1472" w:name="_Toc528832583"/>
        <w:bookmarkEnd w:id="1472"/>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73" w:author="Jamson" w:date="2018-11-01T10:30:00Z"/>
          <w:rFonts w:ascii="Consolas" w:eastAsia="宋体" w:hAnsi="Consolas" w:cs="宋体"/>
          <w:color w:val="333333"/>
          <w:kern w:val="0"/>
          <w:sz w:val="18"/>
          <w:szCs w:val="18"/>
          <w:bdr w:val="none" w:sz="0" w:space="0" w:color="auto" w:frame="1"/>
        </w:rPr>
      </w:pPr>
      <w:del w:id="1474" w:author="Jamson" w:date="2018-11-01T10:30:00Z">
        <w:r w:rsidRPr="009063BE" w:rsidDel="00865A30">
          <w:rPr>
            <w:rFonts w:ascii="Consolas" w:eastAsia="宋体" w:hAnsi="Consolas" w:cs="宋体"/>
            <w:b/>
            <w:bCs/>
            <w:color w:val="999999"/>
            <w:kern w:val="0"/>
            <w:sz w:val="18"/>
            <w:szCs w:val="18"/>
            <w:bdr w:val="none" w:sz="0" w:space="0" w:color="auto" w:frame="1"/>
          </w:rPr>
          <w:delText xml:space="preserve"># </w:delText>
        </w:r>
        <w:r w:rsidRPr="009063BE" w:rsidDel="00865A30">
          <w:rPr>
            <w:rFonts w:ascii="Consolas" w:eastAsia="宋体" w:hAnsi="Consolas" w:cs="宋体"/>
            <w:b/>
            <w:bCs/>
            <w:color w:val="999999"/>
            <w:kern w:val="0"/>
            <w:sz w:val="18"/>
            <w:szCs w:val="18"/>
            <w:bdr w:val="none" w:sz="0" w:space="0" w:color="auto" w:frame="1"/>
          </w:rPr>
          <w:delText>全局缓存配置</w:delText>
        </w:r>
        <w:r w:rsidRPr="009063BE" w:rsidDel="00865A30">
          <w:rPr>
            <w:rFonts w:ascii="Consolas" w:eastAsia="宋体" w:hAnsi="Consolas" w:cs="宋体"/>
            <w:b/>
            <w:bCs/>
            <w:color w:val="999999"/>
            <w:kern w:val="0"/>
            <w:sz w:val="18"/>
            <w:szCs w:val="18"/>
            <w:bdr w:val="none" w:sz="0" w:space="0" w:color="auto" w:frame="1"/>
          </w:rPr>
          <w:delText>(session)</w:delText>
        </w:r>
        <w:bookmarkStart w:id="1475" w:name="_Toc528832584"/>
        <w:bookmarkEnd w:id="1475"/>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76" w:author="Jamson" w:date="2018-11-01T10:30:00Z"/>
          <w:rFonts w:ascii="Consolas" w:eastAsia="宋体" w:hAnsi="Consolas" w:cs="宋体"/>
          <w:color w:val="333333"/>
          <w:kern w:val="0"/>
          <w:sz w:val="18"/>
          <w:szCs w:val="18"/>
          <w:bdr w:val="none" w:sz="0" w:space="0" w:color="auto" w:frame="1"/>
        </w:rPr>
      </w:pPr>
      <w:del w:id="1477" w:author="Jamson" w:date="2018-11-01T10:30:00Z">
        <w:r w:rsidRPr="009063BE" w:rsidDel="00865A30">
          <w:rPr>
            <w:rFonts w:ascii="Consolas" w:eastAsia="宋体" w:hAnsi="Consolas" w:cs="宋体"/>
            <w:color w:val="333333"/>
            <w:kern w:val="0"/>
            <w:sz w:val="18"/>
            <w:szCs w:val="18"/>
            <w:bdr w:val="none" w:sz="0" w:space="0" w:color="auto" w:frame="1"/>
          </w:rPr>
          <w:delText>CACHE_KEY = ECMP_REDIS_CACHE</w:delText>
        </w:r>
        <w:bookmarkStart w:id="1478" w:name="_Toc528832585"/>
        <w:bookmarkEnd w:id="1478"/>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79" w:author="Jamson" w:date="2018-11-01T10:30:00Z"/>
          <w:rFonts w:ascii="Consolas" w:eastAsia="宋体" w:hAnsi="Consolas" w:cs="宋体"/>
          <w:color w:val="333333"/>
          <w:kern w:val="0"/>
          <w:sz w:val="18"/>
          <w:szCs w:val="18"/>
          <w:bdr w:val="none" w:sz="0" w:space="0" w:color="auto" w:frame="1"/>
        </w:rPr>
      </w:pPr>
      <w:bookmarkStart w:id="1480" w:name="_Toc528832586"/>
      <w:bookmarkEnd w:id="1480"/>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81" w:author="Jamson" w:date="2018-11-01T10:30:00Z"/>
          <w:rFonts w:ascii="Consolas" w:eastAsia="宋体" w:hAnsi="Consolas" w:cs="宋体"/>
          <w:color w:val="333333"/>
          <w:kern w:val="0"/>
          <w:sz w:val="18"/>
          <w:szCs w:val="18"/>
          <w:bdr w:val="none" w:sz="0" w:space="0" w:color="auto" w:frame="1"/>
        </w:rPr>
      </w:pPr>
      <w:del w:id="1482" w:author="Jamson" w:date="2018-11-01T10:30:00Z">
        <w:r w:rsidRPr="009063BE" w:rsidDel="00865A30">
          <w:rPr>
            <w:rFonts w:ascii="Consolas" w:eastAsia="宋体" w:hAnsi="Consolas" w:cs="宋体"/>
            <w:b/>
            <w:bCs/>
            <w:color w:val="999999"/>
            <w:kern w:val="0"/>
            <w:sz w:val="18"/>
            <w:szCs w:val="18"/>
            <w:bdr w:val="none" w:sz="0" w:space="0" w:color="auto" w:frame="1"/>
          </w:rPr>
          <w:delText xml:space="preserve"># ####################### </w:delText>
        </w:r>
        <w:r w:rsidRPr="009063BE" w:rsidDel="00865A30">
          <w:rPr>
            <w:rFonts w:ascii="Consolas" w:eastAsia="宋体" w:hAnsi="Consolas" w:cs="宋体"/>
            <w:b/>
            <w:bCs/>
            <w:color w:val="999999"/>
            <w:kern w:val="0"/>
            <w:sz w:val="18"/>
            <w:szCs w:val="18"/>
            <w:bdr w:val="none" w:sz="0" w:space="0" w:color="auto" w:frame="1"/>
          </w:rPr>
          <w:delText>本地测试配置</w:delText>
        </w:r>
        <w:r w:rsidRPr="009063BE" w:rsidDel="00865A30">
          <w:rPr>
            <w:rFonts w:ascii="Consolas" w:eastAsia="宋体" w:hAnsi="Consolas" w:cs="宋体"/>
            <w:b/>
            <w:bCs/>
            <w:color w:val="999999"/>
            <w:kern w:val="0"/>
            <w:sz w:val="18"/>
            <w:szCs w:val="18"/>
            <w:bdr w:val="none" w:sz="0" w:space="0" w:color="auto" w:frame="1"/>
          </w:rPr>
          <w:delText xml:space="preserve"> #######################</w:delText>
        </w:r>
        <w:bookmarkStart w:id="1483" w:name="_Toc528832587"/>
        <w:bookmarkEnd w:id="1483"/>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84" w:author="Jamson" w:date="2018-11-01T10:30:00Z"/>
          <w:rFonts w:ascii="Consolas" w:eastAsia="宋体" w:hAnsi="Consolas" w:cs="宋体"/>
          <w:color w:val="333333"/>
          <w:kern w:val="0"/>
          <w:sz w:val="18"/>
          <w:szCs w:val="18"/>
          <w:bdr w:val="none" w:sz="0" w:space="0" w:color="auto" w:frame="1"/>
        </w:rPr>
      </w:pPr>
      <w:del w:id="1485" w:author="Jamson" w:date="2018-11-01T10:30:00Z">
        <w:r w:rsidRPr="009063BE" w:rsidDel="00865A30">
          <w:rPr>
            <w:rFonts w:ascii="Consolas" w:eastAsia="宋体" w:hAnsi="Consolas" w:cs="宋体"/>
            <w:b/>
            <w:bCs/>
            <w:color w:val="999999"/>
            <w:kern w:val="0"/>
            <w:sz w:val="18"/>
            <w:szCs w:val="18"/>
            <w:bdr w:val="none" w:sz="0" w:space="0" w:color="auto" w:frame="1"/>
          </w:rPr>
          <w:delText># api</w:delText>
        </w:r>
        <w:r w:rsidRPr="009063BE" w:rsidDel="00865A30">
          <w:rPr>
            <w:rFonts w:ascii="Consolas" w:eastAsia="宋体" w:hAnsi="Consolas" w:cs="宋体"/>
            <w:b/>
            <w:bCs/>
            <w:color w:val="999999"/>
            <w:kern w:val="0"/>
            <w:sz w:val="18"/>
            <w:szCs w:val="18"/>
            <w:bdr w:val="none" w:sz="0" w:space="0" w:color="auto" w:frame="1"/>
          </w:rPr>
          <w:delText>本地测试地址</w:delText>
        </w:r>
        <w:bookmarkStart w:id="1486" w:name="_Toc528832588"/>
        <w:bookmarkEnd w:id="1486"/>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87" w:author="Jamson" w:date="2018-11-01T10:30:00Z"/>
          <w:rFonts w:ascii="Consolas" w:eastAsia="宋体" w:hAnsi="Consolas" w:cs="宋体"/>
          <w:color w:val="333333"/>
          <w:kern w:val="0"/>
          <w:sz w:val="18"/>
          <w:szCs w:val="18"/>
          <w:bdr w:val="none" w:sz="0" w:space="0" w:color="auto" w:frame="1"/>
        </w:rPr>
      </w:pPr>
      <w:del w:id="1488" w:author="Jamson" w:date="2018-11-01T10:30:00Z">
        <w:r w:rsidRPr="009063BE" w:rsidDel="00865A30">
          <w:rPr>
            <w:rFonts w:ascii="Consolas" w:eastAsia="宋体" w:hAnsi="Consolas" w:cs="宋体"/>
            <w:color w:val="333333"/>
            <w:kern w:val="0"/>
            <w:sz w:val="18"/>
            <w:szCs w:val="18"/>
            <w:bdr w:val="none" w:sz="0" w:space="0" w:color="auto" w:frame="1"/>
          </w:rPr>
          <w:delText>API_BASE_ADDRESS = http:</w:delText>
        </w:r>
        <w:r w:rsidRPr="009063BE" w:rsidDel="00865A30">
          <w:rPr>
            <w:rFonts w:ascii="Consolas" w:eastAsia="宋体" w:hAnsi="Consolas" w:cs="宋体"/>
            <w:i/>
            <w:iCs/>
            <w:color w:val="999988"/>
            <w:kern w:val="0"/>
            <w:sz w:val="18"/>
            <w:szCs w:val="18"/>
            <w:bdr w:val="none" w:sz="0" w:space="0" w:color="auto" w:frame="1"/>
          </w:rPr>
          <w:delText>//127.0.0.1:8080/api/</w:delText>
        </w:r>
        <w:bookmarkStart w:id="1489" w:name="_Toc528832589"/>
        <w:bookmarkEnd w:id="1489"/>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90" w:author="Jamson" w:date="2018-11-01T10:30:00Z"/>
          <w:rFonts w:ascii="Consolas" w:eastAsia="宋体" w:hAnsi="Consolas" w:cs="宋体"/>
          <w:color w:val="333333"/>
          <w:kern w:val="0"/>
          <w:sz w:val="18"/>
          <w:szCs w:val="18"/>
          <w:bdr w:val="none" w:sz="0" w:space="0" w:color="auto" w:frame="1"/>
        </w:rPr>
      </w:pPr>
      <w:del w:id="1491" w:author="Jamson" w:date="2018-11-01T10:30:00Z">
        <w:r w:rsidRPr="009063BE" w:rsidDel="00865A30">
          <w:rPr>
            <w:rFonts w:ascii="Consolas" w:eastAsia="宋体" w:hAnsi="Consolas" w:cs="宋体"/>
            <w:b/>
            <w:bCs/>
            <w:color w:val="999999"/>
            <w:kern w:val="0"/>
            <w:sz w:val="18"/>
            <w:szCs w:val="18"/>
            <w:bdr w:val="none" w:sz="0" w:space="0" w:color="auto" w:frame="1"/>
          </w:rPr>
          <w:delText xml:space="preserve"># </w:delText>
        </w:r>
        <w:r w:rsidRPr="009063BE" w:rsidDel="00865A30">
          <w:rPr>
            <w:rFonts w:ascii="Consolas" w:eastAsia="宋体" w:hAnsi="Consolas" w:cs="宋体"/>
            <w:b/>
            <w:bCs/>
            <w:color w:val="999999"/>
            <w:kern w:val="0"/>
            <w:sz w:val="18"/>
            <w:szCs w:val="18"/>
            <w:bdr w:val="none" w:sz="0" w:space="0" w:color="auto" w:frame="1"/>
          </w:rPr>
          <w:delText>模拟的租户代码</w:delText>
        </w:r>
        <w:bookmarkStart w:id="1492" w:name="_Toc528832590"/>
        <w:bookmarkEnd w:id="1492"/>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93" w:author="Jamson" w:date="2018-11-01T10:30:00Z"/>
          <w:rFonts w:ascii="Consolas" w:eastAsia="宋体" w:hAnsi="Consolas" w:cs="宋体"/>
          <w:color w:val="333333"/>
          <w:kern w:val="0"/>
          <w:sz w:val="18"/>
          <w:szCs w:val="18"/>
          <w:bdr w:val="none" w:sz="0" w:space="0" w:color="auto" w:frame="1"/>
        </w:rPr>
      </w:pPr>
      <w:del w:id="1494" w:author="Jamson" w:date="2018-11-01T10:30:00Z">
        <w:r w:rsidRPr="009063BE" w:rsidDel="00865A30">
          <w:rPr>
            <w:rFonts w:ascii="Consolas" w:eastAsia="宋体" w:hAnsi="Consolas" w:cs="宋体"/>
            <w:color w:val="333333"/>
            <w:kern w:val="0"/>
            <w:sz w:val="18"/>
            <w:szCs w:val="18"/>
            <w:bdr w:val="none" w:sz="0" w:space="0" w:color="auto" w:frame="1"/>
          </w:rPr>
          <w:delText>MOCK_TENANT_CODE=</w:delText>
        </w:r>
        <w:r w:rsidRPr="009063BE" w:rsidDel="00865A30">
          <w:rPr>
            <w:rFonts w:ascii="Consolas" w:eastAsia="宋体" w:hAnsi="Consolas" w:cs="宋体"/>
            <w:color w:val="008080"/>
            <w:kern w:val="0"/>
            <w:sz w:val="18"/>
            <w:szCs w:val="18"/>
            <w:bdr w:val="none" w:sz="0" w:space="0" w:color="auto" w:frame="1"/>
          </w:rPr>
          <w:delText>10011</w:delText>
        </w:r>
        <w:bookmarkStart w:id="1495" w:name="_Toc528832591"/>
        <w:bookmarkEnd w:id="1495"/>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96" w:author="Jamson" w:date="2018-11-01T10:30:00Z"/>
          <w:rFonts w:ascii="Consolas" w:eastAsia="宋体" w:hAnsi="Consolas" w:cs="宋体"/>
          <w:color w:val="333333"/>
          <w:kern w:val="0"/>
          <w:sz w:val="18"/>
          <w:szCs w:val="18"/>
          <w:bdr w:val="none" w:sz="0" w:space="0" w:color="auto" w:frame="1"/>
        </w:rPr>
      </w:pPr>
      <w:del w:id="1497" w:author="Jamson" w:date="2018-11-01T10:30:00Z">
        <w:r w:rsidRPr="009063BE" w:rsidDel="00865A30">
          <w:rPr>
            <w:rFonts w:ascii="Consolas" w:eastAsia="宋体" w:hAnsi="Consolas" w:cs="宋体"/>
            <w:b/>
            <w:bCs/>
            <w:color w:val="999999"/>
            <w:kern w:val="0"/>
            <w:sz w:val="18"/>
            <w:szCs w:val="18"/>
            <w:bdr w:val="none" w:sz="0" w:space="0" w:color="auto" w:frame="1"/>
          </w:rPr>
          <w:delText xml:space="preserve"># </w:delText>
        </w:r>
        <w:r w:rsidRPr="009063BE" w:rsidDel="00865A30">
          <w:rPr>
            <w:rFonts w:ascii="Consolas" w:eastAsia="宋体" w:hAnsi="Consolas" w:cs="宋体"/>
            <w:b/>
            <w:bCs/>
            <w:color w:val="999999"/>
            <w:kern w:val="0"/>
            <w:sz w:val="18"/>
            <w:szCs w:val="18"/>
            <w:bdr w:val="none" w:sz="0" w:space="0" w:color="auto" w:frame="1"/>
          </w:rPr>
          <w:delText>模拟的用户账号</w:delText>
        </w:r>
        <w:bookmarkStart w:id="1498" w:name="_Toc528832592"/>
        <w:bookmarkEnd w:id="1498"/>
      </w:del>
    </w:p>
    <w:p w:rsidR="00F77625" w:rsidRPr="009063BE" w:rsidDel="00865A30" w:rsidRDefault="00F77625" w:rsidP="00F7762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1499" w:author="Jamson" w:date="2018-11-01T10:30:00Z"/>
          <w:rFonts w:ascii="Consolas" w:eastAsia="宋体" w:hAnsi="Consolas" w:cs="宋体"/>
          <w:color w:val="333333"/>
          <w:kern w:val="0"/>
          <w:sz w:val="18"/>
          <w:szCs w:val="18"/>
        </w:rPr>
      </w:pPr>
      <w:del w:id="1500" w:author="Jamson" w:date="2018-11-01T10:30:00Z">
        <w:r w:rsidRPr="009063BE" w:rsidDel="00865A30">
          <w:rPr>
            <w:rFonts w:ascii="Consolas" w:eastAsia="宋体" w:hAnsi="Consolas" w:cs="宋体"/>
            <w:color w:val="333333"/>
            <w:kern w:val="0"/>
            <w:sz w:val="18"/>
            <w:szCs w:val="18"/>
            <w:bdr w:val="none" w:sz="0" w:space="0" w:color="auto" w:frame="1"/>
          </w:rPr>
          <w:delText>MOCK_ACCOUNT=admin</w:delText>
        </w:r>
        <w:bookmarkStart w:id="1501" w:name="_Toc528832593"/>
        <w:bookmarkEnd w:id="1501"/>
      </w:del>
    </w:p>
    <w:p w:rsidR="00F77625" w:rsidRDefault="00F77625" w:rsidP="004C4E60">
      <w:pPr>
        <w:pStyle w:val="2"/>
      </w:pPr>
      <w:del w:id="1502" w:author="Jamson" w:date="2018-11-01T10:30:00Z">
        <w:r w:rsidDel="00865A30">
          <w:rPr>
            <w:rFonts w:hint="eastAsia"/>
          </w:rPr>
          <w:delText xml:space="preserve"> </w:delText>
        </w:r>
      </w:del>
      <w:bookmarkStart w:id="1503" w:name="_Toc528832594"/>
      <w:r>
        <w:rPr>
          <w:rFonts w:hint="eastAsia"/>
        </w:rPr>
        <w:t>多语言</w:t>
      </w:r>
      <w:bookmarkEnd w:id="1503"/>
    </w:p>
    <w:p w:rsidR="00F77625" w:rsidRDefault="00F77625" w:rsidP="00F77625">
      <w:pPr>
        <w:rPr>
          <w:rFonts w:ascii="Segoe UI" w:eastAsia="宋体" w:hAnsi="Segoe UI" w:cs="Segoe UI"/>
          <w:color w:val="333333"/>
          <w:kern w:val="0"/>
          <w:szCs w:val="21"/>
        </w:rPr>
      </w:pPr>
      <w:r w:rsidRPr="009063BE">
        <w:rPr>
          <w:rFonts w:ascii="Segoe UI" w:eastAsia="宋体" w:hAnsi="Segoe UI" w:cs="Segoe UI"/>
          <w:color w:val="333333"/>
          <w:kern w:val="0"/>
          <w:szCs w:val="21"/>
        </w:rPr>
        <w:t>在</w:t>
      </w:r>
      <w:r w:rsidRPr="009063BE">
        <w:rPr>
          <w:rFonts w:ascii="Segoe UI" w:eastAsia="宋体" w:hAnsi="Segoe UI" w:cs="Segoe UI"/>
          <w:color w:val="333333"/>
          <w:kern w:val="0"/>
          <w:szCs w:val="21"/>
        </w:rPr>
        <w:t>resources</w:t>
      </w:r>
      <w:r>
        <w:rPr>
          <w:rFonts w:ascii="Segoe UI" w:eastAsia="宋体" w:hAnsi="Segoe UI" w:cs="Segoe UI" w:hint="eastAsia"/>
          <w:color w:val="333333"/>
          <w:kern w:val="0"/>
          <w:szCs w:val="21"/>
        </w:rPr>
        <w:t>/ lang</w:t>
      </w:r>
      <w:r>
        <w:rPr>
          <w:rFonts w:ascii="Segoe UI" w:eastAsia="宋体" w:hAnsi="Segoe UI" w:cs="Segoe UI"/>
          <w:color w:val="333333"/>
          <w:kern w:val="0"/>
          <w:szCs w:val="21"/>
        </w:rPr>
        <w:t>/</w:t>
      </w:r>
      <w:r w:rsidRPr="009063BE">
        <w:rPr>
          <w:rFonts w:ascii="Segoe UI" w:eastAsia="宋体" w:hAnsi="Segoe UI" w:cs="Segoe UI"/>
          <w:color w:val="333333"/>
          <w:kern w:val="0"/>
          <w:szCs w:val="21"/>
        </w:rPr>
        <w:t>messages.properties</w:t>
      </w:r>
      <w:r w:rsidRPr="009063BE">
        <w:rPr>
          <w:rFonts w:ascii="Segoe UI" w:eastAsia="宋体" w:hAnsi="Segoe UI" w:cs="Segoe UI"/>
          <w:color w:val="333333"/>
          <w:kern w:val="0"/>
          <w:szCs w:val="21"/>
        </w:rPr>
        <w:t>里面</w:t>
      </w:r>
      <w:r>
        <w:rPr>
          <w:rFonts w:ascii="Segoe UI" w:eastAsia="宋体" w:hAnsi="Segoe UI" w:cs="Segoe UI" w:hint="eastAsia"/>
          <w:color w:val="333333"/>
          <w:kern w:val="0"/>
          <w:szCs w:val="21"/>
        </w:rPr>
        <w:t>写入多语言，例如：</w:t>
      </w:r>
    </w:p>
    <w:p w:rsidR="00F77625" w:rsidRPr="009063BE" w:rsidRDefault="00F77625" w:rsidP="00F776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63BE">
        <w:rPr>
          <w:rFonts w:ascii="宋体" w:eastAsia="宋体" w:hAnsi="宋体" w:cs="宋体" w:hint="eastAsia"/>
          <w:b/>
          <w:bCs/>
          <w:color w:val="000080"/>
          <w:kern w:val="0"/>
          <w:sz w:val="18"/>
          <w:szCs w:val="18"/>
          <w:shd w:val="clear" w:color="auto" w:fill="E4E4FF"/>
        </w:rPr>
        <w:t>00001</w:t>
      </w:r>
      <w:r w:rsidRPr="009063BE">
        <w:rPr>
          <w:rFonts w:ascii="宋体" w:eastAsia="宋体" w:hAnsi="宋体" w:cs="宋体" w:hint="eastAsia"/>
          <w:b/>
          <w:bCs/>
          <w:color w:val="000080"/>
          <w:kern w:val="0"/>
          <w:sz w:val="18"/>
          <w:szCs w:val="18"/>
        </w:rPr>
        <w:t xml:space="preserve"> </w:t>
      </w:r>
      <w:r w:rsidRPr="009063BE">
        <w:rPr>
          <w:rFonts w:ascii="宋体" w:eastAsia="宋体" w:hAnsi="宋体" w:cs="宋体" w:hint="eastAsia"/>
          <w:color w:val="000000"/>
          <w:kern w:val="0"/>
          <w:sz w:val="18"/>
          <w:szCs w:val="18"/>
        </w:rPr>
        <w:t xml:space="preserve">= </w:t>
      </w:r>
      <w:r w:rsidRPr="009063BE">
        <w:rPr>
          <w:rFonts w:ascii="宋体" w:eastAsia="宋体" w:hAnsi="宋体" w:cs="宋体" w:hint="eastAsia"/>
          <w:b/>
          <w:bCs/>
          <w:color w:val="008000"/>
          <w:kern w:val="0"/>
          <w:sz w:val="18"/>
          <w:szCs w:val="18"/>
        </w:rPr>
        <w:t>登陆成功！</w:t>
      </w:r>
    </w:p>
    <w:p w:rsidR="00F77625" w:rsidRDefault="00F77625" w:rsidP="004C4E60">
      <w:pPr>
        <w:pStyle w:val="2"/>
      </w:pPr>
      <w:r>
        <w:rPr>
          <w:rFonts w:hint="eastAsia"/>
        </w:rPr>
        <w:t xml:space="preserve"> </w:t>
      </w:r>
      <w:bookmarkStart w:id="1504" w:name="_Toc528832595"/>
      <w:r>
        <w:rPr>
          <w:rFonts w:hint="eastAsia"/>
        </w:rPr>
        <w:t>控制器</w:t>
      </w:r>
      <w:bookmarkEnd w:id="1504"/>
    </w:p>
    <w:p w:rsidR="00D33D1C" w:rsidRDefault="00D33D1C" w:rsidP="004C4E60">
      <w:pPr>
        <w:pStyle w:val="3"/>
        <w:rPr>
          <w:ins w:id="1505" w:author="Jamson" w:date="2018-11-01T10:38:00Z"/>
        </w:rPr>
      </w:pPr>
      <w:bookmarkStart w:id="1506" w:name="_Toc528832596"/>
      <w:ins w:id="1507" w:author="Jamson" w:date="2018-11-01T10:37:00Z">
        <w:r>
          <w:rPr>
            <w:rFonts w:hint="eastAsia"/>
          </w:rPr>
          <w:t>添加主类</w:t>
        </w:r>
      </w:ins>
      <w:bookmarkEnd w:id="1506"/>
    </w:p>
    <w:p w:rsidR="00B16886" w:rsidRPr="00B16886" w:rsidRDefault="00B16886" w:rsidP="00B16886">
      <w:pPr>
        <w:rPr>
          <w:ins w:id="1508" w:author="Jamson" w:date="2018-11-01T10:37:00Z"/>
          <w:rFonts w:hint="eastAsia"/>
          <w:rPrChange w:id="1509" w:author="Jamson" w:date="2018-11-01T10:38:00Z">
            <w:rPr>
              <w:ins w:id="1510" w:author="Jamson" w:date="2018-11-01T10:37:00Z"/>
            </w:rPr>
          </w:rPrChange>
        </w:rPr>
        <w:pPrChange w:id="1511" w:author="Jamson" w:date="2018-11-01T10:38:00Z">
          <w:pPr>
            <w:pStyle w:val="3"/>
          </w:pPr>
        </w:pPrChange>
      </w:pPr>
      <w:ins w:id="1512" w:author="Jamson" w:date="2018-11-01T10:38:00Z">
        <w:r>
          <w:rPr>
            <w:rFonts w:hint="eastAsia"/>
          </w:rPr>
          <w:t>注意：请将主类的这两个文件放</w:t>
        </w:r>
      </w:ins>
      <w:ins w:id="1513" w:author="Jamson" w:date="2018-11-01T10:39:00Z">
        <w:r>
          <w:rPr>
            <w:rFonts w:hint="eastAsia"/>
          </w:rPr>
          <w:t>在</w:t>
        </w:r>
        <w:r>
          <w:t>com.ecmp</w:t>
        </w:r>
        <w:r>
          <w:rPr>
            <w:rFonts w:hint="eastAsia"/>
          </w:rPr>
          <w:t>这个包路径下。</w:t>
        </w:r>
      </w:ins>
    </w:p>
    <w:p w:rsidR="00D33D1C" w:rsidRDefault="00D33D1C" w:rsidP="00D33D1C">
      <w:pPr>
        <w:pStyle w:val="3"/>
        <w:rPr>
          <w:ins w:id="1514" w:author="Jamson" w:date="2018-11-01T10:37:00Z"/>
        </w:rPr>
      </w:pPr>
      <w:bookmarkStart w:id="1515" w:name="_Toc528832597"/>
      <w:ins w:id="1516" w:author="Jamson" w:date="2018-11-01T10:37:00Z">
        <w:r>
          <w:t>J</w:t>
        </w:r>
        <w:r>
          <w:rPr>
            <w:rFonts w:hint="eastAsia"/>
          </w:rPr>
          <w:t>ar包方式启动</w:t>
        </w:r>
        <w:bookmarkEnd w:id="1515"/>
      </w:ins>
    </w:p>
    <w:p w:rsidR="00D33D1C" w:rsidRDefault="00D33D1C" w:rsidP="00D33D1C">
      <w:pPr>
        <w:pStyle w:val="HTML"/>
        <w:shd w:val="clear" w:color="auto" w:fill="D8FFDD"/>
        <w:rPr>
          <w:ins w:id="1517" w:author="Jamson" w:date="2018-11-01T10:37:00Z"/>
          <w:color w:val="808000"/>
          <w:sz w:val="21"/>
          <w:szCs w:val="21"/>
        </w:rPr>
      </w:pPr>
      <w:ins w:id="1518" w:author="Jamson" w:date="2018-11-01T10:37:00Z">
        <w:r>
          <w:rPr>
            <w:rFonts w:hint="eastAsia"/>
            <w:color w:val="808000"/>
            <w:sz w:val="21"/>
            <w:szCs w:val="21"/>
          </w:rPr>
          <w:t>@SpringBootApplication</w:t>
        </w:r>
      </w:ins>
    </w:p>
    <w:p w:rsidR="00D33D1C" w:rsidRDefault="00D33D1C" w:rsidP="00D33D1C">
      <w:pPr>
        <w:pStyle w:val="HTML"/>
        <w:shd w:val="clear" w:color="auto" w:fill="D8FFDD"/>
        <w:rPr>
          <w:ins w:id="1519" w:author="Jamson" w:date="2018-11-01T10:37:00Z"/>
          <w:color w:val="000000"/>
          <w:sz w:val="21"/>
          <w:szCs w:val="21"/>
        </w:rPr>
      </w:pPr>
      <w:ins w:id="1520" w:author="Jamson" w:date="2018-11-01T10:37:00Z">
        <w:r>
          <w:rPr>
            <w:color w:val="808000"/>
            <w:sz w:val="21"/>
            <w:szCs w:val="21"/>
          </w:rPr>
          <w:t>//</w:t>
        </w:r>
        <w:r>
          <w:rPr>
            <w:rFonts w:hint="eastAsia"/>
            <w:color w:val="808000"/>
            <w:sz w:val="21"/>
            <w:szCs w:val="21"/>
          </w:rPr>
          <w:t>类名自定义</w:t>
        </w:r>
        <w:r>
          <w:rPr>
            <w:rFonts w:hint="eastAsia"/>
            <w:color w:val="808000"/>
            <w:sz w:val="21"/>
            <w:szCs w:val="21"/>
          </w:rPr>
          <w:br/>
        </w:r>
        <w:r>
          <w:rPr>
            <w:rFonts w:hint="eastAsia"/>
            <w:b/>
            <w:bCs/>
            <w:color w:val="000080"/>
            <w:sz w:val="21"/>
            <w:szCs w:val="21"/>
          </w:rPr>
          <w:t xml:space="preserve">public class </w:t>
        </w:r>
      </w:ins>
      <w:ins w:id="1521" w:author="Jamson" w:date="2018-11-01T10:38:00Z">
        <w:r>
          <w:rPr>
            <w:rFonts w:hint="eastAsia"/>
            <w:color w:val="000000"/>
            <w:sz w:val="21"/>
            <w:szCs w:val="21"/>
          </w:rPr>
          <w:t>Web</w:t>
        </w:r>
      </w:ins>
      <w:ins w:id="1522" w:author="Jamson" w:date="2018-11-01T10:37:00Z">
        <w:r>
          <w:rPr>
            <w:rFonts w:hint="eastAsia"/>
            <w:color w:val="000000"/>
            <w:sz w:val="21"/>
            <w:szCs w:val="21"/>
          </w:rPr>
          <w:t>Application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static void </w:t>
        </w:r>
        <w:r>
          <w:rPr>
            <w:rFonts w:hint="eastAsia"/>
            <w:color w:val="000000"/>
            <w:sz w:val="21"/>
            <w:szCs w:val="21"/>
          </w:rPr>
          <w:t>main(String[] args) {</w:t>
        </w:r>
        <w:r>
          <w:rPr>
            <w:rFonts w:hint="eastAsia"/>
            <w:color w:val="000000"/>
            <w:sz w:val="21"/>
            <w:szCs w:val="21"/>
          </w:rPr>
          <w:br/>
        </w:r>
        <w:r>
          <w:rPr>
            <w:rFonts w:hint="eastAsia"/>
            <w:color w:val="000000"/>
            <w:sz w:val="21"/>
            <w:szCs w:val="21"/>
          </w:rPr>
          <w:lastRenderedPageBreak/>
          <w:t xml:space="preserve">        SpringApplication.</w:t>
        </w:r>
        <w:r>
          <w:rPr>
            <w:rFonts w:hint="eastAsia"/>
            <w:i/>
            <w:iCs/>
            <w:color w:val="000000"/>
            <w:sz w:val="21"/>
            <w:szCs w:val="21"/>
          </w:rPr>
          <w:t>run</w:t>
        </w:r>
        <w:r>
          <w:rPr>
            <w:rFonts w:hint="eastAsia"/>
            <w:color w:val="000000"/>
            <w:sz w:val="21"/>
            <w:szCs w:val="21"/>
          </w:rPr>
          <w:t>(</w:t>
        </w:r>
      </w:ins>
      <w:ins w:id="1523" w:author="Jamson" w:date="2018-11-01T10:38:00Z">
        <w:r>
          <w:rPr>
            <w:rFonts w:hint="eastAsia"/>
            <w:color w:val="000000"/>
            <w:sz w:val="21"/>
            <w:szCs w:val="21"/>
          </w:rPr>
          <w:t>WebApplication</w:t>
        </w:r>
      </w:ins>
      <w:ins w:id="1524" w:author="Jamson" w:date="2018-11-01T10:37:00Z">
        <w:r>
          <w:rPr>
            <w:rFonts w:hint="eastAsia"/>
            <w:color w:val="000000"/>
            <w:sz w:val="21"/>
            <w:szCs w:val="21"/>
          </w:rPr>
          <w:t>.</w:t>
        </w:r>
        <w:r>
          <w:rPr>
            <w:rFonts w:hint="eastAsia"/>
            <w:b/>
            <w:bCs/>
            <w:color w:val="000080"/>
            <w:sz w:val="21"/>
            <w:szCs w:val="21"/>
          </w:rPr>
          <w:t>class</w:t>
        </w:r>
        <w:r>
          <w:rPr>
            <w:rFonts w:hint="eastAsia"/>
            <w:color w:val="000000"/>
            <w:sz w:val="21"/>
            <w:szCs w:val="21"/>
          </w:rPr>
          <w:t>, args);</w:t>
        </w:r>
        <w:r>
          <w:rPr>
            <w:rFonts w:hint="eastAsia"/>
            <w:color w:val="000000"/>
            <w:sz w:val="21"/>
            <w:szCs w:val="21"/>
          </w:rPr>
          <w:br/>
          <w:t xml:space="preserve">    }</w:t>
        </w:r>
        <w:r>
          <w:rPr>
            <w:rFonts w:hint="eastAsia"/>
            <w:color w:val="000000"/>
            <w:sz w:val="21"/>
            <w:szCs w:val="21"/>
          </w:rPr>
          <w:br/>
          <w:t>}</w:t>
        </w:r>
      </w:ins>
    </w:p>
    <w:p w:rsidR="00D33D1C" w:rsidRDefault="00D33D1C" w:rsidP="00D33D1C">
      <w:pPr>
        <w:pStyle w:val="3"/>
        <w:rPr>
          <w:ins w:id="1525" w:author="Jamson" w:date="2018-11-01T10:37:00Z"/>
        </w:rPr>
      </w:pPr>
      <w:bookmarkStart w:id="1526" w:name="_Toc528832598"/>
      <w:ins w:id="1527" w:author="Jamson" w:date="2018-11-01T10:37:00Z">
        <w:r>
          <w:rPr>
            <w:rFonts w:hint="eastAsia"/>
          </w:rPr>
          <w:t>W</w:t>
        </w:r>
        <w:r>
          <w:t>ar</w:t>
        </w:r>
        <w:r>
          <w:rPr>
            <w:rFonts w:hint="eastAsia"/>
          </w:rPr>
          <w:t>包方式启动</w:t>
        </w:r>
        <w:bookmarkEnd w:id="1526"/>
      </w:ins>
    </w:p>
    <w:p w:rsidR="00D33D1C" w:rsidRDefault="00D33D1C" w:rsidP="00D33D1C">
      <w:pPr>
        <w:pStyle w:val="HTML"/>
        <w:shd w:val="clear" w:color="auto" w:fill="D8FFDD"/>
        <w:rPr>
          <w:ins w:id="1528" w:author="Jamson" w:date="2018-11-01T10:37:00Z"/>
          <w:b/>
          <w:bCs/>
          <w:color w:val="000080"/>
          <w:sz w:val="21"/>
          <w:szCs w:val="21"/>
        </w:rPr>
      </w:pPr>
      <w:ins w:id="1529" w:author="Jamson" w:date="2018-11-01T10:37:00Z">
        <w:r>
          <w:rPr>
            <w:rFonts w:hint="eastAsia"/>
            <w:b/>
            <w:bCs/>
            <w:color w:val="000080"/>
            <w:sz w:val="21"/>
            <w:szCs w:val="21"/>
          </w:rPr>
          <w:t>/</w:t>
        </w:r>
        <w:r>
          <w:rPr>
            <w:b/>
            <w:bCs/>
            <w:color w:val="000080"/>
            <w:sz w:val="21"/>
            <w:szCs w:val="21"/>
          </w:rPr>
          <w:t>/</w:t>
        </w:r>
        <w:r>
          <w:rPr>
            <w:rFonts w:hint="eastAsia"/>
            <w:b/>
            <w:bCs/>
            <w:color w:val="000080"/>
            <w:sz w:val="21"/>
            <w:szCs w:val="21"/>
          </w:rPr>
          <w:t>类名自定义</w:t>
        </w:r>
      </w:ins>
    </w:p>
    <w:p w:rsidR="00D33D1C" w:rsidRDefault="00D33D1C" w:rsidP="00D33D1C">
      <w:pPr>
        <w:pStyle w:val="HTML"/>
        <w:shd w:val="clear" w:color="auto" w:fill="D8FFDD"/>
        <w:rPr>
          <w:ins w:id="1530" w:author="Jamson" w:date="2018-11-01T10:37:00Z"/>
          <w:color w:val="000000"/>
          <w:sz w:val="21"/>
          <w:szCs w:val="21"/>
        </w:rPr>
      </w:pPr>
      <w:ins w:id="1531" w:author="Jamson" w:date="2018-11-01T10:37:00Z">
        <w:r>
          <w:rPr>
            <w:rFonts w:hint="eastAsia"/>
            <w:b/>
            <w:bCs/>
            <w:color w:val="000080"/>
            <w:sz w:val="21"/>
            <w:szCs w:val="21"/>
          </w:rPr>
          <w:t xml:space="preserve">public class </w:t>
        </w:r>
      </w:ins>
      <w:ins w:id="1532" w:author="Jamson" w:date="2018-11-01T10:38:00Z">
        <w:r>
          <w:rPr>
            <w:color w:val="000000"/>
            <w:sz w:val="21"/>
            <w:szCs w:val="21"/>
          </w:rPr>
          <w:t>Web</w:t>
        </w:r>
      </w:ins>
      <w:ins w:id="1533" w:author="Jamson" w:date="2018-11-01T10:37:00Z">
        <w:r>
          <w:rPr>
            <w:rFonts w:hint="eastAsia"/>
            <w:color w:val="000000"/>
            <w:sz w:val="21"/>
            <w:szCs w:val="21"/>
          </w:rPr>
          <w:t xml:space="preserve">Servlet </w:t>
        </w:r>
        <w:r>
          <w:rPr>
            <w:rFonts w:hint="eastAsia"/>
            <w:b/>
            <w:bCs/>
            <w:color w:val="000080"/>
            <w:sz w:val="21"/>
            <w:szCs w:val="21"/>
          </w:rPr>
          <w:t xml:space="preserve">extends </w:t>
        </w:r>
        <w:r>
          <w:rPr>
            <w:rFonts w:hint="eastAsia"/>
            <w:color w:val="000000"/>
            <w:sz w:val="21"/>
            <w:szCs w:val="21"/>
          </w:rPr>
          <w:t>SpringBootServletInitializer {</w:t>
        </w:r>
        <w:r>
          <w:rPr>
            <w:rFonts w:hint="eastAsia"/>
            <w:i/>
            <w:iCs/>
            <w:color w:val="80808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SpringApplicationBuilder configure(SpringApplicationBuilder builder)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builder.sources(</w:t>
        </w:r>
      </w:ins>
      <w:ins w:id="1534" w:author="Jamson" w:date="2018-11-01T10:38:00Z">
        <w:r>
          <w:rPr>
            <w:rFonts w:hint="eastAsia"/>
            <w:color w:val="000000"/>
            <w:sz w:val="21"/>
            <w:szCs w:val="21"/>
          </w:rPr>
          <w:t>WebApplication</w:t>
        </w:r>
      </w:ins>
      <w:ins w:id="1535" w:author="Jamson" w:date="2018-11-01T10:37:00Z">
        <w:r>
          <w:rPr>
            <w:rFonts w:hint="eastAsia"/>
            <w:color w:val="000000"/>
            <w:sz w:val="21"/>
            <w:szCs w:val="21"/>
          </w:rPr>
          <w:t>.</w:t>
        </w:r>
        <w:r>
          <w:rPr>
            <w:rFonts w:hint="eastAsia"/>
            <w:b/>
            <w:bCs/>
            <w:color w:val="000080"/>
            <w:sz w:val="21"/>
            <w:szCs w:val="21"/>
          </w:rPr>
          <w:t>class</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ins>
    </w:p>
    <w:p w:rsidR="00D33D1C" w:rsidRPr="00D33D1C" w:rsidRDefault="00D33D1C" w:rsidP="00D33D1C">
      <w:pPr>
        <w:rPr>
          <w:ins w:id="1536" w:author="Jamson" w:date="2018-11-01T10:37:00Z"/>
          <w:rFonts w:hint="eastAsia"/>
          <w:rPrChange w:id="1537" w:author="Jamson" w:date="2018-11-01T10:37:00Z">
            <w:rPr>
              <w:ins w:id="1538" w:author="Jamson" w:date="2018-11-01T10:37:00Z"/>
            </w:rPr>
          </w:rPrChange>
        </w:rPr>
        <w:pPrChange w:id="1539" w:author="Jamson" w:date="2018-11-01T10:37:00Z">
          <w:pPr>
            <w:pStyle w:val="3"/>
          </w:pPr>
        </w:pPrChange>
      </w:pPr>
    </w:p>
    <w:p w:rsidR="00F77625" w:rsidRDefault="00D33D1C" w:rsidP="004C4E60">
      <w:pPr>
        <w:pStyle w:val="3"/>
      </w:pPr>
      <w:bookmarkStart w:id="1540" w:name="_Toc528832599"/>
      <w:r>
        <w:rPr>
          <w:rFonts w:hint="eastAsia"/>
        </w:rPr>
        <w:t>命名</w:t>
      </w:r>
      <w:bookmarkEnd w:id="1540"/>
    </w:p>
    <w:p w:rsidR="00F77625" w:rsidRPr="00B303C7" w:rsidRDefault="00F77625" w:rsidP="00F77625">
      <w:pPr>
        <w:rPr>
          <w:sz w:val="24"/>
          <w:szCs w:val="24"/>
        </w:rPr>
      </w:pPr>
      <w:r w:rsidRPr="00B303C7">
        <w:rPr>
          <w:rFonts w:hint="eastAsia"/>
          <w:sz w:val="24"/>
          <w:szCs w:val="24"/>
        </w:rPr>
        <w:t>命名遵循“实体”+“Controller”的方式，例如实体是</w:t>
      </w:r>
      <w:r w:rsidR="004C4E60">
        <w:rPr>
          <w:sz w:val="24"/>
          <w:szCs w:val="24"/>
        </w:rPr>
        <w:t>Demo</w:t>
      </w:r>
      <w:r w:rsidRPr="00B303C7">
        <w:rPr>
          <w:rFonts w:hint="eastAsia"/>
          <w:sz w:val="24"/>
          <w:szCs w:val="24"/>
        </w:rPr>
        <w:t>，</w:t>
      </w:r>
      <w:r>
        <w:rPr>
          <w:rFonts w:hint="eastAsia"/>
          <w:sz w:val="24"/>
          <w:szCs w:val="24"/>
        </w:rPr>
        <w:t>控制器名称则是</w:t>
      </w:r>
      <w:r w:rsidR="004C4E60">
        <w:rPr>
          <w:sz w:val="24"/>
          <w:szCs w:val="24"/>
        </w:rPr>
        <w:t>Demo</w:t>
      </w:r>
      <w:r>
        <w:rPr>
          <w:rFonts w:hint="eastAsia"/>
          <w:sz w:val="24"/>
          <w:szCs w:val="24"/>
        </w:rPr>
        <w:t>Controller</w:t>
      </w:r>
    </w:p>
    <w:p w:rsidR="00F77625" w:rsidRDefault="00F77625" w:rsidP="004C4E60">
      <w:pPr>
        <w:pStyle w:val="3"/>
      </w:pPr>
      <w:bookmarkStart w:id="1541" w:name="_Toc528832600"/>
      <w:r>
        <w:rPr>
          <w:rFonts w:hint="eastAsia"/>
        </w:rPr>
        <w:t>类注解</w:t>
      </w:r>
      <w:bookmarkEnd w:id="1541"/>
    </w:p>
    <w:p w:rsidR="00F77625" w:rsidRPr="00B107E5" w:rsidRDefault="00F77625" w:rsidP="00F77625">
      <w:pPr>
        <w:rPr>
          <w:sz w:val="24"/>
          <w:szCs w:val="24"/>
        </w:rPr>
      </w:pPr>
      <w:r w:rsidRPr="00B107E5">
        <w:rPr>
          <w:rFonts w:hint="eastAsia"/>
          <w:sz w:val="24"/>
          <w:szCs w:val="24"/>
        </w:rPr>
        <w:t>@Controller</w:t>
      </w:r>
      <w:r w:rsidRPr="00B107E5">
        <w:rPr>
          <w:sz w:val="24"/>
          <w:szCs w:val="24"/>
        </w:rPr>
        <w:t>用于标注控制层组件</w:t>
      </w:r>
    </w:p>
    <w:p w:rsidR="00F77625" w:rsidRDefault="00F77625" w:rsidP="00F77625">
      <w:pPr>
        <w:rPr>
          <w:sz w:val="24"/>
          <w:szCs w:val="24"/>
        </w:rPr>
      </w:pPr>
      <w:r w:rsidRPr="00B303C7">
        <w:rPr>
          <w:rFonts w:hint="eastAsia"/>
          <w:sz w:val="24"/>
          <w:szCs w:val="24"/>
        </w:rPr>
        <w:t>@RequestMapping(</w:t>
      </w:r>
      <w:r w:rsidRPr="00B303C7">
        <w:rPr>
          <w:sz w:val="24"/>
          <w:szCs w:val="24"/>
        </w:rPr>
        <w:t>“/demo”</w:t>
      </w:r>
      <w:r w:rsidRPr="00B303C7">
        <w:rPr>
          <w:rFonts w:hint="eastAsia"/>
          <w:sz w:val="24"/>
          <w:szCs w:val="24"/>
        </w:rPr>
        <w:t>)表示该Controller的相对地址</w:t>
      </w:r>
    </w:p>
    <w:p w:rsidR="004C4E60" w:rsidRDefault="004C4E60" w:rsidP="004C4E60">
      <w:pPr>
        <w:pStyle w:val="3"/>
      </w:pPr>
      <w:bookmarkStart w:id="1542" w:name="_Toc528832601"/>
      <w:r>
        <w:rPr>
          <w:rFonts w:hint="eastAsia"/>
        </w:rPr>
        <w:t>继承类</w:t>
      </w:r>
      <w:bookmarkEnd w:id="1542"/>
    </w:p>
    <w:p w:rsidR="004C4E60" w:rsidRDefault="004C4E60" w:rsidP="004C4E60">
      <w:pPr>
        <w:pStyle w:val="HTML"/>
        <w:shd w:val="clear" w:color="auto" w:fill="FFFFFF"/>
        <w:rPr>
          <w:color w:val="000000"/>
          <w:shd w:val="clear" w:color="auto" w:fill="E4E4FF"/>
        </w:rPr>
      </w:pPr>
      <w:r w:rsidRPr="004C4E60">
        <w:rPr>
          <w:rFonts w:hint="eastAsia"/>
          <w:color w:val="000000"/>
          <w:shd w:val="clear" w:color="auto" w:fill="E4E4FF"/>
        </w:rPr>
        <w:t>BaseEntityController</w:t>
      </w:r>
      <w:r w:rsidR="008D4A84">
        <w:rPr>
          <w:rFonts w:hint="eastAsia"/>
          <w:color w:val="000000"/>
          <w:shd w:val="clear" w:color="auto" w:fill="E4E4FF"/>
        </w:rPr>
        <w:t>类包含了对以下几个相对请求地址的处理：</w:t>
      </w:r>
    </w:p>
    <w:p w:rsidR="008D4A84" w:rsidRPr="009E1954" w:rsidRDefault="008D4A84" w:rsidP="008D4A84">
      <w:pPr>
        <w:pStyle w:val="HTML"/>
        <w:numPr>
          <w:ilvl w:val="0"/>
          <w:numId w:val="33"/>
        </w:numPr>
        <w:shd w:val="clear" w:color="auto" w:fill="FFFFFF"/>
        <w:rPr>
          <w:color w:val="000000"/>
        </w:rPr>
      </w:pPr>
      <w:r w:rsidRPr="009E1954">
        <w:rPr>
          <w:rFonts w:hint="eastAsia"/>
          <w:b/>
          <w:bCs/>
          <w:color w:val="008000"/>
        </w:rPr>
        <w:t xml:space="preserve">show：页面展示 </w:t>
      </w:r>
    </w:p>
    <w:p w:rsidR="008D4A84" w:rsidRPr="009E1954" w:rsidRDefault="008D4A84" w:rsidP="008D4A84">
      <w:pPr>
        <w:pStyle w:val="HTML"/>
        <w:numPr>
          <w:ilvl w:val="0"/>
          <w:numId w:val="33"/>
        </w:numPr>
        <w:shd w:val="clear" w:color="auto" w:fill="FFFFFF"/>
        <w:rPr>
          <w:color w:val="000000"/>
        </w:rPr>
      </w:pPr>
      <w:r w:rsidRPr="009E1954">
        <w:rPr>
          <w:rFonts w:hint="eastAsia"/>
          <w:b/>
          <w:bCs/>
          <w:color w:val="008000"/>
        </w:rPr>
        <w:t>listAll：查询所有数据</w:t>
      </w:r>
    </w:p>
    <w:p w:rsidR="008D4A84" w:rsidRPr="009E1954" w:rsidRDefault="008D4A84" w:rsidP="008D4A84">
      <w:pPr>
        <w:pStyle w:val="HTML"/>
        <w:numPr>
          <w:ilvl w:val="0"/>
          <w:numId w:val="33"/>
        </w:numPr>
        <w:shd w:val="clear" w:color="auto" w:fill="FFFFFF"/>
        <w:rPr>
          <w:color w:val="000000"/>
        </w:rPr>
      </w:pPr>
      <w:r w:rsidRPr="009E1954">
        <w:rPr>
          <w:rFonts w:hint="eastAsia"/>
          <w:b/>
          <w:bCs/>
          <w:color w:val="008000"/>
        </w:rPr>
        <w:t>listByPage：分页查询</w:t>
      </w:r>
    </w:p>
    <w:p w:rsidR="008D4A84" w:rsidRPr="009E1954" w:rsidRDefault="008D4A84" w:rsidP="008D4A84">
      <w:pPr>
        <w:pStyle w:val="HTML"/>
        <w:numPr>
          <w:ilvl w:val="0"/>
          <w:numId w:val="33"/>
        </w:numPr>
        <w:shd w:val="clear" w:color="auto" w:fill="FFFFFF"/>
        <w:rPr>
          <w:color w:val="000000"/>
        </w:rPr>
      </w:pPr>
      <w:r w:rsidRPr="009E1954">
        <w:rPr>
          <w:rFonts w:hint="eastAsia"/>
          <w:b/>
          <w:bCs/>
          <w:color w:val="008000"/>
        </w:rPr>
        <w:t>save：保存</w:t>
      </w:r>
    </w:p>
    <w:p w:rsidR="008D4A84" w:rsidRPr="009E1954" w:rsidRDefault="008D4A84" w:rsidP="008D4A84">
      <w:pPr>
        <w:pStyle w:val="HTML"/>
        <w:numPr>
          <w:ilvl w:val="0"/>
          <w:numId w:val="33"/>
        </w:numPr>
        <w:shd w:val="clear" w:color="auto" w:fill="FFFFFF"/>
        <w:rPr>
          <w:color w:val="000000"/>
        </w:rPr>
      </w:pPr>
      <w:r w:rsidRPr="009E1954">
        <w:rPr>
          <w:rFonts w:hint="eastAsia"/>
          <w:b/>
          <w:bCs/>
          <w:color w:val="008000"/>
          <w:shd w:val="clear" w:color="auto" w:fill="E4E4FF"/>
        </w:rPr>
        <w:t>delete</w:t>
      </w:r>
      <w:r w:rsidR="009E1954" w:rsidRPr="009E1954">
        <w:rPr>
          <w:rFonts w:hint="eastAsia"/>
          <w:b/>
          <w:bCs/>
          <w:color w:val="008000"/>
        </w:rPr>
        <w:t>：删除</w:t>
      </w:r>
    </w:p>
    <w:p w:rsidR="00F77625" w:rsidRDefault="00F77625" w:rsidP="004C4E60">
      <w:pPr>
        <w:pStyle w:val="3"/>
      </w:pPr>
      <w:bookmarkStart w:id="1543" w:name="_Toc528832602"/>
      <w:r>
        <w:rPr>
          <w:rFonts w:hint="eastAsia"/>
        </w:rPr>
        <w:t>方法注解</w:t>
      </w:r>
      <w:bookmarkEnd w:id="1543"/>
    </w:p>
    <w:p w:rsidR="00F77625" w:rsidRDefault="00F77625" w:rsidP="004C4E60">
      <w:pPr>
        <w:pStyle w:val="HTML"/>
        <w:numPr>
          <w:ilvl w:val="0"/>
          <w:numId w:val="32"/>
        </w:numPr>
        <w:shd w:val="clear" w:color="auto" w:fill="FFFFFF"/>
      </w:pPr>
      <w:r w:rsidRPr="00B303C7">
        <w:rPr>
          <w:rFonts w:hint="eastAsia"/>
        </w:rPr>
        <w:t>@</w:t>
      </w:r>
      <w:r>
        <w:rPr>
          <w:rFonts w:hint="eastAsia"/>
        </w:rPr>
        <w:t>RequestMapping(</w:t>
      </w:r>
      <w:r>
        <w:t>value = “</w:t>
      </w:r>
      <w:r w:rsidR="009E1954">
        <w:rPr>
          <w:rFonts w:hint="eastAsia"/>
        </w:rPr>
        <w:t>listAll</w:t>
      </w:r>
      <w:r>
        <w:t>”</w:t>
      </w:r>
      <w:r>
        <w:rPr>
          <w:rFonts w:hint="eastAsia"/>
        </w:rPr>
        <w:t>)</w:t>
      </w:r>
    </w:p>
    <w:p w:rsidR="00F77625" w:rsidRDefault="00F77625" w:rsidP="004C4E60">
      <w:pPr>
        <w:pStyle w:val="HTML"/>
        <w:shd w:val="clear" w:color="auto" w:fill="FFFFFF"/>
        <w:tabs>
          <w:tab w:val="clear" w:pos="916"/>
        </w:tabs>
        <w:ind w:left="360"/>
        <w:rPr>
          <w:color w:val="000000"/>
          <w:shd w:val="clear" w:color="auto" w:fill="E4E4FF"/>
        </w:rPr>
      </w:pPr>
      <w:r>
        <w:rPr>
          <w:rFonts w:hint="eastAsia"/>
        </w:rPr>
        <w:t>表示该方法的请求相对路径</w:t>
      </w:r>
    </w:p>
    <w:p w:rsidR="009E1954" w:rsidRDefault="00F77625" w:rsidP="004C4E60">
      <w:pPr>
        <w:pStyle w:val="HTML"/>
        <w:numPr>
          <w:ilvl w:val="0"/>
          <w:numId w:val="32"/>
        </w:numPr>
        <w:shd w:val="clear" w:color="auto" w:fill="FFFFFF"/>
        <w:rPr>
          <w:color w:val="000000"/>
        </w:rPr>
      </w:pPr>
      <w:r w:rsidRPr="00B303C7">
        <w:rPr>
          <w:rFonts w:hint="eastAsia"/>
          <w:color w:val="000000"/>
        </w:rPr>
        <w:t>@</w:t>
      </w:r>
      <w:r>
        <w:rPr>
          <w:rFonts w:hint="eastAsia"/>
          <w:color w:val="000000"/>
        </w:rPr>
        <w:t>ResponseBody</w:t>
      </w:r>
    </w:p>
    <w:p w:rsidR="00F77625" w:rsidRDefault="00F77625" w:rsidP="009E1954">
      <w:pPr>
        <w:pStyle w:val="HTML"/>
        <w:shd w:val="clear" w:color="auto" w:fill="FFFFFF"/>
        <w:ind w:left="360"/>
        <w:rPr>
          <w:color w:val="000000"/>
        </w:rPr>
      </w:pPr>
      <w:r>
        <w:rPr>
          <w:rFonts w:hint="eastAsia"/>
          <w:color w:val="000000"/>
        </w:rPr>
        <w:lastRenderedPageBreak/>
        <w:t>表示返回Json数据</w:t>
      </w:r>
    </w:p>
    <w:p w:rsidR="00F77625" w:rsidRDefault="00F77625" w:rsidP="009E1954">
      <w:pPr>
        <w:pStyle w:val="3"/>
      </w:pPr>
      <w:bookmarkStart w:id="1544" w:name="_Toc528832603"/>
      <w:r>
        <w:rPr>
          <w:rFonts w:hint="eastAsia"/>
        </w:rPr>
        <w:t>编码实现</w:t>
      </w:r>
      <w:bookmarkEnd w:id="1544"/>
    </w:p>
    <w:p w:rsidR="009E1954" w:rsidRDefault="009E1954" w:rsidP="004D2BE5">
      <w:pPr>
        <w:pStyle w:val="a9"/>
        <w:numPr>
          <w:ilvl w:val="0"/>
          <w:numId w:val="34"/>
        </w:numPr>
      </w:pPr>
      <w:r>
        <w:t xml:space="preserve">都通过ApiClient创建接口代理的方式调用具体的方法，例如使用IDemoService的findAll方法 </w:t>
      </w:r>
    </w:p>
    <w:p w:rsidR="009E1954" w:rsidRDefault="009E1954" w:rsidP="009E1954">
      <w:pPr>
        <w:pStyle w:val="HTML"/>
        <w:rPr>
          <w:rStyle w:val="HTML0"/>
        </w:rPr>
      </w:pPr>
    </w:p>
    <w:p w:rsidR="009E1954" w:rsidRDefault="009E1954" w:rsidP="004D2BE5">
      <w:pPr>
        <w:pStyle w:val="HTML"/>
        <w:ind w:leftChars="200" w:left="420"/>
        <w:rPr>
          <w:rStyle w:val="HTML0"/>
        </w:rPr>
      </w:pPr>
      <w:r>
        <w:rPr>
          <w:rStyle w:val="HTML0"/>
        </w:rPr>
        <w:t>/**</w:t>
      </w:r>
    </w:p>
    <w:p w:rsidR="009E1954" w:rsidRDefault="009E1954" w:rsidP="004D2BE5">
      <w:pPr>
        <w:pStyle w:val="HTML"/>
        <w:ind w:leftChars="200" w:left="420"/>
        <w:rPr>
          <w:rStyle w:val="HTML0"/>
        </w:rPr>
      </w:pPr>
      <w:r>
        <w:rPr>
          <w:rStyle w:val="HTML0"/>
        </w:rPr>
        <w:t xml:space="preserve"> * 查询所有数据</w:t>
      </w:r>
    </w:p>
    <w:p w:rsidR="009E1954" w:rsidRDefault="009E1954" w:rsidP="004D2BE5">
      <w:pPr>
        <w:pStyle w:val="HTML"/>
        <w:ind w:leftChars="200" w:left="420"/>
        <w:rPr>
          <w:rStyle w:val="HTML0"/>
        </w:rPr>
      </w:pPr>
      <w:r>
        <w:rPr>
          <w:rStyle w:val="HTML0"/>
        </w:rPr>
        <w:t xml:space="preserve"> *</w:t>
      </w:r>
    </w:p>
    <w:p w:rsidR="009E1954" w:rsidRDefault="009E1954" w:rsidP="004D2BE5">
      <w:pPr>
        <w:pStyle w:val="HTML"/>
        <w:ind w:leftChars="200" w:left="420"/>
        <w:rPr>
          <w:rStyle w:val="HTML0"/>
        </w:rPr>
      </w:pPr>
      <w:r>
        <w:rPr>
          <w:rStyle w:val="HTML0"/>
        </w:rPr>
        <w:t xml:space="preserve"> * @return 数据清单</w:t>
      </w:r>
    </w:p>
    <w:p w:rsidR="009E1954" w:rsidRDefault="009E1954" w:rsidP="004D2BE5">
      <w:pPr>
        <w:pStyle w:val="HTML"/>
        <w:ind w:leftChars="200" w:left="420"/>
        <w:rPr>
          <w:rStyle w:val="HTML0"/>
        </w:rPr>
      </w:pPr>
      <w:r>
        <w:rPr>
          <w:rStyle w:val="HTML0"/>
        </w:rPr>
        <w:t xml:space="preserve"> */</w:t>
      </w:r>
    </w:p>
    <w:p w:rsidR="009E1954" w:rsidRDefault="009E1954" w:rsidP="004D2BE5">
      <w:pPr>
        <w:pStyle w:val="HTML"/>
        <w:ind w:leftChars="200" w:left="420"/>
        <w:rPr>
          <w:rStyle w:val="HTML0"/>
        </w:rPr>
      </w:pPr>
      <w:r>
        <w:rPr>
          <w:rStyle w:val="HTML0"/>
        </w:rPr>
        <w:t>@RequestMapping(value = "listAll")</w:t>
      </w:r>
    </w:p>
    <w:p w:rsidR="009E1954" w:rsidRDefault="009E1954" w:rsidP="004D2BE5">
      <w:pPr>
        <w:pStyle w:val="HTML"/>
        <w:ind w:leftChars="200" w:left="420"/>
        <w:rPr>
          <w:rStyle w:val="HTML0"/>
        </w:rPr>
      </w:pPr>
      <w:r>
        <w:rPr>
          <w:rStyle w:val="HTML0"/>
        </w:rPr>
        <w:t>@ResponseBody</w:t>
      </w:r>
    </w:p>
    <w:p w:rsidR="009E1954" w:rsidRDefault="009E1954" w:rsidP="004D2BE5">
      <w:pPr>
        <w:pStyle w:val="HTML"/>
        <w:ind w:leftChars="200" w:left="420"/>
        <w:rPr>
          <w:rStyle w:val="HTML0"/>
        </w:rPr>
      </w:pPr>
      <w:r>
        <w:rPr>
          <w:rStyle w:val="HTML0"/>
        </w:rPr>
        <w:t>public List&lt;Demo&gt; listAll() {</w:t>
      </w:r>
    </w:p>
    <w:p w:rsidR="009E1954" w:rsidRDefault="009E1954" w:rsidP="004D2BE5">
      <w:pPr>
        <w:pStyle w:val="HTML"/>
        <w:ind w:leftChars="200" w:left="420"/>
        <w:rPr>
          <w:rStyle w:val="HTML0"/>
        </w:rPr>
      </w:pPr>
      <w:r>
        <w:rPr>
          <w:rStyle w:val="HTML0"/>
        </w:rPr>
        <w:t xml:space="preserve">    IDemoService demoService = ApiClient.createProxy(IDemoService.class);</w:t>
      </w:r>
    </w:p>
    <w:p w:rsidR="009E1954" w:rsidRDefault="009E1954" w:rsidP="004D2BE5">
      <w:pPr>
        <w:pStyle w:val="HTML"/>
        <w:ind w:leftChars="200" w:left="420"/>
        <w:rPr>
          <w:rStyle w:val="HTML0"/>
        </w:rPr>
      </w:pPr>
      <w:r>
        <w:rPr>
          <w:rStyle w:val="HTML0"/>
        </w:rPr>
        <w:t xml:space="preserve">    return demoService.findAll();</w:t>
      </w:r>
    </w:p>
    <w:p w:rsidR="009E1954" w:rsidRDefault="009E1954" w:rsidP="004D2BE5">
      <w:pPr>
        <w:pStyle w:val="HTML"/>
        <w:ind w:leftChars="200" w:left="420"/>
        <w:rPr>
          <w:rStyle w:val="HTML0"/>
        </w:rPr>
      </w:pPr>
      <w:r>
        <w:rPr>
          <w:rStyle w:val="HTML0"/>
        </w:rPr>
        <w:t>}</w:t>
      </w:r>
    </w:p>
    <w:p w:rsidR="009E1954" w:rsidRDefault="009E1954" w:rsidP="009E1954">
      <w:pPr>
        <w:pStyle w:val="HTML"/>
        <w:rPr>
          <w:rStyle w:val="HTML0"/>
        </w:rPr>
      </w:pPr>
    </w:p>
    <w:p w:rsidR="004D2BE5" w:rsidRPr="004D2BE5" w:rsidRDefault="004D2BE5" w:rsidP="004D2BE5">
      <w:pPr>
        <w:pStyle w:val="HTML"/>
        <w:numPr>
          <w:ilvl w:val="0"/>
          <w:numId w:val="34"/>
        </w:numPr>
        <w:shd w:val="clear" w:color="auto" w:fill="FFFFFF"/>
        <w:rPr>
          <w:color w:val="000000"/>
          <w:sz w:val="21"/>
          <w:szCs w:val="21"/>
        </w:rPr>
      </w:pPr>
      <w:r>
        <w:rPr>
          <w:rStyle w:val="HTML0"/>
          <w:rFonts w:hint="eastAsia"/>
        </w:rPr>
        <w:t>若返回非List&lt;</w:t>
      </w:r>
      <w:r>
        <w:rPr>
          <w:rStyle w:val="HTML0"/>
        </w:rPr>
        <w:t>T</w:t>
      </w:r>
      <w:r>
        <w:rPr>
          <w:rStyle w:val="HTML0"/>
          <w:rFonts w:hint="eastAsia"/>
        </w:rPr>
        <w:t>&gt;类型的Json数据，则需要在返回前用</w:t>
      </w:r>
      <w:r w:rsidRPr="004D2BE5">
        <w:rPr>
          <w:rFonts w:hint="eastAsia"/>
          <w:color w:val="000000"/>
          <w:shd w:val="clear" w:color="auto" w:fill="E4E4FF"/>
        </w:rPr>
        <w:t>OperateStatus</w:t>
      </w:r>
      <w:r>
        <w:rPr>
          <w:rFonts w:hint="eastAsia"/>
          <w:color w:val="000000"/>
          <w:shd w:val="clear" w:color="auto" w:fill="E4E4FF"/>
        </w:rPr>
        <w:t>进行构造</w:t>
      </w:r>
    </w:p>
    <w:p w:rsidR="004D2BE5" w:rsidRPr="004D2BE5" w:rsidRDefault="004D2BE5" w:rsidP="004D2BE5">
      <w:pPr>
        <w:pStyle w:val="HTML"/>
        <w:shd w:val="clear" w:color="auto" w:fill="FFFFFF"/>
        <w:ind w:left="360"/>
        <w:rPr>
          <w:rStyle w:val="HTML0"/>
          <w:color w:val="000000"/>
          <w:sz w:val="21"/>
          <w:szCs w:val="21"/>
        </w:rPr>
      </w:pPr>
      <w:r>
        <w:rPr>
          <w:noProof/>
        </w:rPr>
        <w:drawing>
          <wp:inline distT="0" distB="0" distL="0" distR="0" wp14:anchorId="35293B6D" wp14:editId="09D98D82">
            <wp:extent cx="6188710" cy="1259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259840"/>
                    </a:xfrm>
                    <a:prstGeom prst="rect">
                      <a:avLst/>
                    </a:prstGeom>
                  </pic:spPr>
                </pic:pic>
              </a:graphicData>
            </a:graphic>
          </wp:inline>
        </w:drawing>
      </w:r>
    </w:p>
    <w:p w:rsidR="00865A30" w:rsidDel="00865A30" w:rsidRDefault="00F77625" w:rsidP="00865A30">
      <w:pPr>
        <w:pStyle w:val="2"/>
        <w:rPr>
          <w:del w:id="1545" w:author="Jamson" w:date="2018-11-01T10:32:00Z"/>
          <w:rFonts w:hint="eastAsia"/>
        </w:rPr>
        <w:pPrChange w:id="1546" w:author="Jamson" w:date="2018-11-01T10:32:00Z">
          <w:pPr>
            <w:pStyle w:val="3"/>
          </w:pPr>
        </w:pPrChange>
      </w:pPr>
      <w:bookmarkStart w:id="1547" w:name="_Toc528832604"/>
      <w:r>
        <w:rPr>
          <w:rFonts w:hint="eastAsia"/>
        </w:rPr>
        <w:t>Html</w:t>
      </w:r>
      <w:r>
        <w:rPr>
          <w:rFonts w:hint="eastAsia"/>
        </w:rPr>
        <w:t>页面</w:t>
      </w:r>
      <w:bookmarkEnd w:id="1547"/>
    </w:p>
    <w:p w:rsidR="00865A30" w:rsidRPr="00865A30" w:rsidRDefault="00865A30" w:rsidP="00865A30">
      <w:pPr>
        <w:pStyle w:val="2"/>
        <w:rPr>
          <w:ins w:id="1548" w:author="Jamson" w:date="2018-11-01T10:32:00Z"/>
          <w:rFonts w:hint="eastAsia"/>
          <w:rPrChange w:id="1549" w:author="Jamson" w:date="2018-11-01T10:32:00Z">
            <w:rPr>
              <w:ins w:id="1550" w:author="Jamson" w:date="2018-11-01T10:32:00Z"/>
            </w:rPr>
          </w:rPrChange>
        </w:rPr>
        <w:pPrChange w:id="1551" w:author="Jamson" w:date="2018-11-01T10:32:00Z">
          <w:pPr>
            <w:pStyle w:val="2"/>
          </w:pPr>
        </w:pPrChange>
      </w:pPr>
      <w:bookmarkStart w:id="1552" w:name="_Toc528832605"/>
      <w:bookmarkEnd w:id="1552"/>
    </w:p>
    <w:p w:rsidR="00865A30" w:rsidRDefault="00865A30" w:rsidP="00865A30">
      <w:pPr>
        <w:pStyle w:val="3"/>
        <w:rPr>
          <w:ins w:id="1553" w:author="Jamson" w:date="2018-11-01T10:34:00Z"/>
        </w:rPr>
        <w:pPrChange w:id="1554" w:author="Jamson" w:date="2018-11-01T10:34:00Z">
          <w:pPr>
            <w:pStyle w:val="3"/>
          </w:pPr>
        </w:pPrChange>
      </w:pPr>
      <w:bookmarkStart w:id="1555" w:name="_Toc528832606"/>
      <w:ins w:id="1556" w:author="Jamson" w:date="2018-11-01T10:32:00Z">
        <w:r>
          <w:rPr>
            <w:rFonts w:hint="eastAsia"/>
          </w:rPr>
          <w:t>文件存放路径</w:t>
        </w:r>
      </w:ins>
      <w:bookmarkEnd w:id="1555"/>
    </w:p>
    <w:p w:rsidR="00865A30" w:rsidRDefault="00865A30" w:rsidP="00865A30">
      <w:pPr>
        <w:pStyle w:val="4"/>
        <w:rPr>
          <w:ins w:id="1557" w:author="Jamson" w:date="2018-11-01T10:35:00Z"/>
        </w:rPr>
        <w:pPrChange w:id="1558" w:author="Jamson" w:date="2018-11-01T10:35:00Z">
          <w:pPr>
            <w:pStyle w:val="3"/>
          </w:pPr>
        </w:pPrChange>
      </w:pPr>
      <w:ins w:id="1559" w:author="Jamson" w:date="2018-11-01T10:35:00Z">
        <w:r>
          <w:rPr>
            <w:rFonts w:hint="eastAsia"/>
          </w:rPr>
          <w:t>H</w:t>
        </w:r>
        <w:r>
          <w:t>TML</w:t>
        </w:r>
        <w:r>
          <w:rPr>
            <w:rFonts w:hint="eastAsia"/>
          </w:rPr>
          <w:t>文件</w:t>
        </w:r>
      </w:ins>
    </w:p>
    <w:p w:rsidR="00865A30" w:rsidRDefault="00865A30" w:rsidP="00865A30">
      <w:pPr>
        <w:rPr>
          <w:ins w:id="1560" w:author="Jamson" w:date="2018-11-01T10:35:00Z"/>
        </w:rPr>
        <w:pPrChange w:id="1561" w:author="Jamson" w:date="2018-11-01T10:35:00Z">
          <w:pPr>
            <w:pStyle w:val="3"/>
          </w:pPr>
        </w:pPrChange>
      </w:pPr>
      <w:ins w:id="1562" w:author="Jamson" w:date="2018-11-01T10:32:00Z">
        <w:r>
          <w:rPr>
            <w:rFonts w:hint="eastAsia"/>
          </w:rPr>
          <w:t>在res</w:t>
        </w:r>
        <w:r>
          <w:t>ources</w:t>
        </w:r>
      </w:ins>
      <w:ins w:id="1563" w:author="Jamson" w:date="2018-11-01T10:33:00Z">
        <w:r>
          <w:rPr>
            <w:rFonts w:hint="eastAsia"/>
          </w:rPr>
          <w:t>里面创建文件夹v</w:t>
        </w:r>
        <w:r>
          <w:t>iews，</w:t>
        </w:r>
        <w:r>
          <w:rPr>
            <w:rFonts w:hint="eastAsia"/>
          </w:rPr>
          <w:t>所有h</w:t>
        </w:r>
        <w:r>
          <w:t>tml</w:t>
        </w:r>
        <w:r>
          <w:rPr>
            <w:rFonts w:hint="eastAsia"/>
          </w:rPr>
          <w:t>文件都放在这个文件里面，可以自行对h</w:t>
        </w:r>
        <w:r>
          <w:t>tml</w:t>
        </w:r>
        <w:r>
          <w:rPr>
            <w:rFonts w:hint="eastAsia"/>
          </w:rPr>
          <w:t>文件进行分组。</w:t>
        </w:r>
      </w:ins>
    </w:p>
    <w:p w:rsidR="00865A30" w:rsidRDefault="00865A30" w:rsidP="00865A30">
      <w:pPr>
        <w:pStyle w:val="4"/>
        <w:rPr>
          <w:ins w:id="1564" w:author="Jamson" w:date="2018-11-01T10:35:00Z"/>
        </w:rPr>
        <w:pPrChange w:id="1565" w:author="Jamson" w:date="2018-11-01T10:35:00Z">
          <w:pPr>
            <w:pStyle w:val="3"/>
          </w:pPr>
        </w:pPrChange>
      </w:pPr>
      <w:ins w:id="1566" w:author="Jamson" w:date="2018-11-01T10:35:00Z">
        <w:r>
          <w:rPr>
            <w:rFonts w:hint="eastAsia"/>
          </w:rPr>
          <w:t>J</w:t>
        </w:r>
        <w:r>
          <w:t>S</w:t>
        </w:r>
        <w:r>
          <w:t>、</w:t>
        </w:r>
        <w:r>
          <w:rPr>
            <w:rFonts w:hint="eastAsia"/>
          </w:rPr>
          <w:t>C</w:t>
        </w:r>
        <w:r>
          <w:t>SS</w:t>
        </w:r>
        <w:r>
          <w:rPr>
            <w:rFonts w:hint="eastAsia"/>
          </w:rPr>
          <w:t>等其他文件</w:t>
        </w:r>
      </w:ins>
    </w:p>
    <w:p w:rsidR="00865A30" w:rsidRPr="00865A30" w:rsidRDefault="00865A30" w:rsidP="00865A30">
      <w:pPr>
        <w:rPr>
          <w:ins w:id="1567" w:author="Jamson" w:date="2018-11-01T10:32:00Z"/>
          <w:rFonts w:hint="eastAsia"/>
          <w:rPrChange w:id="1568" w:author="Jamson" w:date="2018-11-01T10:35:00Z">
            <w:rPr>
              <w:ins w:id="1569" w:author="Jamson" w:date="2018-11-01T10:32:00Z"/>
            </w:rPr>
          </w:rPrChange>
        </w:rPr>
        <w:pPrChange w:id="1570" w:author="Jamson" w:date="2018-11-01T10:35:00Z">
          <w:pPr>
            <w:pStyle w:val="3"/>
          </w:pPr>
        </w:pPrChange>
      </w:pPr>
      <w:ins w:id="1571" w:author="Jamson" w:date="2018-11-01T10:35:00Z">
        <w:r>
          <w:rPr>
            <w:rFonts w:hint="eastAsia"/>
          </w:rPr>
          <w:t>在res</w:t>
        </w:r>
        <w:r>
          <w:t>ources</w:t>
        </w:r>
        <w:r>
          <w:rPr>
            <w:rFonts w:hint="eastAsia"/>
          </w:rPr>
          <w:t>里面创建文件夹</w:t>
        </w:r>
        <w:r>
          <w:t>META-INF，</w:t>
        </w:r>
        <w:r>
          <w:rPr>
            <w:rFonts w:hint="eastAsia"/>
          </w:rPr>
          <w:t>在M</w:t>
        </w:r>
        <w:r>
          <w:t>ETA-INF</w:t>
        </w:r>
        <w:r>
          <w:rPr>
            <w:rFonts w:hint="eastAsia"/>
          </w:rPr>
          <w:t>内创建r</w:t>
        </w:r>
      </w:ins>
      <w:ins w:id="1572" w:author="Jamson" w:date="2018-11-01T10:36:00Z">
        <w:r>
          <w:t>esources</w:t>
        </w:r>
        <w:r>
          <w:rPr>
            <w:rFonts w:hint="eastAsia"/>
          </w:rPr>
          <w:t>文件夹</w:t>
        </w:r>
      </w:ins>
      <w:ins w:id="1573" w:author="Jamson" w:date="2018-11-01T10:35:00Z">
        <w:r>
          <w:t>，</w:t>
        </w:r>
        <w:r>
          <w:rPr>
            <w:rFonts w:hint="eastAsia"/>
          </w:rPr>
          <w:t>所有</w:t>
        </w:r>
      </w:ins>
      <w:ins w:id="1574" w:author="Jamson" w:date="2018-11-01T10:36:00Z">
        <w:r>
          <w:rPr>
            <w:rFonts w:hint="eastAsia"/>
          </w:rPr>
          <w:t>j</w:t>
        </w:r>
        <w:r>
          <w:t>s，</w:t>
        </w:r>
        <w:r>
          <w:rPr>
            <w:rFonts w:hint="eastAsia"/>
          </w:rPr>
          <w:t>css</w:t>
        </w:r>
      </w:ins>
      <w:ins w:id="1575" w:author="Jamson" w:date="2018-11-01T10:35:00Z">
        <w:r>
          <w:rPr>
            <w:rFonts w:hint="eastAsia"/>
          </w:rPr>
          <w:t>文件都放在</w:t>
        </w:r>
        <w:r>
          <w:rPr>
            <w:rFonts w:hint="eastAsia"/>
          </w:rPr>
          <w:lastRenderedPageBreak/>
          <w:t>这个文件里面，可以自行对</w:t>
        </w:r>
      </w:ins>
      <w:ins w:id="1576" w:author="Jamson" w:date="2018-11-01T10:36:00Z">
        <w:r>
          <w:t>js,css</w:t>
        </w:r>
      </w:ins>
      <w:ins w:id="1577" w:author="Jamson" w:date="2018-11-01T10:35:00Z">
        <w:r>
          <w:rPr>
            <w:rFonts w:hint="eastAsia"/>
          </w:rPr>
          <w:t>文件进行分组。</w:t>
        </w:r>
      </w:ins>
    </w:p>
    <w:p w:rsidR="00F77625" w:rsidRDefault="00F77625" w:rsidP="004D2BE5">
      <w:pPr>
        <w:pStyle w:val="3"/>
      </w:pPr>
      <w:bookmarkStart w:id="1578" w:name="_Toc528832607"/>
      <w:r>
        <w:rPr>
          <w:rFonts w:hint="eastAsia"/>
        </w:rPr>
        <w:t>页面命名</w:t>
      </w:r>
      <w:bookmarkEnd w:id="1578"/>
    </w:p>
    <w:p w:rsidR="00F77625" w:rsidRPr="008F2221" w:rsidRDefault="00F77625" w:rsidP="006B48A2">
      <w:pPr>
        <w:pStyle w:val="a8"/>
        <w:numPr>
          <w:ilvl w:val="0"/>
          <w:numId w:val="4"/>
        </w:numPr>
        <w:ind w:firstLineChars="0"/>
        <w:rPr>
          <w:sz w:val="24"/>
          <w:szCs w:val="24"/>
        </w:rPr>
      </w:pPr>
      <w:r w:rsidRPr="008F2221">
        <w:rPr>
          <w:rFonts w:hint="eastAsia"/>
          <w:sz w:val="24"/>
          <w:szCs w:val="24"/>
        </w:rPr>
        <w:t>html、css、js文件命名均按照“实体名”+View的方式命名，例如：实体是</w:t>
      </w:r>
      <w:r>
        <w:rPr>
          <w:rFonts w:hint="eastAsia"/>
          <w:sz w:val="24"/>
          <w:szCs w:val="24"/>
        </w:rPr>
        <w:t>General</w:t>
      </w:r>
      <w:r w:rsidRPr="008F2221">
        <w:rPr>
          <w:rFonts w:hint="eastAsia"/>
          <w:sz w:val="24"/>
          <w:szCs w:val="24"/>
        </w:rPr>
        <w:t>，html文件则是</w:t>
      </w:r>
      <w:r>
        <w:rPr>
          <w:rFonts w:hint="eastAsia"/>
          <w:sz w:val="24"/>
          <w:szCs w:val="24"/>
        </w:rPr>
        <w:t>General</w:t>
      </w:r>
      <w:r w:rsidRPr="008F2221">
        <w:rPr>
          <w:rFonts w:hint="eastAsia"/>
          <w:sz w:val="24"/>
          <w:szCs w:val="24"/>
        </w:rPr>
        <w:t>View.html</w:t>
      </w:r>
    </w:p>
    <w:p w:rsidR="00F77625" w:rsidRPr="008F2221" w:rsidRDefault="00F77625" w:rsidP="006B48A2">
      <w:pPr>
        <w:pStyle w:val="a8"/>
        <w:numPr>
          <w:ilvl w:val="0"/>
          <w:numId w:val="4"/>
        </w:numPr>
        <w:ind w:firstLineChars="0"/>
        <w:rPr>
          <w:sz w:val="24"/>
          <w:szCs w:val="24"/>
        </w:rPr>
      </w:pPr>
      <w:r w:rsidRPr="008F2221">
        <w:rPr>
          <w:rFonts w:hint="eastAsia"/>
          <w:sz w:val="24"/>
          <w:szCs w:val="24"/>
        </w:rPr>
        <w:t>多语言统一为lang_zh_CN</w:t>
      </w:r>
      <w:r w:rsidRPr="008F2221">
        <w:rPr>
          <w:sz w:val="24"/>
          <w:szCs w:val="24"/>
        </w:rPr>
        <w:t>.js</w:t>
      </w:r>
    </w:p>
    <w:p w:rsidR="00F77625" w:rsidRDefault="00F77625" w:rsidP="004D2BE5">
      <w:pPr>
        <w:pStyle w:val="3"/>
      </w:pPr>
      <w:bookmarkStart w:id="1579" w:name="_Toc528832608"/>
      <w:r>
        <w:rPr>
          <w:rFonts w:hint="eastAsia"/>
        </w:rPr>
        <w:t>页面格式</w:t>
      </w:r>
      <w:bookmarkEnd w:id="1579"/>
    </w:p>
    <w:p w:rsidR="00F77625" w:rsidRPr="003349C4" w:rsidRDefault="00F77625" w:rsidP="00F776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349C4">
        <w:rPr>
          <w:rFonts w:ascii="宋体" w:eastAsia="宋体" w:hAnsi="宋体" w:cs="宋体" w:hint="eastAsia"/>
          <w:color w:val="000000"/>
          <w:kern w:val="0"/>
          <w:sz w:val="24"/>
          <w:szCs w:val="24"/>
          <w:shd w:val="clear" w:color="auto" w:fill="EFEFEF"/>
        </w:rPr>
        <w:t xml:space="preserve">&lt;!DOCTYPE </w:t>
      </w:r>
      <w:r w:rsidRPr="003349C4">
        <w:rPr>
          <w:rFonts w:ascii="宋体" w:eastAsia="宋体" w:hAnsi="宋体" w:cs="宋体" w:hint="eastAsia"/>
          <w:b/>
          <w:bCs/>
          <w:color w:val="0000FF"/>
          <w:kern w:val="0"/>
          <w:sz w:val="24"/>
          <w:szCs w:val="24"/>
          <w:shd w:val="clear" w:color="auto" w:fill="EFEFEF"/>
        </w:rPr>
        <w:t>html</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html </w:t>
      </w:r>
      <w:r w:rsidRPr="003349C4">
        <w:rPr>
          <w:rFonts w:ascii="宋体" w:eastAsia="宋体" w:hAnsi="宋体" w:cs="宋体" w:hint="eastAsia"/>
          <w:b/>
          <w:bCs/>
          <w:color w:val="0000FF"/>
          <w:kern w:val="0"/>
          <w:sz w:val="24"/>
          <w:szCs w:val="24"/>
          <w:shd w:val="clear" w:color="auto" w:fill="EFEFEF"/>
        </w:rPr>
        <w:t>xmlns:</w:t>
      </w:r>
      <w:r w:rsidRPr="003349C4">
        <w:rPr>
          <w:rFonts w:ascii="宋体" w:eastAsia="宋体" w:hAnsi="宋体" w:cs="宋体" w:hint="eastAsia"/>
          <w:b/>
          <w:bCs/>
          <w:color w:val="660E7A"/>
          <w:kern w:val="0"/>
          <w:sz w:val="24"/>
          <w:szCs w:val="24"/>
          <w:shd w:val="clear" w:color="auto" w:fill="EFEFEF"/>
        </w:rPr>
        <w:t>th</w:t>
      </w:r>
      <w:r w:rsidRPr="003349C4">
        <w:rPr>
          <w:rFonts w:ascii="宋体" w:eastAsia="宋体" w:hAnsi="宋体" w:cs="宋体" w:hint="eastAsia"/>
          <w:b/>
          <w:bCs/>
          <w:color w:val="0000FF"/>
          <w:kern w:val="0"/>
          <w:sz w:val="24"/>
          <w:szCs w:val="24"/>
          <w:shd w:val="clear" w:color="auto" w:fill="EFEFEF"/>
        </w:rPr>
        <w:t>=</w:t>
      </w:r>
      <w:r w:rsidRPr="003349C4">
        <w:rPr>
          <w:rFonts w:ascii="宋体" w:eastAsia="宋体" w:hAnsi="宋体" w:cs="宋体" w:hint="eastAsia"/>
          <w:b/>
          <w:bCs/>
          <w:color w:val="008000"/>
          <w:kern w:val="0"/>
          <w:sz w:val="24"/>
          <w:szCs w:val="24"/>
          <w:shd w:val="clear" w:color="auto" w:fill="EFEFEF"/>
        </w:rPr>
        <w:t>"http://www.thymeleaf.org"</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head</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660E7A"/>
          <w:kern w:val="0"/>
          <w:sz w:val="24"/>
          <w:szCs w:val="24"/>
          <w:shd w:val="clear" w:color="auto" w:fill="EFEFEF"/>
        </w:rPr>
        <w:t>th</w:t>
      </w:r>
      <w:r w:rsidRPr="003349C4">
        <w:rPr>
          <w:rFonts w:ascii="宋体" w:eastAsia="宋体" w:hAnsi="宋体" w:cs="宋体" w:hint="eastAsia"/>
          <w:b/>
          <w:bCs/>
          <w:color w:val="000080"/>
          <w:kern w:val="0"/>
          <w:sz w:val="24"/>
          <w:szCs w:val="24"/>
          <w:shd w:val="clear" w:color="auto" w:fill="EFEFEF"/>
        </w:rPr>
        <w:t xml:space="preserve">:block </w:t>
      </w:r>
      <w:r w:rsidRPr="003349C4">
        <w:rPr>
          <w:rFonts w:ascii="宋体" w:eastAsia="宋体" w:hAnsi="宋体" w:cs="宋体" w:hint="eastAsia"/>
          <w:b/>
          <w:bCs/>
          <w:color w:val="660E7A"/>
          <w:kern w:val="0"/>
          <w:sz w:val="24"/>
          <w:szCs w:val="24"/>
          <w:shd w:val="clear" w:color="auto" w:fill="EFEFEF"/>
        </w:rPr>
        <w:t>th</w:t>
      </w:r>
      <w:r w:rsidRPr="003349C4">
        <w:rPr>
          <w:rFonts w:ascii="宋体" w:eastAsia="宋体" w:hAnsi="宋体" w:cs="宋体" w:hint="eastAsia"/>
          <w:b/>
          <w:bCs/>
          <w:color w:val="0000FF"/>
          <w:kern w:val="0"/>
          <w:sz w:val="24"/>
          <w:szCs w:val="24"/>
          <w:shd w:val="clear" w:color="auto" w:fill="EFEFEF"/>
        </w:rPr>
        <w:t>:include=</w:t>
      </w:r>
      <w:r w:rsidRPr="003349C4">
        <w:rPr>
          <w:rFonts w:ascii="宋体" w:eastAsia="宋体" w:hAnsi="宋体" w:cs="宋体" w:hint="eastAsia"/>
          <w:b/>
          <w:bCs/>
          <w:color w:val="008000"/>
          <w:kern w:val="0"/>
          <w:sz w:val="24"/>
          <w:szCs w:val="24"/>
          <w:shd w:val="clear" w:color="auto" w:fill="EFEFEF"/>
        </w:rPr>
        <w:t>"base/base :: base_head"</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meta </w:t>
      </w:r>
      <w:r w:rsidRPr="003349C4">
        <w:rPr>
          <w:rFonts w:ascii="宋体" w:eastAsia="宋体" w:hAnsi="宋体" w:cs="宋体" w:hint="eastAsia"/>
          <w:b/>
          <w:bCs/>
          <w:color w:val="0000FF"/>
          <w:kern w:val="0"/>
          <w:sz w:val="24"/>
          <w:szCs w:val="24"/>
          <w:shd w:val="clear" w:color="auto" w:fill="EFEFEF"/>
        </w:rPr>
        <w:t>http-equiv=</w:t>
      </w:r>
      <w:r w:rsidRPr="003349C4">
        <w:rPr>
          <w:rFonts w:ascii="宋体" w:eastAsia="宋体" w:hAnsi="宋体" w:cs="宋体" w:hint="eastAsia"/>
          <w:b/>
          <w:bCs/>
          <w:color w:val="008000"/>
          <w:kern w:val="0"/>
          <w:sz w:val="24"/>
          <w:szCs w:val="24"/>
          <w:shd w:val="clear" w:color="auto" w:fill="EFEFEF"/>
        </w:rPr>
        <w:t xml:space="preserve">"Content-Type" </w:t>
      </w:r>
      <w:r w:rsidRPr="003349C4">
        <w:rPr>
          <w:rFonts w:ascii="宋体" w:eastAsia="宋体" w:hAnsi="宋体" w:cs="宋体" w:hint="eastAsia"/>
          <w:b/>
          <w:bCs/>
          <w:color w:val="0000FF"/>
          <w:kern w:val="0"/>
          <w:sz w:val="24"/>
          <w:szCs w:val="24"/>
          <w:shd w:val="clear" w:color="auto" w:fill="EFEFEF"/>
        </w:rPr>
        <w:t>content=</w:t>
      </w:r>
      <w:r w:rsidRPr="003349C4">
        <w:rPr>
          <w:rFonts w:ascii="宋体" w:eastAsia="宋体" w:hAnsi="宋体" w:cs="宋体" w:hint="eastAsia"/>
          <w:b/>
          <w:bCs/>
          <w:color w:val="008000"/>
          <w:kern w:val="0"/>
          <w:sz w:val="24"/>
          <w:szCs w:val="24"/>
          <w:shd w:val="clear" w:color="auto" w:fill="EFEFEF"/>
        </w:rPr>
        <w:t>"text/html; charset=UTF-8"</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title</w:t>
      </w:r>
      <w:r w:rsidRPr="003349C4">
        <w:rPr>
          <w:rFonts w:ascii="宋体" w:eastAsia="宋体" w:hAnsi="宋体" w:cs="宋体" w:hint="eastAsia"/>
          <w:color w:val="000000"/>
          <w:kern w:val="0"/>
          <w:sz w:val="24"/>
          <w:szCs w:val="24"/>
          <w:shd w:val="clear" w:color="auto" w:fill="EFEFEF"/>
        </w:rPr>
        <w:t>&gt;</w:t>
      </w:r>
      <w:r>
        <w:rPr>
          <w:rFonts w:ascii="宋体" w:eastAsia="宋体" w:hAnsi="宋体" w:cs="宋体" w:hint="eastAsia"/>
          <w:color w:val="000000"/>
          <w:kern w:val="0"/>
          <w:sz w:val="24"/>
          <w:szCs w:val="24"/>
        </w:rPr>
        <w:t>演示</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title</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link </w:t>
      </w:r>
      <w:r w:rsidRPr="003349C4">
        <w:rPr>
          <w:rFonts w:ascii="宋体" w:eastAsia="宋体" w:hAnsi="宋体" w:cs="宋体" w:hint="eastAsia"/>
          <w:b/>
          <w:bCs/>
          <w:color w:val="0000FF"/>
          <w:kern w:val="0"/>
          <w:sz w:val="24"/>
          <w:szCs w:val="24"/>
          <w:shd w:val="clear" w:color="auto" w:fill="EFEFEF"/>
        </w:rPr>
        <w:t>rel=</w:t>
      </w:r>
      <w:r w:rsidRPr="003349C4">
        <w:rPr>
          <w:rFonts w:ascii="宋体" w:eastAsia="宋体" w:hAnsi="宋体" w:cs="宋体" w:hint="eastAsia"/>
          <w:b/>
          <w:bCs/>
          <w:color w:val="008000"/>
          <w:kern w:val="0"/>
          <w:sz w:val="24"/>
          <w:szCs w:val="24"/>
          <w:shd w:val="clear" w:color="auto" w:fill="EFEFEF"/>
        </w:rPr>
        <w:t xml:space="preserve">"stylesheet" </w:t>
      </w:r>
      <w:r w:rsidRPr="003349C4">
        <w:rPr>
          <w:rFonts w:ascii="宋体" w:eastAsia="宋体" w:hAnsi="宋体" w:cs="宋体" w:hint="eastAsia"/>
          <w:b/>
          <w:bCs/>
          <w:color w:val="0000FF"/>
          <w:kern w:val="0"/>
          <w:sz w:val="24"/>
          <w:szCs w:val="24"/>
          <w:shd w:val="clear" w:color="auto" w:fill="EFEFEF"/>
        </w:rPr>
        <w:t>type=</w:t>
      </w:r>
      <w:r w:rsidRPr="003349C4">
        <w:rPr>
          <w:rFonts w:ascii="宋体" w:eastAsia="宋体" w:hAnsi="宋体" w:cs="宋体" w:hint="eastAsia"/>
          <w:b/>
          <w:bCs/>
          <w:color w:val="008000"/>
          <w:kern w:val="0"/>
          <w:sz w:val="24"/>
          <w:szCs w:val="24"/>
          <w:shd w:val="clear" w:color="auto" w:fill="EFEFEF"/>
        </w:rPr>
        <w:t>"text/css"</w:t>
      </w:r>
      <w:r w:rsidRPr="003349C4">
        <w:rPr>
          <w:rFonts w:ascii="宋体" w:eastAsia="宋体" w:hAnsi="宋体" w:cs="宋体" w:hint="eastAsia"/>
          <w:b/>
          <w:bCs/>
          <w:color w:val="008000"/>
          <w:kern w:val="0"/>
          <w:sz w:val="24"/>
          <w:szCs w:val="24"/>
          <w:shd w:val="clear" w:color="auto" w:fill="EFEFEF"/>
        </w:rPr>
        <w:br/>
        <w:t xml:space="preserve">          </w:t>
      </w:r>
      <w:r w:rsidRPr="003349C4">
        <w:rPr>
          <w:rFonts w:ascii="宋体" w:eastAsia="宋体" w:hAnsi="宋体" w:cs="宋体" w:hint="eastAsia"/>
          <w:b/>
          <w:bCs/>
          <w:color w:val="0000FF"/>
          <w:kern w:val="0"/>
          <w:sz w:val="24"/>
          <w:szCs w:val="24"/>
          <w:shd w:val="clear" w:color="auto" w:fill="EFEFEF"/>
        </w:rPr>
        <w:t>data-th-href=</w:t>
      </w:r>
      <w:r w:rsidRPr="003349C4">
        <w:rPr>
          <w:rFonts w:ascii="宋体" w:eastAsia="宋体" w:hAnsi="宋体" w:cs="宋体" w:hint="eastAsia"/>
          <w:b/>
          <w:bCs/>
          <w:color w:val="008000"/>
          <w:kern w:val="0"/>
          <w:sz w:val="24"/>
          <w:szCs w:val="24"/>
          <w:shd w:val="clear" w:color="auto" w:fill="EFEFEF"/>
        </w:rPr>
        <w:t>"@{/static/styles/css/</w:t>
      </w:r>
      <w:r>
        <w:rPr>
          <w:rFonts w:ascii="宋体" w:eastAsia="宋体" w:hAnsi="宋体" w:cs="宋体" w:hint="eastAsia"/>
          <w:b/>
          <w:bCs/>
          <w:color w:val="008000"/>
          <w:kern w:val="0"/>
          <w:sz w:val="24"/>
          <w:szCs w:val="24"/>
          <w:shd w:val="clear" w:color="auto" w:fill="EFEFEF"/>
        </w:rPr>
        <w:t>GeneralV</w:t>
      </w:r>
      <w:r w:rsidRPr="003349C4">
        <w:rPr>
          <w:rFonts w:ascii="宋体" w:eastAsia="宋体" w:hAnsi="宋体" w:cs="宋体" w:hint="eastAsia"/>
          <w:b/>
          <w:bCs/>
          <w:color w:val="008000"/>
          <w:kern w:val="0"/>
          <w:sz w:val="24"/>
          <w:szCs w:val="24"/>
          <w:shd w:val="clear" w:color="auto" w:fill="EFEFEF"/>
        </w:rPr>
        <w:t>iew.css}"</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script </w:t>
      </w:r>
      <w:r w:rsidRPr="003349C4">
        <w:rPr>
          <w:rFonts w:ascii="宋体" w:eastAsia="宋体" w:hAnsi="宋体" w:cs="宋体" w:hint="eastAsia"/>
          <w:b/>
          <w:bCs/>
          <w:color w:val="0000FF"/>
          <w:kern w:val="0"/>
          <w:sz w:val="24"/>
          <w:szCs w:val="24"/>
          <w:shd w:val="clear" w:color="auto" w:fill="EFEFEF"/>
        </w:rPr>
        <w:t>type=</w:t>
      </w:r>
      <w:r>
        <w:rPr>
          <w:rFonts w:ascii="宋体" w:eastAsia="宋体" w:hAnsi="宋体" w:cs="宋体" w:hint="eastAsia"/>
          <w:b/>
          <w:bCs/>
          <w:color w:val="008000"/>
          <w:kern w:val="0"/>
          <w:sz w:val="24"/>
          <w:szCs w:val="24"/>
          <w:shd w:val="clear" w:color="auto" w:fill="EFEFEF"/>
        </w:rPr>
        <w:t>"text/javascript"</w:t>
      </w:r>
      <w:r>
        <w:rPr>
          <w:rFonts w:ascii="宋体" w:eastAsia="宋体" w:hAnsi="宋体" w:cs="宋体" w:hint="eastAsia"/>
          <w:b/>
          <w:bCs/>
          <w:color w:val="008000"/>
          <w:kern w:val="0"/>
          <w:sz w:val="24"/>
          <w:szCs w:val="24"/>
          <w:shd w:val="clear" w:color="auto" w:fill="EFEFEF"/>
        </w:rPr>
        <w:br/>
        <w:t xml:space="preserve">       </w:t>
      </w:r>
      <w:r>
        <w:rPr>
          <w:rFonts w:ascii="宋体" w:eastAsia="宋体" w:hAnsi="宋体" w:cs="宋体" w:hint="eastAsia"/>
          <w:b/>
          <w:bCs/>
          <w:color w:val="008000"/>
          <w:kern w:val="0"/>
          <w:sz w:val="24"/>
          <w:szCs w:val="24"/>
          <w:shd w:val="clear" w:color="auto" w:fill="EFEFEF"/>
        </w:rPr>
        <w:tab/>
      </w:r>
      <w:r w:rsidRPr="003349C4">
        <w:rPr>
          <w:rFonts w:ascii="宋体" w:eastAsia="宋体" w:hAnsi="宋体" w:cs="宋体" w:hint="eastAsia"/>
          <w:b/>
          <w:bCs/>
          <w:color w:val="0000FF"/>
          <w:kern w:val="0"/>
          <w:sz w:val="24"/>
          <w:szCs w:val="24"/>
          <w:shd w:val="clear" w:color="auto" w:fill="EFEFEF"/>
        </w:rPr>
        <w:t>data-th-src=</w:t>
      </w:r>
      <w:r w:rsidRPr="003349C4">
        <w:rPr>
          <w:rFonts w:ascii="宋体" w:eastAsia="宋体" w:hAnsi="宋体" w:cs="宋体" w:hint="eastAsia"/>
          <w:b/>
          <w:bCs/>
          <w:color w:val="008000"/>
          <w:kern w:val="0"/>
          <w:sz w:val="24"/>
          <w:szCs w:val="24"/>
          <w:shd w:val="clear" w:color="auto" w:fill="EFEFEF"/>
        </w:rPr>
        <w:t>"@{/static/scripts/main/</w:t>
      </w:r>
      <w:r>
        <w:rPr>
          <w:rFonts w:ascii="宋体" w:eastAsia="宋体" w:hAnsi="宋体" w:cs="宋体" w:hint="eastAsia"/>
          <w:b/>
          <w:bCs/>
          <w:color w:val="008000"/>
          <w:kern w:val="0"/>
          <w:sz w:val="24"/>
          <w:szCs w:val="24"/>
          <w:shd w:val="clear" w:color="auto" w:fill="EFEFEF"/>
        </w:rPr>
        <w:t>GeneralV</w:t>
      </w:r>
      <w:r w:rsidRPr="003349C4">
        <w:rPr>
          <w:rFonts w:ascii="宋体" w:eastAsia="宋体" w:hAnsi="宋体" w:cs="宋体" w:hint="eastAsia"/>
          <w:b/>
          <w:bCs/>
          <w:color w:val="008000"/>
          <w:kern w:val="0"/>
          <w:sz w:val="24"/>
          <w:szCs w:val="24"/>
          <w:shd w:val="clear" w:color="auto" w:fill="EFEFEF"/>
        </w:rPr>
        <w:t>iew.js}"</w:t>
      </w:r>
      <w:r w:rsidRPr="003349C4">
        <w:rPr>
          <w:rFonts w:ascii="宋体" w:eastAsia="宋体" w:hAnsi="宋体" w:cs="宋体" w:hint="eastAsia"/>
          <w:color w:val="000000"/>
          <w:kern w:val="0"/>
          <w:sz w:val="24"/>
          <w:szCs w:val="24"/>
          <w:shd w:val="clear" w:color="auto" w:fill="EFEFEF"/>
        </w:rPr>
        <w:t>&gt;&lt;/</w:t>
      </w:r>
      <w:r w:rsidRPr="003349C4">
        <w:rPr>
          <w:rFonts w:ascii="宋体" w:eastAsia="宋体" w:hAnsi="宋体" w:cs="宋体" w:hint="eastAsia"/>
          <w:b/>
          <w:bCs/>
          <w:color w:val="000080"/>
          <w:kern w:val="0"/>
          <w:sz w:val="24"/>
          <w:szCs w:val="24"/>
          <w:shd w:val="clear" w:color="auto" w:fill="EFEFEF"/>
        </w:rPr>
        <w:t>script</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script </w:t>
      </w:r>
      <w:r w:rsidRPr="003349C4">
        <w:rPr>
          <w:rFonts w:ascii="宋体" w:eastAsia="宋体" w:hAnsi="宋体" w:cs="宋体" w:hint="eastAsia"/>
          <w:b/>
          <w:bCs/>
          <w:color w:val="0000FF"/>
          <w:kern w:val="0"/>
          <w:sz w:val="24"/>
          <w:szCs w:val="24"/>
          <w:shd w:val="clear" w:color="auto" w:fill="EFEFEF"/>
        </w:rPr>
        <w:t>type=</w:t>
      </w:r>
      <w:r w:rsidRPr="003349C4">
        <w:rPr>
          <w:rFonts w:ascii="宋体" w:eastAsia="宋体" w:hAnsi="宋体" w:cs="宋体" w:hint="eastAsia"/>
          <w:b/>
          <w:bCs/>
          <w:color w:val="008000"/>
          <w:kern w:val="0"/>
          <w:sz w:val="24"/>
          <w:szCs w:val="24"/>
          <w:shd w:val="clear" w:color="auto" w:fill="EFEFEF"/>
        </w:rPr>
        <w:t>"text/javascript"</w:t>
      </w:r>
      <w:r w:rsidRPr="003349C4">
        <w:rPr>
          <w:rFonts w:ascii="宋体" w:eastAsia="宋体" w:hAnsi="宋体" w:cs="宋体" w:hint="eastAsia"/>
          <w:b/>
          <w:bCs/>
          <w:color w:val="008000"/>
          <w:kern w:val="0"/>
          <w:sz w:val="24"/>
          <w:szCs w:val="24"/>
          <w:shd w:val="clear" w:color="auto" w:fill="EFEFEF"/>
        </w:rPr>
        <w:br/>
        <w:t xml:space="preserve">            </w:t>
      </w:r>
      <w:r w:rsidRPr="003349C4">
        <w:rPr>
          <w:rFonts w:ascii="宋体" w:eastAsia="宋体" w:hAnsi="宋体" w:cs="宋体" w:hint="eastAsia"/>
          <w:b/>
          <w:bCs/>
          <w:color w:val="0000FF"/>
          <w:kern w:val="0"/>
          <w:sz w:val="24"/>
          <w:szCs w:val="24"/>
          <w:shd w:val="clear" w:color="auto" w:fill="EFEFEF"/>
        </w:rPr>
        <w:t>data-th-src=</w:t>
      </w:r>
      <w:r w:rsidRPr="003349C4">
        <w:rPr>
          <w:rFonts w:ascii="宋体" w:eastAsia="宋体" w:hAnsi="宋体" w:cs="宋体" w:hint="eastAsia"/>
          <w:b/>
          <w:bCs/>
          <w:color w:val="008000"/>
          <w:kern w:val="0"/>
          <w:sz w:val="24"/>
          <w:szCs w:val="24"/>
          <w:shd w:val="clear" w:color="auto" w:fill="EFEFEF"/>
        </w:rPr>
        <w:t>"@{/static/lang/lang_zh_CN.js}"</w:t>
      </w:r>
      <w:r w:rsidRPr="003349C4">
        <w:rPr>
          <w:rFonts w:ascii="宋体" w:eastAsia="宋体" w:hAnsi="宋体" w:cs="宋体" w:hint="eastAsia"/>
          <w:color w:val="000000"/>
          <w:kern w:val="0"/>
          <w:sz w:val="24"/>
          <w:szCs w:val="24"/>
          <w:shd w:val="clear" w:color="auto" w:fill="EFEFEF"/>
        </w:rPr>
        <w:t>&gt;&lt;/</w:t>
      </w:r>
      <w:r w:rsidRPr="003349C4">
        <w:rPr>
          <w:rFonts w:ascii="宋体" w:eastAsia="宋体" w:hAnsi="宋体" w:cs="宋体" w:hint="eastAsia"/>
          <w:b/>
          <w:bCs/>
          <w:color w:val="000080"/>
          <w:kern w:val="0"/>
          <w:sz w:val="24"/>
          <w:szCs w:val="24"/>
          <w:shd w:val="clear" w:color="auto" w:fill="EFEFEF"/>
        </w:rPr>
        <w:t>script</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script </w:t>
      </w:r>
      <w:r w:rsidRPr="003349C4">
        <w:rPr>
          <w:rFonts w:ascii="宋体" w:eastAsia="宋体" w:hAnsi="宋体" w:cs="宋体" w:hint="eastAsia"/>
          <w:b/>
          <w:bCs/>
          <w:color w:val="0000FF"/>
          <w:kern w:val="0"/>
          <w:sz w:val="24"/>
          <w:szCs w:val="24"/>
          <w:shd w:val="clear" w:color="auto" w:fill="EFEFEF"/>
        </w:rPr>
        <w:t>type=</w:t>
      </w:r>
      <w:r w:rsidRPr="003349C4">
        <w:rPr>
          <w:rFonts w:ascii="宋体" w:eastAsia="宋体" w:hAnsi="宋体" w:cs="宋体" w:hint="eastAsia"/>
          <w:b/>
          <w:bCs/>
          <w:color w:val="008000"/>
          <w:kern w:val="0"/>
          <w:sz w:val="24"/>
          <w:szCs w:val="24"/>
          <w:shd w:val="clear" w:color="auto" w:fill="EFEFEF"/>
        </w:rPr>
        <w:t>"text/javascript"</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b/>
          <w:bCs/>
          <w:color w:val="000080"/>
          <w:kern w:val="0"/>
          <w:sz w:val="24"/>
          <w:szCs w:val="24"/>
        </w:rPr>
        <w:t xml:space="preserve">var </w:t>
      </w:r>
      <w:r>
        <w:rPr>
          <w:rFonts w:ascii="宋体" w:eastAsia="宋体" w:hAnsi="宋体" w:cs="宋体"/>
          <w:b/>
          <w:bCs/>
          <w:color w:val="000080"/>
          <w:kern w:val="0"/>
          <w:sz w:val="24"/>
          <w:szCs w:val="24"/>
        </w:rPr>
        <w:t>general</w:t>
      </w:r>
      <w:r>
        <w:rPr>
          <w:rFonts w:ascii="宋体" w:eastAsia="宋体" w:hAnsi="宋体" w:cs="宋体" w:hint="eastAsia"/>
          <w:b/>
          <w:bCs/>
          <w:color w:val="000080"/>
          <w:kern w:val="0"/>
          <w:sz w:val="24"/>
          <w:szCs w:val="24"/>
        </w:rPr>
        <w:t>View</w:t>
      </w:r>
      <w:r w:rsidRPr="003349C4">
        <w:rPr>
          <w:rFonts w:ascii="宋体" w:eastAsia="宋体" w:hAnsi="宋体" w:cs="宋体" w:hint="eastAsia"/>
          <w:color w:val="000000"/>
          <w:kern w:val="0"/>
          <w:sz w:val="24"/>
          <w:szCs w:val="24"/>
        </w:rPr>
        <w:t>;</w:t>
      </w:r>
      <w:r w:rsidRPr="003349C4">
        <w:rPr>
          <w:rFonts w:ascii="宋体" w:eastAsia="宋体" w:hAnsi="宋体" w:cs="宋体" w:hint="eastAsia"/>
          <w:color w:val="000000"/>
          <w:kern w:val="0"/>
          <w:sz w:val="24"/>
          <w:szCs w:val="24"/>
        </w:rPr>
        <w:br/>
        <w:t xml:space="preserve">        EUI.onReady(</w:t>
      </w:r>
      <w:r w:rsidRPr="003349C4">
        <w:rPr>
          <w:rFonts w:ascii="宋体" w:eastAsia="宋体" w:hAnsi="宋体" w:cs="宋体" w:hint="eastAsia"/>
          <w:b/>
          <w:bCs/>
          <w:color w:val="000080"/>
          <w:kern w:val="0"/>
          <w:sz w:val="24"/>
          <w:szCs w:val="24"/>
        </w:rPr>
        <w:t xml:space="preserve">function </w:t>
      </w:r>
      <w:r w:rsidRPr="003349C4">
        <w:rPr>
          <w:rFonts w:ascii="宋体" w:eastAsia="宋体" w:hAnsi="宋体" w:cs="宋体" w:hint="eastAsia"/>
          <w:color w:val="000000"/>
          <w:kern w:val="0"/>
          <w:sz w:val="24"/>
          <w:szCs w:val="24"/>
        </w:rPr>
        <w:t>() {</w:t>
      </w:r>
      <w:r w:rsidRPr="003349C4">
        <w:rPr>
          <w:rFonts w:ascii="宋体" w:eastAsia="宋体" w:hAnsi="宋体" w:cs="宋体" w:hint="eastAsia"/>
          <w:color w:val="000000"/>
          <w:kern w:val="0"/>
          <w:sz w:val="24"/>
          <w:szCs w:val="24"/>
        </w:rPr>
        <w:br/>
        <w:t xml:space="preserve">            </w:t>
      </w:r>
      <w:r>
        <w:rPr>
          <w:rFonts w:ascii="宋体" w:eastAsia="宋体" w:hAnsi="宋体" w:cs="宋体"/>
          <w:b/>
          <w:color w:val="BF8F00" w:themeColor="accent4" w:themeShade="BF"/>
          <w:kern w:val="0"/>
          <w:sz w:val="24"/>
          <w:szCs w:val="24"/>
        </w:rPr>
        <w:t>general</w:t>
      </w:r>
      <w:r w:rsidRPr="008F2221">
        <w:rPr>
          <w:rFonts w:ascii="宋体" w:eastAsia="宋体" w:hAnsi="宋体" w:cs="宋体" w:hint="eastAsia"/>
          <w:b/>
          <w:bCs/>
          <w:iCs/>
          <w:color w:val="BF8F00" w:themeColor="accent4" w:themeShade="BF"/>
          <w:kern w:val="0"/>
          <w:sz w:val="24"/>
          <w:szCs w:val="24"/>
        </w:rPr>
        <w:t>View</w:t>
      </w:r>
      <w:r w:rsidRPr="003349C4">
        <w:rPr>
          <w:rFonts w:ascii="宋体" w:eastAsia="宋体" w:hAnsi="宋体" w:cs="宋体" w:hint="eastAsia"/>
          <w:b/>
          <w:bCs/>
          <w:i/>
          <w:iCs/>
          <w:color w:val="660E7A"/>
          <w:kern w:val="0"/>
          <w:sz w:val="24"/>
          <w:szCs w:val="24"/>
        </w:rPr>
        <w:t xml:space="preserve"> </w:t>
      </w:r>
      <w:r w:rsidRPr="003349C4">
        <w:rPr>
          <w:rFonts w:ascii="宋体" w:eastAsia="宋体" w:hAnsi="宋体" w:cs="宋体" w:hint="eastAsia"/>
          <w:color w:val="000000"/>
          <w:kern w:val="0"/>
          <w:sz w:val="24"/>
          <w:szCs w:val="24"/>
        </w:rPr>
        <w:t xml:space="preserve">= </w:t>
      </w:r>
      <w:r w:rsidRPr="003349C4">
        <w:rPr>
          <w:rFonts w:ascii="宋体" w:eastAsia="宋体" w:hAnsi="宋体" w:cs="宋体" w:hint="eastAsia"/>
          <w:b/>
          <w:bCs/>
          <w:color w:val="000080"/>
          <w:kern w:val="0"/>
          <w:sz w:val="24"/>
          <w:szCs w:val="24"/>
        </w:rPr>
        <w:t xml:space="preserve">new </w:t>
      </w:r>
      <w:r w:rsidRPr="003349C4">
        <w:rPr>
          <w:rFonts w:ascii="宋体" w:eastAsia="宋体" w:hAnsi="宋体" w:cs="宋体" w:hint="eastAsia"/>
          <w:color w:val="000000"/>
          <w:kern w:val="0"/>
          <w:sz w:val="24"/>
          <w:szCs w:val="24"/>
        </w:rPr>
        <w:t>EUI.</w:t>
      </w:r>
      <w:r>
        <w:rPr>
          <w:rFonts w:ascii="宋体" w:eastAsia="宋体" w:hAnsi="宋体" w:cs="宋体"/>
          <w:color w:val="BF8F00" w:themeColor="accent4" w:themeShade="BF"/>
          <w:kern w:val="0"/>
          <w:sz w:val="24"/>
          <w:szCs w:val="24"/>
        </w:rPr>
        <w:t>General</w:t>
      </w:r>
      <w:r w:rsidRPr="003B62C6">
        <w:rPr>
          <w:rFonts w:ascii="宋体" w:eastAsia="宋体" w:hAnsi="宋体" w:cs="宋体" w:hint="eastAsia"/>
          <w:b/>
          <w:bCs/>
          <w:color w:val="BF8F00" w:themeColor="accent4" w:themeShade="BF"/>
          <w:kern w:val="0"/>
          <w:sz w:val="24"/>
          <w:szCs w:val="24"/>
        </w:rPr>
        <w:t>View</w:t>
      </w:r>
      <w:r w:rsidRPr="003349C4">
        <w:rPr>
          <w:rFonts w:ascii="宋体" w:eastAsia="宋体" w:hAnsi="宋体" w:cs="宋体" w:hint="eastAsia"/>
          <w:color w:val="000000"/>
          <w:kern w:val="0"/>
          <w:sz w:val="24"/>
          <w:szCs w:val="24"/>
        </w:rPr>
        <w: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b/>
          <w:bCs/>
          <w:color w:val="660E7A"/>
          <w:kern w:val="0"/>
          <w:sz w:val="24"/>
          <w:szCs w:val="24"/>
        </w:rPr>
        <w:t>renderTo</w:t>
      </w:r>
      <w:r w:rsidRPr="003349C4">
        <w:rPr>
          <w:rFonts w:ascii="宋体" w:eastAsia="宋体" w:hAnsi="宋体" w:cs="宋体" w:hint="eastAsia"/>
          <w:color w:val="000000"/>
          <w:kern w:val="0"/>
          <w:sz w:val="24"/>
          <w:szCs w:val="24"/>
        </w:rPr>
        <w:t xml:space="preserve">: </w:t>
      </w:r>
      <w:r w:rsidRPr="003349C4">
        <w:rPr>
          <w:rFonts w:ascii="宋体" w:eastAsia="宋体" w:hAnsi="宋体" w:cs="宋体" w:hint="eastAsia"/>
          <w:b/>
          <w:bCs/>
          <w:color w:val="008000"/>
          <w:kern w:val="0"/>
          <w:sz w:val="24"/>
          <w:szCs w:val="24"/>
        </w:rPr>
        <w:t>"content"</w:t>
      </w:r>
      <w:r w:rsidRPr="003349C4">
        <w:rPr>
          <w:rFonts w:ascii="宋体" w:eastAsia="宋体" w:hAnsi="宋体" w:cs="宋体" w:hint="eastAsia"/>
          <w:b/>
          <w:bCs/>
          <w:color w:val="008000"/>
          <w:kern w:val="0"/>
          <w:sz w:val="24"/>
          <w:szCs w:val="24"/>
        </w:rPr>
        <w:br/>
        <w:t xml:space="preserve">            </w:t>
      </w:r>
      <w:r w:rsidRPr="003349C4">
        <w:rPr>
          <w:rFonts w:ascii="宋体" w:eastAsia="宋体" w:hAnsi="宋体" w:cs="宋体" w:hint="eastAsia"/>
          <w:color w:val="000000"/>
          <w:kern w:val="0"/>
          <w:sz w:val="24"/>
          <w:szCs w:val="24"/>
        </w:rPr>
        <w:t>});</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rPr>
        <w:br/>
        <w:t xml:space="preserve">    </w:t>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script</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head</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body</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 xml:space="preserve">div </w:t>
      </w:r>
      <w:r w:rsidRPr="003349C4">
        <w:rPr>
          <w:rFonts w:ascii="宋体" w:eastAsia="宋体" w:hAnsi="宋体" w:cs="宋体" w:hint="eastAsia"/>
          <w:b/>
          <w:bCs/>
          <w:color w:val="0000FF"/>
          <w:kern w:val="0"/>
          <w:sz w:val="24"/>
          <w:szCs w:val="24"/>
          <w:shd w:val="clear" w:color="auto" w:fill="EFEFEF"/>
        </w:rPr>
        <w:t>id=</w:t>
      </w:r>
      <w:r w:rsidRPr="003349C4">
        <w:rPr>
          <w:rFonts w:ascii="宋体" w:eastAsia="宋体" w:hAnsi="宋体" w:cs="宋体" w:hint="eastAsia"/>
          <w:b/>
          <w:bCs/>
          <w:color w:val="008000"/>
          <w:kern w:val="0"/>
          <w:sz w:val="24"/>
          <w:szCs w:val="24"/>
          <w:shd w:val="clear" w:color="auto" w:fill="EFEFEF"/>
        </w:rPr>
        <w:t>"content"</w:t>
      </w:r>
      <w:r w:rsidRPr="003349C4">
        <w:rPr>
          <w:rFonts w:ascii="宋体" w:eastAsia="宋体" w:hAnsi="宋体" w:cs="宋体" w:hint="eastAsia"/>
          <w:color w:val="000000"/>
          <w:kern w:val="0"/>
          <w:sz w:val="24"/>
          <w:szCs w:val="24"/>
          <w:shd w:val="clear" w:color="auto" w:fill="EFEFEF"/>
        </w:rPr>
        <w:t>&gt;&lt;/</w:t>
      </w:r>
      <w:r w:rsidRPr="003349C4">
        <w:rPr>
          <w:rFonts w:ascii="宋体" w:eastAsia="宋体" w:hAnsi="宋体" w:cs="宋体" w:hint="eastAsia"/>
          <w:b/>
          <w:bCs/>
          <w:color w:val="000080"/>
          <w:kern w:val="0"/>
          <w:sz w:val="24"/>
          <w:szCs w:val="24"/>
          <w:shd w:val="clear" w:color="auto" w:fill="EFEFEF"/>
        </w:rPr>
        <w:t>div</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body</w:t>
      </w:r>
      <w:r w:rsidRPr="003349C4">
        <w:rPr>
          <w:rFonts w:ascii="宋体" w:eastAsia="宋体" w:hAnsi="宋体" w:cs="宋体" w:hint="eastAsia"/>
          <w:color w:val="000000"/>
          <w:kern w:val="0"/>
          <w:sz w:val="24"/>
          <w:szCs w:val="24"/>
          <w:shd w:val="clear" w:color="auto" w:fill="EFEFEF"/>
        </w:rPr>
        <w:t>&gt;</w:t>
      </w:r>
      <w:r w:rsidRPr="003349C4">
        <w:rPr>
          <w:rFonts w:ascii="宋体" w:eastAsia="宋体" w:hAnsi="宋体" w:cs="宋体" w:hint="eastAsia"/>
          <w:color w:val="000000"/>
          <w:kern w:val="0"/>
          <w:sz w:val="24"/>
          <w:szCs w:val="24"/>
        </w:rPr>
        <w:br/>
      </w:r>
      <w:r w:rsidRPr="003349C4">
        <w:rPr>
          <w:rFonts w:ascii="宋体" w:eastAsia="宋体" w:hAnsi="宋体" w:cs="宋体" w:hint="eastAsia"/>
          <w:color w:val="000000"/>
          <w:kern w:val="0"/>
          <w:sz w:val="24"/>
          <w:szCs w:val="24"/>
          <w:shd w:val="clear" w:color="auto" w:fill="EFEFEF"/>
        </w:rPr>
        <w:t>&lt;/</w:t>
      </w:r>
      <w:r w:rsidRPr="003349C4">
        <w:rPr>
          <w:rFonts w:ascii="宋体" w:eastAsia="宋体" w:hAnsi="宋体" w:cs="宋体" w:hint="eastAsia"/>
          <w:b/>
          <w:bCs/>
          <w:color w:val="000080"/>
          <w:kern w:val="0"/>
          <w:sz w:val="24"/>
          <w:szCs w:val="24"/>
          <w:shd w:val="clear" w:color="auto" w:fill="EFEFEF"/>
        </w:rPr>
        <w:t>html</w:t>
      </w:r>
      <w:r w:rsidRPr="003349C4">
        <w:rPr>
          <w:rFonts w:ascii="宋体" w:eastAsia="宋体" w:hAnsi="宋体" w:cs="宋体" w:hint="eastAsia"/>
          <w:color w:val="000000"/>
          <w:kern w:val="0"/>
          <w:sz w:val="24"/>
          <w:szCs w:val="24"/>
          <w:shd w:val="clear" w:color="auto" w:fill="EFEFEF"/>
        </w:rPr>
        <w:t>&gt;</w:t>
      </w:r>
    </w:p>
    <w:p w:rsidR="00F77625" w:rsidRDefault="00F77625" w:rsidP="00F77625">
      <w:pPr>
        <w:rPr>
          <w:sz w:val="24"/>
          <w:szCs w:val="24"/>
        </w:rPr>
      </w:pPr>
    </w:p>
    <w:p w:rsidR="00F77625" w:rsidRDefault="00F77625" w:rsidP="00F77625">
      <w:pPr>
        <w:rPr>
          <w:sz w:val="24"/>
          <w:szCs w:val="24"/>
        </w:rPr>
      </w:pPr>
      <w:r>
        <w:rPr>
          <w:rFonts w:hint="eastAsia"/>
          <w:sz w:val="24"/>
          <w:szCs w:val="24"/>
        </w:rPr>
        <w:t>说明：页面格式基本固定，只需更改</w:t>
      </w:r>
      <w:r w:rsidR="00F57AA1">
        <w:rPr>
          <w:rFonts w:hint="eastAsia"/>
          <w:sz w:val="24"/>
          <w:szCs w:val="24"/>
        </w:rPr>
        <w:t>以</w:t>
      </w:r>
      <w:r>
        <w:rPr>
          <w:rFonts w:hint="eastAsia"/>
          <w:sz w:val="24"/>
          <w:szCs w:val="24"/>
        </w:rPr>
        <w:t>下几点：</w:t>
      </w:r>
    </w:p>
    <w:p w:rsidR="00F77625" w:rsidRPr="008F2221" w:rsidRDefault="00F77625" w:rsidP="006B48A2">
      <w:pPr>
        <w:pStyle w:val="a8"/>
        <w:numPr>
          <w:ilvl w:val="0"/>
          <w:numId w:val="3"/>
        </w:numPr>
        <w:ind w:firstLineChars="0"/>
        <w:rPr>
          <w:sz w:val="24"/>
          <w:szCs w:val="24"/>
        </w:rPr>
      </w:pPr>
      <w:r w:rsidRPr="008F2221">
        <w:rPr>
          <w:rFonts w:hint="eastAsia"/>
          <w:sz w:val="24"/>
          <w:szCs w:val="24"/>
        </w:rPr>
        <w:lastRenderedPageBreak/>
        <w:t>导入的css、js和多语言文件名称及路径</w:t>
      </w:r>
      <w:r>
        <w:rPr>
          <w:rFonts w:hint="eastAsia"/>
          <w:sz w:val="24"/>
          <w:szCs w:val="24"/>
        </w:rPr>
        <w:t>，这里需要注意先导入css，再导入js</w:t>
      </w:r>
    </w:p>
    <w:p w:rsidR="00F77625" w:rsidRDefault="00F77625" w:rsidP="006B48A2">
      <w:pPr>
        <w:pStyle w:val="a8"/>
        <w:numPr>
          <w:ilvl w:val="0"/>
          <w:numId w:val="3"/>
        </w:numPr>
        <w:ind w:firstLineChars="0"/>
        <w:rPr>
          <w:sz w:val="24"/>
          <w:szCs w:val="24"/>
        </w:rPr>
      </w:pPr>
      <w:r>
        <w:rPr>
          <w:rFonts w:hint="eastAsia"/>
          <w:sz w:val="24"/>
          <w:szCs w:val="24"/>
        </w:rPr>
        <w:t>js里的变量如上面的代码所示：</w:t>
      </w:r>
    </w:p>
    <w:p w:rsidR="00F77625" w:rsidRDefault="00F77625" w:rsidP="006B48A2">
      <w:pPr>
        <w:pStyle w:val="a8"/>
        <w:numPr>
          <w:ilvl w:val="0"/>
          <w:numId w:val="5"/>
        </w:numPr>
        <w:ind w:firstLineChars="0"/>
        <w:rPr>
          <w:rFonts w:ascii="宋体" w:eastAsia="宋体" w:hAnsi="宋体" w:cs="宋体"/>
          <w:color w:val="000000"/>
          <w:kern w:val="0"/>
          <w:sz w:val="24"/>
          <w:szCs w:val="24"/>
        </w:rPr>
      </w:pPr>
      <w:r w:rsidRPr="003349C4">
        <w:rPr>
          <w:rFonts w:ascii="宋体" w:eastAsia="宋体" w:hAnsi="宋体" w:cs="宋体" w:hint="eastAsia"/>
          <w:b/>
          <w:bCs/>
          <w:color w:val="000080"/>
          <w:kern w:val="0"/>
          <w:sz w:val="24"/>
          <w:szCs w:val="24"/>
        </w:rPr>
        <w:t xml:space="preserve">var </w:t>
      </w:r>
      <w:r>
        <w:rPr>
          <w:rFonts w:ascii="宋体" w:eastAsia="宋体" w:hAnsi="宋体" w:cs="宋体"/>
          <w:b/>
          <w:bCs/>
          <w:color w:val="000080"/>
          <w:kern w:val="0"/>
          <w:sz w:val="24"/>
          <w:szCs w:val="24"/>
        </w:rPr>
        <w:t>general</w:t>
      </w:r>
      <w:r>
        <w:rPr>
          <w:rFonts w:ascii="宋体" w:eastAsia="宋体" w:hAnsi="宋体" w:cs="宋体" w:hint="eastAsia"/>
          <w:b/>
          <w:bCs/>
          <w:color w:val="000080"/>
          <w:kern w:val="0"/>
          <w:sz w:val="24"/>
          <w:szCs w:val="24"/>
        </w:rPr>
        <w:t>View</w:t>
      </w:r>
      <w:r w:rsidRPr="003349C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推荐改为对应页面的变量名</w:t>
      </w:r>
    </w:p>
    <w:p w:rsidR="00F77625" w:rsidRPr="003B62C6" w:rsidRDefault="00F77625" w:rsidP="006B48A2">
      <w:pPr>
        <w:pStyle w:val="a8"/>
        <w:numPr>
          <w:ilvl w:val="0"/>
          <w:numId w:val="5"/>
        </w:numPr>
        <w:ind w:firstLineChars="0"/>
        <w:rPr>
          <w:sz w:val="24"/>
          <w:szCs w:val="24"/>
        </w:rPr>
      </w:pPr>
      <w:r>
        <w:rPr>
          <w:rFonts w:ascii="宋体" w:eastAsia="宋体" w:hAnsi="宋体" w:cs="宋体"/>
          <w:b/>
          <w:color w:val="BF8F00" w:themeColor="accent4" w:themeShade="BF"/>
          <w:kern w:val="0"/>
          <w:sz w:val="24"/>
          <w:szCs w:val="24"/>
        </w:rPr>
        <w:t>general</w:t>
      </w:r>
      <w:r w:rsidRPr="008F2221">
        <w:rPr>
          <w:rFonts w:ascii="宋体" w:eastAsia="宋体" w:hAnsi="宋体" w:cs="宋体" w:hint="eastAsia"/>
          <w:b/>
          <w:bCs/>
          <w:iCs/>
          <w:color w:val="BF8F00" w:themeColor="accent4" w:themeShade="BF"/>
          <w:kern w:val="0"/>
          <w:sz w:val="24"/>
          <w:szCs w:val="24"/>
        </w:rPr>
        <w:t>View</w:t>
      </w:r>
      <w:r w:rsidRPr="003349C4">
        <w:rPr>
          <w:rFonts w:ascii="宋体" w:eastAsia="宋体" w:hAnsi="宋体" w:cs="宋体" w:hint="eastAsia"/>
          <w:b/>
          <w:bCs/>
          <w:i/>
          <w:iCs/>
          <w:color w:val="660E7A"/>
          <w:kern w:val="0"/>
          <w:sz w:val="24"/>
          <w:szCs w:val="24"/>
        </w:rPr>
        <w:t xml:space="preserve"> </w:t>
      </w:r>
      <w:r w:rsidRPr="003349C4">
        <w:rPr>
          <w:rFonts w:ascii="宋体" w:eastAsia="宋体" w:hAnsi="宋体" w:cs="宋体" w:hint="eastAsia"/>
          <w:color w:val="000000"/>
          <w:kern w:val="0"/>
          <w:sz w:val="24"/>
          <w:szCs w:val="24"/>
        </w:rPr>
        <w:t xml:space="preserve">= </w:t>
      </w:r>
      <w:r w:rsidRPr="003349C4">
        <w:rPr>
          <w:rFonts w:ascii="宋体" w:eastAsia="宋体" w:hAnsi="宋体" w:cs="宋体" w:hint="eastAsia"/>
          <w:b/>
          <w:bCs/>
          <w:color w:val="000080"/>
          <w:kern w:val="0"/>
          <w:sz w:val="24"/>
          <w:szCs w:val="24"/>
        </w:rPr>
        <w:t xml:space="preserve">new </w:t>
      </w:r>
      <w:r w:rsidRPr="003349C4">
        <w:rPr>
          <w:rFonts w:ascii="宋体" w:eastAsia="宋体" w:hAnsi="宋体" w:cs="宋体" w:hint="eastAsia"/>
          <w:color w:val="000000"/>
          <w:kern w:val="0"/>
          <w:sz w:val="24"/>
          <w:szCs w:val="24"/>
        </w:rPr>
        <w:t>EUI.</w:t>
      </w:r>
      <w:r>
        <w:rPr>
          <w:rFonts w:ascii="宋体" w:eastAsia="宋体" w:hAnsi="宋体" w:cs="宋体"/>
          <w:color w:val="BF8F00" w:themeColor="accent4" w:themeShade="BF"/>
          <w:kern w:val="0"/>
          <w:sz w:val="24"/>
          <w:szCs w:val="24"/>
        </w:rPr>
        <w:t>General</w:t>
      </w:r>
      <w:r>
        <w:rPr>
          <w:rFonts w:ascii="宋体" w:eastAsia="宋体" w:hAnsi="宋体" w:cs="宋体" w:hint="eastAsia"/>
          <w:b/>
          <w:bCs/>
          <w:color w:val="BF8F00" w:themeColor="accent4" w:themeShade="BF"/>
          <w:kern w:val="0"/>
          <w:sz w:val="24"/>
          <w:szCs w:val="24"/>
        </w:rPr>
        <w:t>View</w:t>
      </w:r>
      <w:r>
        <w:rPr>
          <w:rFonts w:ascii="宋体" w:eastAsia="宋体" w:hAnsi="宋体" w:cs="宋体"/>
          <w:b/>
          <w:bCs/>
          <w:color w:val="BF8F00" w:themeColor="accent4" w:themeShade="BF"/>
          <w:kern w:val="0"/>
          <w:sz w:val="24"/>
          <w:szCs w:val="24"/>
        </w:rPr>
        <w:t xml:space="preserve">, </w:t>
      </w:r>
      <w:r w:rsidRPr="003B62C6">
        <w:rPr>
          <w:rFonts w:ascii="宋体" w:eastAsia="宋体" w:hAnsi="宋体" w:cs="宋体"/>
          <w:bCs/>
          <w:color w:val="000000" w:themeColor="text1"/>
          <w:kern w:val="0"/>
          <w:sz w:val="24"/>
          <w:szCs w:val="24"/>
        </w:rPr>
        <w:t>new</w:t>
      </w:r>
      <w:r w:rsidRPr="003B62C6">
        <w:rPr>
          <w:rFonts w:ascii="宋体" w:eastAsia="宋体" w:hAnsi="宋体" w:cs="宋体" w:hint="eastAsia"/>
          <w:bCs/>
          <w:color w:val="000000" w:themeColor="text1"/>
          <w:kern w:val="0"/>
          <w:sz w:val="24"/>
          <w:szCs w:val="24"/>
        </w:rPr>
        <w:t>的对象</w:t>
      </w:r>
      <w:r>
        <w:rPr>
          <w:rFonts w:ascii="宋体" w:eastAsia="宋体" w:hAnsi="宋体" w:cs="宋体" w:hint="eastAsia"/>
          <w:bCs/>
          <w:color w:val="000000" w:themeColor="text1"/>
          <w:kern w:val="0"/>
          <w:sz w:val="24"/>
          <w:szCs w:val="24"/>
        </w:rPr>
        <w:t>应该为当前页面</w:t>
      </w:r>
      <w:r w:rsidR="00807F24">
        <w:rPr>
          <w:rFonts w:ascii="宋体" w:eastAsia="宋体" w:hAnsi="宋体" w:cs="宋体" w:hint="eastAsia"/>
          <w:bCs/>
          <w:color w:val="000000" w:themeColor="text1"/>
          <w:kern w:val="0"/>
          <w:sz w:val="24"/>
          <w:szCs w:val="24"/>
        </w:rPr>
        <w:t>js</w:t>
      </w:r>
    </w:p>
    <w:p w:rsidR="00F77625" w:rsidRDefault="00F77625" w:rsidP="006B48A2">
      <w:pPr>
        <w:pStyle w:val="a8"/>
        <w:numPr>
          <w:ilvl w:val="0"/>
          <w:numId w:val="3"/>
        </w:numPr>
        <w:ind w:firstLineChars="0"/>
        <w:rPr>
          <w:sz w:val="24"/>
          <w:szCs w:val="24"/>
        </w:rPr>
      </w:pPr>
      <w:r w:rsidRPr="00FF5D20">
        <w:rPr>
          <w:rFonts w:ascii="宋体" w:eastAsia="宋体" w:hAnsi="宋体" w:cs="宋体" w:hint="eastAsia"/>
          <w:b/>
          <w:bCs/>
          <w:color w:val="660E7A"/>
          <w:kern w:val="0"/>
          <w:sz w:val="24"/>
          <w:szCs w:val="24"/>
        </w:rPr>
        <w:t>renderTo</w:t>
      </w:r>
      <w:r w:rsidRPr="00FF5D20">
        <w:rPr>
          <w:rFonts w:hint="eastAsia"/>
          <w:sz w:val="24"/>
          <w:szCs w:val="24"/>
        </w:rPr>
        <w:t>代表new的对象放入id为content的容器里面</w:t>
      </w:r>
    </w:p>
    <w:p w:rsidR="00F77625" w:rsidRDefault="00F77625" w:rsidP="004D2BE5">
      <w:pPr>
        <w:pStyle w:val="3"/>
      </w:pPr>
      <w:r>
        <w:t xml:space="preserve"> </w:t>
      </w:r>
      <w:bookmarkStart w:id="1580" w:name="_Toc528832609"/>
      <w:r>
        <w:rPr>
          <w:rFonts w:hint="eastAsia"/>
        </w:rPr>
        <w:t>Js文件</w:t>
      </w:r>
      <w:bookmarkEnd w:id="1580"/>
    </w:p>
    <w:p w:rsidR="00F77625" w:rsidRPr="00F57AA1" w:rsidRDefault="00F77625" w:rsidP="00F77625">
      <w:pPr>
        <w:rPr>
          <w:rFonts w:ascii="宋体" w:eastAsia="宋体" w:hAnsi="宋体"/>
          <w:sz w:val="24"/>
          <w:szCs w:val="24"/>
        </w:rPr>
      </w:pPr>
      <w:r w:rsidRPr="00F57AA1">
        <w:rPr>
          <w:rFonts w:ascii="宋体" w:eastAsia="宋体" w:hAnsi="宋体" w:hint="eastAsia"/>
          <w:sz w:val="24"/>
          <w:szCs w:val="24"/>
        </w:rPr>
        <w:t>采用EUI框架，EUI在线示例</w:t>
      </w:r>
      <w:hyperlink r:id="rId58" w:history="1">
        <w:r w:rsidR="007D7360" w:rsidRPr="007D7360">
          <w:rPr>
            <w:rStyle w:val="a6"/>
            <w:rFonts w:asciiTheme="minorEastAsia" w:hAnsiTheme="minorEastAsia"/>
            <w:sz w:val="24"/>
            <w:szCs w:val="24"/>
          </w:rPr>
          <w:t>http://decmp.changhong.com/EUI-api/views/home/welcome.html</w:t>
        </w:r>
      </w:hyperlink>
    </w:p>
    <w:p w:rsidR="00F77625" w:rsidRDefault="00F77625" w:rsidP="004D2BE5">
      <w:pPr>
        <w:pStyle w:val="3"/>
      </w:pPr>
      <w:r>
        <w:t xml:space="preserve"> </w:t>
      </w:r>
      <w:bookmarkStart w:id="1581" w:name="_Toc528832610"/>
      <w:r>
        <w:rPr>
          <w:rFonts w:hint="eastAsia"/>
        </w:rPr>
        <w:t>Css文件</w:t>
      </w:r>
      <w:bookmarkEnd w:id="1581"/>
    </w:p>
    <w:p w:rsidR="00F57AA1" w:rsidRPr="00F57AA1" w:rsidRDefault="00F57AA1" w:rsidP="00F57AA1">
      <w:pPr>
        <w:rPr>
          <w:rFonts w:ascii="宋体" w:eastAsia="宋体" w:hAnsi="宋体"/>
          <w:sz w:val="24"/>
          <w:szCs w:val="24"/>
        </w:rPr>
      </w:pPr>
      <w:r w:rsidRPr="00F57AA1">
        <w:rPr>
          <w:rFonts w:ascii="宋体" w:eastAsia="宋体" w:hAnsi="宋体" w:hint="eastAsia"/>
          <w:sz w:val="24"/>
          <w:szCs w:val="24"/>
        </w:rPr>
        <w:t>自定义</w:t>
      </w:r>
    </w:p>
    <w:p w:rsidR="00F77625" w:rsidRDefault="00F77625" w:rsidP="004D2BE5">
      <w:pPr>
        <w:pStyle w:val="3"/>
        <w:rPr>
          <w:shd w:val="clear" w:color="auto" w:fill="EFEFEF"/>
        </w:rPr>
      </w:pPr>
      <w:bookmarkStart w:id="1582" w:name="_Toc528832611"/>
      <w:r>
        <w:rPr>
          <w:rFonts w:hint="eastAsia"/>
        </w:rPr>
        <w:t>多语言</w:t>
      </w:r>
      <w:r w:rsidRPr="00C943CB">
        <w:rPr>
          <w:rFonts w:hint="eastAsia"/>
          <w:shd w:val="clear" w:color="auto" w:fill="EFEFEF"/>
        </w:rPr>
        <w:t>lang_zh_CN.js</w:t>
      </w:r>
      <w:bookmarkEnd w:id="1582"/>
    </w:p>
    <w:p w:rsidR="00F77625" w:rsidRPr="00C943CB" w:rsidRDefault="00F77625" w:rsidP="00F776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943CB">
        <w:rPr>
          <w:rFonts w:ascii="宋体" w:eastAsia="宋体" w:hAnsi="宋体" w:cs="宋体"/>
          <w:bCs/>
          <w:color w:val="000000" w:themeColor="text1"/>
          <w:kern w:val="0"/>
          <w:sz w:val="24"/>
          <w:szCs w:val="24"/>
        </w:rPr>
        <w:t>1</w:t>
      </w:r>
      <w:r w:rsidRPr="00C943CB">
        <w:rPr>
          <w:rFonts w:ascii="宋体" w:eastAsia="宋体" w:hAnsi="宋体" w:cs="宋体" w:hint="eastAsia"/>
          <w:bCs/>
          <w:color w:val="000000" w:themeColor="text1"/>
          <w:kern w:val="0"/>
          <w:sz w:val="24"/>
          <w:szCs w:val="24"/>
        </w:rPr>
        <w:t>、</w:t>
      </w:r>
      <w:r w:rsidRPr="00C943CB">
        <w:rPr>
          <w:rFonts w:ascii="宋体" w:eastAsia="宋体" w:hAnsi="宋体" w:cs="宋体" w:hint="eastAsia"/>
          <w:b/>
          <w:bCs/>
          <w:color w:val="000080"/>
          <w:kern w:val="0"/>
          <w:sz w:val="24"/>
          <w:szCs w:val="24"/>
        </w:rPr>
        <w:t xml:space="preserve">var </w:t>
      </w:r>
      <w:r w:rsidRPr="00C943CB">
        <w:rPr>
          <w:rFonts w:ascii="宋体" w:eastAsia="宋体" w:hAnsi="宋体" w:cs="宋体" w:hint="eastAsia"/>
          <w:b/>
          <w:bCs/>
          <w:i/>
          <w:iCs/>
          <w:color w:val="660E7A"/>
          <w:kern w:val="0"/>
          <w:sz w:val="24"/>
          <w:szCs w:val="24"/>
        </w:rPr>
        <w:t xml:space="preserve">defaultLangs </w:t>
      </w:r>
      <w:r w:rsidRPr="00C943CB">
        <w:rPr>
          <w:rFonts w:ascii="宋体" w:eastAsia="宋体" w:hAnsi="宋体" w:cs="宋体" w:hint="eastAsia"/>
          <w:color w:val="000000"/>
          <w:kern w:val="0"/>
          <w:sz w:val="24"/>
          <w:szCs w:val="24"/>
        </w:rPr>
        <w:t>= {</w:t>
      </w:r>
      <w:r w:rsidRPr="00C943CB">
        <w:rPr>
          <w:rFonts w:ascii="宋体" w:eastAsia="宋体" w:hAnsi="宋体" w:cs="宋体" w:hint="eastAsia"/>
          <w:color w:val="000000"/>
          <w:kern w:val="0"/>
          <w:sz w:val="24"/>
          <w:szCs w:val="24"/>
        </w:rPr>
        <w:br/>
        <w:t xml:space="preserve">    </w:t>
      </w:r>
      <w:r>
        <w:rPr>
          <w:rFonts w:ascii="宋体" w:eastAsia="宋体" w:hAnsi="宋体" w:cs="宋体"/>
          <w:color w:val="000000"/>
          <w:kern w:val="0"/>
          <w:sz w:val="24"/>
          <w:szCs w:val="24"/>
        </w:rPr>
        <w:t xml:space="preserve"> </w:t>
      </w:r>
      <w:r w:rsidRPr="00C943CB">
        <w:rPr>
          <w:rFonts w:ascii="宋体" w:eastAsia="宋体" w:hAnsi="宋体" w:cs="宋体" w:hint="eastAsia"/>
          <w:b/>
          <w:bCs/>
          <w:color w:val="660E7A"/>
          <w:kern w:val="0"/>
          <w:sz w:val="24"/>
          <w:szCs w:val="24"/>
        </w:rPr>
        <w:t>addText</w:t>
      </w:r>
      <w:r w:rsidRPr="00C943CB">
        <w:rPr>
          <w:rFonts w:ascii="宋体" w:eastAsia="宋体" w:hAnsi="宋体" w:cs="宋体" w:hint="eastAsia"/>
          <w:color w:val="000000"/>
          <w:kern w:val="0"/>
          <w:sz w:val="24"/>
          <w:szCs w:val="24"/>
        </w:rPr>
        <w:t xml:space="preserve">: </w:t>
      </w:r>
      <w:r w:rsidRPr="00C943CB">
        <w:rPr>
          <w:rFonts w:ascii="宋体" w:eastAsia="宋体" w:hAnsi="宋体" w:cs="宋体" w:hint="eastAsia"/>
          <w:b/>
          <w:bCs/>
          <w:color w:val="008000"/>
          <w:kern w:val="0"/>
          <w:sz w:val="24"/>
          <w:szCs w:val="24"/>
        </w:rPr>
        <w:t>"新增"</w:t>
      </w:r>
      <w:r w:rsidRPr="00C943CB">
        <w:rPr>
          <w:rFonts w:ascii="宋体" w:eastAsia="宋体" w:hAnsi="宋体" w:cs="宋体" w:hint="eastAsia"/>
          <w:color w:val="000000"/>
          <w:kern w:val="0"/>
          <w:sz w:val="24"/>
          <w:szCs w:val="24"/>
        </w:rPr>
        <w:t>,</w:t>
      </w:r>
      <w:r w:rsidRPr="00C943CB">
        <w:rPr>
          <w:rFonts w:ascii="宋体" w:eastAsia="宋体" w:hAnsi="宋体" w:cs="宋体" w:hint="eastAsia"/>
          <w:color w:val="000000"/>
          <w:kern w:val="0"/>
          <w:sz w:val="24"/>
          <w:szCs w:val="24"/>
        </w:rPr>
        <w:br/>
        <w:t xml:space="preserve">    </w:t>
      </w:r>
      <w:r>
        <w:rPr>
          <w:rFonts w:ascii="宋体" w:eastAsia="宋体" w:hAnsi="宋体" w:cs="宋体"/>
          <w:color w:val="000000"/>
          <w:kern w:val="0"/>
          <w:sz w:val="24"/>
          <w:szCs w:val="24"/>
        </w:rPr>
        <w:t xml:space="preserve"> </w:t>
      </w:r>
      <w:r w:rsidRPr="00C943CB">
        <w:rPr>
          <w:rFonts w:ascii="宋体" w:eastAsia="宋体" w:hAnsi="宋体" w:cs="宋体" w:hint="eastAsia"/>
          <w:b/>
          <w:bCs/>
          <w:color w:val="660E7A"/>
          <w:kern w:val="0"/>
          <w:sz w:val="24"/>
          <w:szCs w:val="24"/>
        </w:rPr>
        <w:t>hintText</w:t>
      </w:r>
      <w:r w:rsidRPr="00C943CB">
        <w:rPr>
          <w:rFonts w:ascii="宋体" w:eastAsia="宋体" w:hAnsi="宋体" w:cs="宋体" w:hint="eastAsia"/>
          <w:color w:val="000000"/>
          <w:kern w:val="0"/>
          <w:sz w:val="24"/>
          <w:szCs w:val="24"/>
        </w:rPr>
        <w:t xml:space="preserve">: </w:t>
      </w:r>
      <w:r w:rsidRPr="00C943CB">
        <w:rPr>
          <w:rFonts w:ascii="宋体" w:eastAsia="宋体" w:hAnsi="宋体" w:cs="宋体" w:hint="eastAsia"/>
          <w:b/>
          <w:bCs/>
          <w:color w:val="008000"/>
          <w:kern w:val="0"/>
          <w:sz w:val="24"/>
          <w:szCs w:val="24"/>
        </w:rPr>
        <w:t>"提示"</w:t>
      </w:r>
      <w:r w:rsidRPr="00C943CB">
        <w:rPr>
          <w:rFonts w:ascii="宋体" w:eastAsia="宋体" w:hAnsi="宋体" w:cs="宋体" w:hint="eastAsia"/>
          <w:color w:val="000000"/>
          <w:kern w:val="0"/>
          <w:sz w:val="24"/>
          <w:szCs w:val="24"/>
        </w:rPr>
        <w:br/>
      </w:r>
      <w:r>
        <w:rPr>
          <w:rFonts w:ascii="宋体" w:eastAsia="宋体" w:hAnsi="宋体" w:cs="宋体"/>
          <w:color w:val="000000"/>
          <w:kern w:val="0"/>
          <w:sz w:val="24"/>
          <w:szCs w:val="24"/>
        </w:rPr>
        <w:t xml:space="preserve">   </w:t>
      </w:r>
      <w:r w:rsidRPr="00C943CB">
        <w:rPr>
          <w:rFonts w:ascii="宋体" w:eastAsia="宋体" w:hAnsi="宋体" w:cs="宋体" w:hint="eastAsia"/>
          <w:color w:val="000000"/>
          <w:kern w:val="0"/>
          <w:sz w:val="24"/>
          <w:szCs w:val="24"/>
        </w:rPr>
        <w:t>};</w:t>
      </w:r>
    </w:p>
    <w:p w:rsidR="00F77625" w:rsidRDefault="00F77625" w:rsidP="00F77625">
      <w:r>
        <w:rPr>
          <w:rFonts w:hint="eastAsia"/>
        </w:rPr>
        <w:t>这是通用的</w:t>
      </w:r>
      <w:r w:rsidR="00F57AA1">
        <w:rPr>
          <w:rFonts w:hint="eastAsia"/>
        </w:rPr>
        <w:t>默认</w:t>
      </w:r>
      <w:r>
        <w:rPr>
          <w:rFonts w:hint="eastAsia"/>
        </w:rPr>
        <w:t>多语言，可以在里面新增通用的多语言</w:t>
      </w:r>
    </w:p>
    <w:p w:rsidR="00F77625" w:rsidRPr="00F57AA1" w:rsidRDefault="00F77625" w:rsidP="00F57AA1">
      <w:pPr>
        <w:pStyle w:val="HTML"/>
        <w:shd w:val="clear" w:color="auto" w:fill="FFFFFF"/>
        <w:rPr>
          <w:color w:val="000000"/>
          <w:sz w:val="21"/>
          <w:szCs w:val="21"/>
        </w:rPr>
      </w:pPr>
      <w:r>
        <w:t>2</w:t>
      </w:r>
      <w:r>
        <w:rPr>
          <w:rFonts w:hint="eastAsia"/>
        </w:rPr>
        <w:t>、</w:t>
      </w:r>
      <w:r w:rsidR="00F57AA1" w:rsidRPr="00F57AA1">
        <w:rPr>
          <w:rFonts w:hint="eastAsia"/>
          <w:b/>
          <w:bCs/>
          <w:color w:val="000080"/>
        </w:rPr>
        <w:t xml:space="preserve">if </w:t>
      </w:r>
      <w:r w:rsidR="00F57AA1" w:rsidRPr="00F57AA1">
        <w:rPr>
          <w:rFonts w:hint="eastAsia"/>
          <w:color w:val="000000"/>
        </w:rPr>
        <w:t>(EUI.</w:t>
      </w:r>
      <w:r w:rsidR="00F57AA1" w:rsidRPr="00F57AA1">
        <w:rPr>
          <w:rFonts w:hint="eastAsia"/>
          <w:b/>
          <w:bCs/>
          <w:color w:val="660E7A"/>
        </w:rPr>
        <w:t>BusinessActivityCategoryView</w:t>
      </w:r>
      <w:r w:rsidR="00F57AA1" w:rsidRPr="00F57AA1">
        <w:rPr>
          <w:rFonts w:hint="eastAsia"/>
          <w:color w:val="000000"/>
        </w:rPr>
        <w:t>) {</w:t>
      </w:r>
      <w:r w:rsidR="00F57AA1" w:rsidRPr="00F57AA1">
        <w:rPr>
          <w:rFonts w:hint="eastAsia"/>
          <w:color w:val="000000"/>
        </w:rPr>
        <w:br/>
        <w:t xml:space="preserve">    </w:t>
      </w:r>
      <w:r w:rsidR="00F57AA1">
        <w:rPr>
          <w:color w:val="000000"/>
        </w:rPr>
        <w:t xml:space="preserve">   </w:t>
      </w:r>
      <w:r w:rsidR="00F57AA1" w:rsidRPr="00F57AA1">
        <w:rPr>
          <w:rFonts w:hint="eastAsia"/>
          <w:color w:val="000000"/>
        </w:rPr>
        <w:t>EUI.</w:t>
      </w:r>
      <w:r w:rsidR="00F57AA1" w:rsidRPr="00F57AA1">
        <w:rPr>
          <w:rFonts w:hint="eastAsia"/>
          <w:b/>
          <w:bCs/>
          <w:color w:val="660E7A"/>
        </w:rPr>
        <w:t>BusinessActivityCategoryView</w:t>
      </w:r>
      <w:r w:rsidR="00F57AA1" w:rsidRPr="00F57AA1">
        <w:rPr>
          <w:rFonts w:hint="eastAsia"/>
          <w:color w:val="000000"/>
        </w:rPr>
        <w:t>.</w:t>
      </w:r>
      <w:r w:rsidR="00F57AA1" w:rsidRPr="00F57AA1">
        <w:rPr>
          <w:rFonts w:hint="eastAsia"/>
          <w:b/>
          <w:bCs/>
          <w:color w:val="660E7A"/>
        </w:rPr>
        <w:t>prototype</w:t>
      </w:r>
      <w:r w:rsidR="00F57AA1" w:rsidRPr="00F57AA1">
        <w:rPr>
          <w:rFonts w:hint="eastAsia"/>
          <w:color w:val="000000"/>
        </w:rPr>
        <w:t>.</w:t>
      </w:r>
      <w:r w:rsidR="00F57AA1" w:rsidRPr="00F57AA1">
        <w:rPr>
          <w:rFonts w:hint="eastAsia"/>
          <w:b/>
          <w:bCs/>
          <w:color w:val="660E7A"/>
        </w:rPr>
        <w:t xml:space="preserve">lang </w:t>
      </w:r>
      <w:r w:rsidR="00F57AA1" w:rsidRPr="00F57AA1">
        <w:rPr>
          <w:rFonts w:hint="eastAsia"/>
          <w:color w:val="000000"/>
        </w:rPr>
        <w:t>= EUI.applyIf({</w:t>
      </w:r>
      <w:r w:rsidRPr="00F57AA1">
        <w:rPr>
          <w:rFonts w:hint="eastAsia"/>
          <w:color w:val="000000"/>
        </w:rPr>
        <w:br/>
        <w:t xml:space="preserve">     </w:t>
      </w:r>
      <w:r w:rsidRPr="00F57AA1">
        <w:rPr>
          <w:color w:val="000000"/>
        </w:rPr>
        <w:tab/>
      </w:r>
      <w:r w:rsidRPr="00F57AA1">
        <w:rPr>
          <w:rFonts w:hint="eastAsia"/>
          <w:color w:val="000000"/>
        </w:rPr>
        <w:t xml:space="preserve">   </w:t>
      </w:r>
      <w:r w:rsidRPr="00F57AA1">
        <w:rPr>
          <w:rFonts w:hint="eastAsia"/>
          <w:b/>
          <w:bCs/>
          <w:color w:val="660E7A"/>
        </w:rPr>
        <w:t>codeText</w:t>
      </w:r>
      <w:r w:rsidRPr="00F57AA1">
        <w:rPr>
          <w:rFonts w:hint="eastAsia"/>
          <w:color w:val="000000"/>
        </w:rPr>
        <w:t xml:space="preserve">: </w:t>
      </w:r>
      <w:r w:rsidRPr="00F57AA1">
        <w:rPr>
          <w:rFonts w:hint="eastAsia"/>
          <w:b/>
          <w:bCs/>
          <w:color w:val="008000"/>
        </w:rPr>
        <w:t>"代码"</w:t>
      </w:r>
      <w:r w:rsidRPr="00F57AA1">
        <w:rPr>
          <w:rFonts w:hint="eastAsia"/>
          <w:color w:val="000000"/>
        </w:rPr>
        <w:t>,</w:t>
      </w:r>
      <w:r w:rsidRPr="00F57AA1">
        <w:rPr>
          <w:rFonts w:hint="eastAsia"/>
          <w:color w:val="000000"/>
        </w:rPr>
        <w:br/>
        <w:t xml:space="preserve">    </w:t>
      </w:r>
      <w:r w:rsidRPr="00F57AA1">
        <w:rPr>
          <w:color w:val="000000"/>
        </w:rPr>
        <w:tab/>
      </w:r>
      <w:r w:rsidRPr="00F57AA1">
        <w:rPr>
          <w:rFonts w:hint="eastAsia"/>
          <w:color w:val="000000"/>
        </w:rPr>
        <w:t xml:space="preserve">   </w:t>
      </w:r>
      <w:r w:rsidRPr="00F57AA1">
        <w:rPr>
          <w:rFonts w:hint="eastAsia"/>
          <w:b/>
          <w:bCs/>
          <w:color w:val="660E7A"/>
        </w:rPr>
        <w:t>nameText</w:t>
      </w:r>
      <w:r w:rsidRPr="00F57AA1">
        <w:rPr>
          <w:rFonts w:hint="eastAsia"/>
          <w:color w:val="000000"/>
        </w:rPr>
        <w:t xml:space="preserve">: </w:t>
      </w:r>
      <w:r w:rsidRPr="00F57AA1">
        <w:rPr>
          <w:rFonts w:hint="eastAsia"/>
          <w:b/>
          <w:bCs/>
          <w:color w:val="008000"/>
        </w:rPr>
        <w:t>"名称"</w:t>
      </w:r>
      <w:r w:rsidRPr="00F57AA1">
        <w:rPr>
          <w:rFonts w:hint="eastAsia"/>
          <w:b/>
          <w:bCs/>
          <w:color w:val="008000"/>
        </w:rPr>
        <w:br/>
        <w:t xml:space="preserve">   </w:t>
      </w:r>
      <w:r w:rsidRPr="00F57AA1">
        <w:rPr>
          <w:b/>
          <w:bCs/>
          <w:color w:val="008000"/>
        </w:rPr>
        <w:tab/>
      </w:r>
      <w:r w:rsidRPr="00F57AA1">
        <w:rPr>
          <w:rFonts w:hint="eastAsia"/>
          <w:color w:val="000000"/>
        </w:rPr>
        <w:t xml:space="preserve">}, </w:t>
      </w:r>
      <w:r w:rsidRPr="00F57AA1">
        <w:rPr>
          <w:rFonts w:hint="eastAsia"/>
          <w:b/>
          <w:bCs/>
          <w:i/>
          <w:iCs/>
          <w:color w:val="660E7A"/>
        </w:rPr>
        <w:t>defaultLangs</w:t>
      </w:r>
      <w:r w:rsidRPr="00F57AA1">
        <w:rPr>
          <w:rFonts w:hint="eastAsia"/>
          <w:color w:val="000000"/>
        </w:rPr>
        <w:t>);</w:t>
      </w:r>
      <w:r w:rsidRPr="00F57AA1">
        <w:rPr>
          <w:rFonts w:hint="eastAsia"/>
          <w:color w:val="000000"/>
        </w:rPr>
        <w:br/>
      </w:r>
      <w:r w:rsidRPr="00F57AA1">
        <w:rPr>
          <w:color w:val="000000"/>
        </w:rPr>
        <w:t xml:space="preserve">   </w:t>
      </w:r>
      <w:r w:rsidRPr="00F57AA1">
        <w:rPr>
          <w:rFonts w:hint="eastAsia"/>
          <w:color w:val="000000"/>
        </w:rPr>
        <w:t>};</w:t>
      </w:r>
    </w:p>
    <w:p w:rsidR="00F77625" w:rsidRDefault="00F77625" w:rsidP="00F77625">
      <w:pPr>
        <w:pStyle w:val="HTML"/>
        <w:shd w:val="clear" w:color="auto" w:fill="FFFFFF"/>
        <w:rPr>
          <w:b/>
          <w:bCs/>
          <w:i/>
          <w:iCs/>
          <w:color w:val="660E7A"/>
        </w:rPr>
      </w:pPr>
      <w:r>
        <w:rPr>
          <w:rFonts w:hint="eastAsia"/>
          <w:color w:val="000000"/>
        </w:rPr>
        <w:t>这是单独页面</w:t>
      </w:r>
      <w:r>
        <w:rPr>
          <w:color w:val="7030A0"/>
        </w:rPr>
        <w:t>General</w:t>
      </w:r>
      <w:r w:rsidRPr="002A2A42">
        <w:rPr>
          <w:rFonts w:hint="eastAsia"/>
          <w:b/>
          <w:bCs/>
          <w:color w:val="7030A0"/>
        </w:rPr>
        <w:t>View</w:t>
      </w:r>
      <w:r>
        <w:rPr>
          <w:rFonts w:hint="eastAsia"/>
          <w:color w:val="000000"/>
        </w:rPr>
        <w:t>的多语言，同时引用通用多语言</w:t>
      </w:r>
      <w:r w:rsidRPr="002A2A42">
        <w:rPr>
          <w:rFonts w:hint="eastAsia"/>
          <w:b/>
          <w:bCs/>
          <w:i/>
          <w:iCs/>
          <w:color w:val="660E7A"/>
        </w:rPr>
        <w:t>defaultLangs</w:t>
      </w:r>
    </w:p>
    <w:p w:rsidR="0083624B" w:rsidRDefault="0083624B" w:rsidP="0083624B">
      <w:pPr>
        <w:pStyle w:val="1"/>
      </w:pPr>
      <w:bookmarkStart w:id="1583" w:name="_Toc528832612"/>
      <w:r>
        <w:rPr>
          <w:rFonts w:hint="eastAsia"/>
        </w:rPr>
        <w:t>签入和发布</w:t>
      </w:r>
      <w:bookmarkEnd w:id="1583"/>
    </w:p>
    <w:p w:rsidR="0083624B" w:rsidRDefault="0083624B" w:rsidP="0083624B">
      <w:pPr>
        <w:pStyle w:val="2"/>
      </w:pPr>
      <w:bookmarkStart w:id="1584" w:name="_Toc528832613"/>
      <w:r>
        <w:rPr>
          <w:rFonts w:hint="eastAsia"/>
        </w:rPr>
        <w:t>代码签入</w:t>
      </w:r>
      <w:bookmarkEnd w:id="1584"/>
    </w:p>
    <w:p w:rsidR="0083624B" w:rsidRPr="00DB7919" w:rsidRDefault="0083624B" w:rsidP="00DB7919">
      <w:pPr>
        <w:pStyle w:val="a8"/>
        <w:numPr>
          <w:ilvl w:val="0"/>
          <w:numId w:val="38"/>
        </w:numPr>
        <w:ind w:firstLineChars="0"/>
        <w:rPr>
          <w:rFonts w:ascii="宋体" w:eastAsia="宋体" w:hAnsi="宋体"/>
          <w:sz w:val="24"/>
          <w:szCs w:val="24"/>
        </w:rPr>
      </w:pPr>
      <w:r w:rsidRPr="00DB7919">
        <w:rPr>
          <w:rFonts w:ascii="宋体" w:eastAsia="宋体" w:hAnsi="宋体" w:hint="eastAsia"/>
          <w:sz w:val="24"/>
          <w:szCs w:val="24"/>
        </w:rPr>
        <w:t>上传时点击上传箭头按钮或者点击</w:t>
      </w:r>
      <w:r w:rsidRPr="00DB7919">
        <w:rPr>
          <w:rFonts w:ascii="宋体" w:eastAsia="宋体" w:hAnsi="宋体"/>
          <w:sz w:val="24"/>
          <w:szCs w:val="24"/>
        </w:rPr>
        <w:t>VCS--&gt;Git--&gt;Commit File</w:t>
      </w:r>
      <w:r w:rsidR="00DB7919" w:rsidRPr="00DB7919">
        <w:rPr>
          <w:rFonts w:ascii="宋体" w:eastAsia="宋体" w:hAnsi="宋体" w:hint="eastAsia"/>
          <w:sz w:val="24"/>
          <w:szCs w:val="24"/>
        </w:rPr>
        <w:t>，然后可以依次点开列表里的文件来确认修改内容，确认无误后选中</w:t>
      </w:r>
      <w:r w:rsidR="00DB7919" w:rsidRPr="00DB7919">
        <w:rPr>
          <w:rFonts w:ascii="宋体" w:eastAsia="宋体" w:hAnsi="宋体"/>
          <w:sz w:val="24"/>
          <w:szCs w:val="24"/>
        </w:rPr>
        <w:t>Commit</w:t>
      </w:r>
      <w:r w:rsidR="00DB7919" w:rsidRPr="00DB7919">
        <w:rPr>
          <w:rFonts w:ascii="宋体" w:eastAsia="宋体" w:hAnsi="宋体" w:hint="eastAsia"/>
          <w:sz w:val="24"/>
          <w:szCs w:val="24"/>
        </w:rPr>
        <w:t>按钮里的</w:t>
      </w:r>
      <w:r w:rsidR="00DB7919" w:rsidRPr="00DB7919">
        <w:rPr>
          <w:rFonts w:ascii="宋体" w:eastAsia="宋体" w:hAnsi="宋体"/>
          <w:sz w:val="24"/>
          <w:szCs w:val="24"/>
        </w:rPr>
        <w:t>Commit and Push</w:t>
      </w:r>
      <w:r w:rsidR="00DB7919" w:rsidRPr="00DB7919">
        <w:rPr>
          <w:rFonts w:ascii="宋体" w:eastAsia="宋体" w:hAnsi="宋体" w:hint="eastAsia"/>
          <w:sz w:val="24"/>
          <w:szCs w:val="24"/>
        </w:rPr>
        <w:t>上传到服务器的</w:t>
      </w:r>
      <w:r w:rsidR="00DB7919" w:rsidRPr="00DB7919">
        <w:rPr>
          <w:rFonts w:ascii="宋体" w:eastAsia="宋体" w:hAnsi="宋体"/>
          <w:sz w:val="24"/>
          <w:szCs w:val="24"/>
        </w:rPr>
        <w:t>Git</w:t>
      </w:r>
      <w:r w:rsidR="00DB7919" w:rsidRPr="00DB7919">
        <w:rPr>
          <w:rFonts w:ascii="宋体" w:eastAsia="宋体" w:hAnsi="宋体" w:hint="eastAsia"/>
          <w:sz w:val="24"/>
          <w:szCs w:val="24"/>
        </w:rPr>
        <w:t>里，</w:t>
      </w:r>
      <w:r w:rsidR="00DB7919" w:rsidRPr="00DB7919">
        <w:rPr>
          <w:rFonts w:ascii="宋体" w:eastAsia="宋体" w:hAnsi="宋体"/>
          <w:sz w:val="24"/>
          <w:szCs w:val="24"/>
        </w:rPr>
        <w:t xml:space="preserve"> </w:t>
      </w:r>
      <w:r w:rsidR="00DB7919" w:rsidRPr="00DB7919">
        <w:rPr>
          <w:rFonts w:ascii="宋体" w:eastAsia="宋体" w:hAnsi="宋体" w:hint="eastAsia"/>
          <w:sz w:val="24"/>
          <w:szCs w:val="24"/>
        </w:rPr>
        <w:t>选择</w:t>
      </w:r>
      <w:r w:rsidR="00DB7919" w:rsidRPr="00DB7919">
        <w:rPr>
          <w:rFonts w:ascii="宋体" w:eastAsia="宋体" w:hAnsi="宋体"/>
          <w:sz w:val="24"/>
          <w:szCs w:val="24"/>
        </w:rPr>
        <w:t>Commit</w:t>
      </w:r>
      <w:r w:rsidR="00DB7919" w:rsidRPr="00DB7919">
        <w:rPr>
          <w:rFonts w:ascii="宋体" w:eastAsia="宋体" w:hAnsi="宋体" w:hint="eastAsia"/>
          <w:sz w:val="24"/>
          <w:szCs w:val="24"/>
        </w:rPr>
        <w:t>只是添加到本地</w:t>
      </w:r>
      <w:r w:rsidR="00DB7919" w:rsidRPr="00DB7919">
        <w:rPr>
          <w:rFonts w:ascii="宋体" w:eastAsia="宋体" w:hAnsi="宋体"/>
          <w:sz w:val="24"/>
          <w:szCs w:val="24"/>
        </w:rPr>
        <w:t>Git</w:t>
      </w:r>
    </w:p>
    <w:p w:rsidR="0083624B" w:rsidRDefault="00DB7919" w:rsidP="0083624B">
      <w:r w:rsidRPr="00DB7919">
        <w:rPr>
          <w:noProof/>
        </w:rPr>
        <w:lastRenderedPageBreak/>
        <w:drawing>
          <wp:inline distT="0" distB="0" distL="0" distR="0" wp14:anchorId="7A165D95" wp14:editId="47112785">
            <wp:extent cx="6188710" cy="552450"/>
            <wp:effectExtent l="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9"/>
                    <a:stretch>
                      <a:fillRect/>
                    </a:stretch>
                  </pic:blipFill>
                  <pic:spPr>
                    <a:xfrm>
                      <a:off x="0" y="0"/>
                      <a:ext cx="6188710" cy="552450"/>
                    </a:xfrm>
                    <a:prstGeom prst="rect">
                      <a:avLst/>
                    </a:prstGeom>
                  </pic:spPr>
                </pic:pic>
              </a:graphicData>
            </a:graphic>
          </wp:inline>
        </w:drawing>
      </w:r>
    </w:p>
    <w:p w:rsidR="00DB7919" w:rsidRDefault="00DB7919" w:rsidP="0083624B">
      <w:r w:rsidRPr="00DB7919">
        <w:rPr>
          <w:noProof/>
        </w:rPr>
        <w:drawing>
          <wp:inline distT="0" distB="0" distL="0" distR="0" wp14:anchorId="78260609" wp14:editId="65C2769C">
            <wp:extent cx="6188710" cy="2710815"/>
            <wp:effectExtent l="0" t="0" r="254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0"/>
                    <a:stretch>
                      <a:fillRect/>
                    </a:stretch>
                  </pic:blipFill>
                  <pic:spPr>
                    <a:xfrm>
                      <a:off x="0" y="0"/>
                      <a:ext cx="6188710" cy="2710815"/>
                    </a:xfrm>
                    <a:prstGeom prst="rect">
                      <a:avLst/>
                    </a:prstGeom>
                  </pic:spPr>
                </pic:pic>
              </a:graphicData>
            </a:graphic>
          </wp:inline>
        </w:drawing>
      </w:r>
    </w:p>
    <w:p w:rsidR="00DB7919" w:rsidRDefault="00DB7919" w:rsidP="0083624B">
      <w:r w:rsidRPr="00DB7919">
        <w:rPr>
          <w:noProof/>
        </w:rPr>
        <w:drawing>
          <wp:inline distT="0" distB="0" distL="0" distR="0" wp14:anchorId="704D3BE0" wp14:editId="5DFEEE38">
            <wp:extent cx="5444198" cy="4525368"/>
            <wp:effectExtent l="0" t="0" r="4445" b="889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1"/>
                    <a:stretch>
                      <a:fillRect/>
                    </a:stretch>
                  </pic:blipFill>
                  <pic:spPr>
                    <a:xfrm>
                      <a:off x="0" y="0"/>
                      <a:ext cx="5444198" cy="4525368"/>
                    </a:xfrm>
                    <a:prstGeom prst="rect">
                      <a:avLst/>
                    </a:prstGeom>
                  </pic:spPr>
                </pic:pic>
              </a:graphicData>
            </a:graphic>
          </wp:inline>
        </w:drawing>
      </w:r>
    </w:p>
    <w:p w:rsidR="00DB7919" w:rsidRDefault="00DB7919" w:rsidP="0083624B"/>
    <w:p w:rsidR="00DB7919" w:rsidRDefault="00DB7919" w:rsidP="00DB7919">
      <w:pPr>
        <w:pStyle w:val="a8"/>
        <w:numPr>
          <w:ilvl w:val="0"/>
          <w:numId w:val="38"/>
        </w:numPr>
        <w:ind w:firstLineChars="0"/>
        <w:rPr>
          <w:rFonts w:ascii="宋体" w:eastAsia="宋体" w:hAnsi="宋体"/>
          <w:sz w:val="24"/>
          <w:szCs w:val="24"/>
        </w:rPr>
      </w:pPr>
      <w:r w:rsidRPr="00DB7919">
        <w:rPr>
          <w:rFonts w:ascii="宋体" w:eastAsia="宋体" w:hAnsi="宋体" w:hint="eastAsia"/>
          <w:sz w:val="24"/>
          <w:szCs w:val="24"/>
        </w:rPr>
        <w:t>若不小心选择了</w:t>
      </w:r>
      <w:r w:rsidRPr="00DB7919">
        <w:rPr>
          <w:rFonts w:ascii="宋体" w:eastAsia="宋体" w:hAnsi="宋体"/>
          <w:sz w:val="24"/>
          <w:szCs w:val="24"/>
        </w:rPr>
        <w:t>Commit</w:t>
      </w:r>
      <w:r w:rsidRPr="00DB7919">
        <w:rPr>
          <w:rFonts w:ascii="宋体" w:eastAsia="宋体" w:hAnsi="宋体" w:hint="eastAsia"/>
          <w:sz w:val="24"/>
          <w:szCs w:val="24"/>
        </w:rPr>
        <w:t>，可以通过如下顺序上传到服务器：</w:t>
      </w:r>
      <w:r w:rsidRPr="00DB7919">
        <w:rPr>
          <w:rFonts w:ascii="宋体" w:eastAsia="宋体" w:hAnsi="宋体"/>
          <w:sz w:val="24"/>
          <w:szCs w:val="24"/>
        </w:rPr>
        <w:t xml:space="preserve"> VCS--&gt;Git--&gt;Push</w:t>
      </w:r>
    </w:p>
    <w:p w:rsidR="00DB7919" w:rsidRDefault="00DB7919" w:rsidP="00DB7919">
      <w:pPr>
        <w:pStyle w:val="a8"/>
        <w:ind w:left="360" w:firstLineChars="0" w:firstLine="0"/>
        <w:rPr>
          <w:rFonts w:ascii="宋体" w:eastAsia="宋体" w:hAnsi="宋体"/>
          <w:sz w:val="24"/>
          <w:szCs w:val="24"/>
        </w:rPr>
      </w:pPr>
      <w:r w:rsidRPr="00DB7919">
        <w:rPr>
          <w:rFonts w:ascii="宋体" w:eastAsia="宋体" w:hAnsi="宋体"/>
          <w:noProof/>
          <w:sz w:val="24"/>
          <w:szCs w:val="24"/>
        </w:rPr>
        <w:lastRenderedPageBreak/>
        <w:drawing>
          <wp:inline distT="0" distB="0" distL="0" distR="0" wp14:anchorId="1805BF46" wp14:editId="2F87AD9B">
            <wp:extent cx="5158427" cy="4362919"/>
            <wp:effectExtent l="0" t="0" r="4445"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2"/>
                    <a:stretch>
                      <a:fillRect/>
                    </a:stretch>
                  </pic:blipFill>
                  <pic:spPr>
                    <a:xfrm>
                      <a:off x="0" y="0"/>
                      <a:ext cx="5158427" cy="4362919"/>
                    </a:xfrm>
                    <a:prstGeom prst="rect">
                      <a:avLst/>
                    </a:prstGeom>
                  </pic:spPr>
                </pic:pic>
              </a:graphicData>
            </a:graphic>
          </wp:inline>
        </w:drawing>
      </w:r>
    </w:p>
    <w:p w:rsidR="00DB7919" w:rsidRDefault="00DB7919" w:rsidP="00DB7919">
      <w:pPr>
        <w:pStyle w:val="2"/>
      </w:pPr>
      <w:bookmarkStart w:id="1585" w:name="_Toc528832614"/>
      <w:r>
        <w:rPr>
          <w:rFonts w:hint="eastAsia"/>
        </w:rPr>
        <w:t>代码发布</w:t>
      </w:r>
      <w:bookmarkEnd w:id="1585"/>
    </w:p>
    <w:p w:rsidR="00DB7919" w:rsidRPr="00DB7919" w:rsidRDefault="00DB7919" w:rsidP="00DB7919">
      <w:pPr>
        <w:ind w:firstLine="420"/>
        <w:rPr>
          <w:rFonts w:ascii="宋体" w:eastAsia="宋体" w:hAnsi="宋体"/>
          <w:sz w:val="24"/>
          <w:szCs w:val="24"/>
        </w:rPr>
      </w:pPr>
      <w:r w:rsidRPr="00DB7919">
        <w:rPr>
          <w:rFonts w:ascii="宋体" w:eastAsia="宋体" w:hAnsi="宋体" w:hint="eastAsia"/>
          <w:sz w:val="24"/>
          <w:szCs w:val="24"/>
        </w:rPr>
        <w:t>平台代码由</w:t>
      </w:r>
      <w:r w:rsidRPr="00DB7919">
        <w:rPr>
          <w:rFonts w:ascii="宋体" w:eastAsia="宋体" w:hAnsi="宋体"/>
          <w:sz w:val="24"/>
          <w:szCs w:val="24"/>
        </w:rPr>
        <w:t>Jenkins</w:t>
      </w:r>
      <w:r w:rsidRPr="00DB7919">
        <w:rPr>
          <w:rFonts w:ascii="宋体" w:eastAsia="宋体" w:hAnsi="宋体" w:hint="eastAsia"/>
          <w:sz w:val="24"/>
          <w:szCs w:val="24"/>
        </w:rPr>
        <w:t>统一管理，配置管理员在</w:t>
      </w:r>
      <w:r w:rsidRPr="00DB7919">
        <w:rPr>
          <w:rFonts w:ascii="宋体" w:eastAsia="宋体" w:hAnsi="宋体"/>
          <w:sz w:val="24"/>
          <w:szCs w:val="24"/>
        </w:rPr>
        <w:t>Jenkins</w:t>
      </w:r>
      <w:r w:rsidRPr="00DB7919">
        <w:rPr>
          <w:rFonts w:ascii="宋体" w:eastAsia="宋体" w:hAnsi="宋体" w:hint="eastAsia"/>
          <w:sz w:val="24"/>
          <w:szCs w:val="24"/>
        </w:rPr>
        <w:t>中配置了相应的</w:t>
      </w:r>
      <w:r w:rsidRPr="00DB7919">
        <w:rPr>
          <w:rFonts w:ascii="宋体" w:eastAsia="宋体" w:hAnsi="宋体"/>
          <w:sz w:val="24"/>
          <w:szCs w:val="24"/>
        </w:rPr>
        <w:t>Git</w:t>
      </w:r>
      <w:r w:rsidRPr="00DB7919">
        <w:rPr>
          <w:rFonts w:ascii="宋体" w:eastAsia="宋体" w:hAnsi="宋体" w:hint="eastAsia"/>
          <w:sz w:val="24"/>
          <w:szCs w:val="24"/>
        </w:rPr>
        <w:t>地址，可以设置间隔一定时间扫描</w:t>
      </w:r>
      <w:r w:rsidRPr="00DB7919">
        <w:rPr>
          <w:rFonts w:ascii="宋体" w:eastAsia="宋体" w:hAnsi="宋体"/>
          <w:sz w:val="24"/>
          <w:szCs w:val="24"/>
        </w:rPr>
        <w:t>Git</w:t>
      </w:r>
      <w:r w:rsidRPr="00DB7919">
        <w:rPr>
          <w:rFonts w:ascii="宋体" w:eastAsia="宋体" w:hAnsi="宋体" w:hint="eastAsia"/>
          <w:sz w:val="24"/>
          <w:szCs w:val="24"/>
        </w:rPr>
        <w:t>，获取有变动的最新代码，然后进行发布。发布完成后需要在平台配置功能项和菜单</w:t>
      </w:r>
    </w:p>
    <w:p w:rsidR="00DB7919" w:rsidRPr="00DB7919" w:rsidRDefault="00DB7919" w:rsidP="00DB7919">
      <w:r w:rsidRPr="00DB7919">
        <w:rPr>
          <w:noProof/>
        </w:rPr>
        <w:drawing>
          <wp:inline distT="0" distB="0" distL="0" distR="0" wp14:anchorId="031BF099" wp14:editId="61E9D687">
            <wp:extent cx="6188710" cy="2025015"/>
            <wp:effectExtent l="0" t="0" r="2540"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3"/>
                    <a:stretch>
                      <a:fillRect/>
                    </a:stretch>
                  </pic:blipFill>
                  <pic:spPr>
                    <a:xfrm>
                      <a:off x="0" y="0"/>
                      <a:ext cx="6188710" cy="2025015"/>
                    </a:xfrm>
                    <a:prstGeom prst="rect">
                      <a:avLst/>
                    </a:prstGeom>
                  </pic:spPr>
                </pic:pic>
              </a:graphicData>
            </a:graphic>
          </wp:inline>
        </w:drawing>
      </w:r>
    </w:p>
    <w:p w:rsidR="0083624B" w:rsidRDefault="0083624B" w:rsidP="0083624B">
      <w:pPr>
        <w:pStyle w:val="1"/>
      </w:pPr>
      <w:bookmarkStart w:id="1586" w:name="_Toc528832615"/>
      <w:r>
        <w:rPr>
          <w:rFonts w:hint="eastAsia"/>
        </w:rPr>
        <w:lastRenderedPageBreak/>
        <w:t>注册功能项和菜单</w:t>
      </w:r>
      <w:bookmarkEnd w:id="1586"/>
    </w:p>
    <w:p w:rsidR="0083624B" w:rsidRDefault="0083624B" w:rsidP="0083624B">
      <w:pPr>
        <w:pStyle w:val="2"/>
      </w:pPr>
      <w:bookmarkStart w:id="1587" w:name="_Toc528832616"/>
      <w:r>
        <w:rPr>
          <w:rFonts w:hint="eastAsia"/>
        </w:rPr>
        <w:t>概述</w:t>
      </w:r>
      <w:bookmarkEnd w:id="1587"/>
    </w:p>
    <w:p w:rsidR="0083624B" w:rsidRDefault="0083624B" w:rsidP="0083624B">
      <w:pPr>
        <w:ind w:firstLineChars="200" w:firstLine="480"/>
        <w:rPr>
          <w:rFonts w:ascii="宋体" w:eastAsia="宋体" w:hAnsi="宋体"/>
          <w:sz w:val="24"/>
          <w:szCs w:val="24"/>
        </w:rPr>
      </w:pPr>
      <w:r w:rsidRPr="00631456">
        <w:rPr>
          <w:rFonts w:ascii="宋体" w:eastAsia="宋体" w:hAnsi="宋体" w:hint="eastAsia"/>
          <w:sz w:val="24"/>
          <w:szCs w:val="24"/>
        </w:rPr>
        <w:t>平台菜单最多有三层，根节点就是我们的项目，下面的一层节点就是我们的功能项组，最后一层就是具体的功能项了。</w:t>
      </w:r>
      <w:r>
        <w:rPr>
          <w:rFonts w:ascii="宋体" w:eastAsia="宋体" w:hAnsi="宋体" w:hint="eastAsia"/>
          <w:sz w:val="24"/>
          <w:szCs w:val="24"/>
        </w:rPr>
        <w:t>因此，我们在创建功能项组及功能项的时候一定要规划好我们整个的菜单结构。</w:t>
      </w:r>
    </w:p>
    <w:p w:rsidR="0083624B" w:rsidRPr="009F6B2A" w:rsidRDefault="0083624B" w:rsidP="0083624B">
      <w:pPr>
        <w:ind w:firstLineChars="200" w:firstLine="480"/>
        <w:rPr>
          <w:rFonts w:ascii="宋体" w:eastAsia="宋体" w:hAnsi="宋体"/>
          <w:sz w:val="24"/>
          <w:szCs w:val="24"/>
        </w:rPr>
      </w:pPr>
      <w:r>
        <w:rPr>
          <w:rFonts w:ascii="宋体" w:eastAsia="宋体" w:hAnsi="宋体" w:hint="eastAsia"/>
          <w:sz w:val="24"/>
          <w:szCs w:val="24"/>
        </w:rPr>
        <w:t>项目（IDEA里的单个项目）首次配置功能项和菜单的时候要新建功能项组和根节点，当我们的项目已经配置过功能项组和根节点的时候，我们只需要在对应的功能项组和菜单里面配置就可以了，或者根据需要新增功能项组，但根节点不再新增</w:t>
      </w:r>
    </w:p>
    <w:p w:rsidR="0083624B" w:rsidRDefault="0083624B" w:rsidP="0083624B">
      <w:pPr>
        <w:pStyle w:val="2"/>
      </w:pPr>
      <w:bookmarkStart w:id="1588" w:name="_Toc528832617"/>
      <w:r>
        <w:rPr>
          <w:rFonts w:hint="eastAsia"/>
        </w:rPr>
        <w:t>配置功能项</w:t>
      </w:r>
      <w:bookmarkEnd w:id="1588"/>
    </w:p>
    <w:p w:rsidR="0083624B" w:rsidRDefault="0083624B" w:rsidP="0083624B">
      <w:pPr>
        <w:pStyle w:val="3"/>
      </w:pPr>
      <w:bookmarkStart w:id="1589" w:name="_Toc528832618"/>
      <w:r>
        <w:rPr>
          <w:rFonts w:hint="eastAsia"/>
        </w:rPr>
        <w:t>创建功能项组</w:t>
      </w:r>
      <w:bookmarkEnd w:id="1589"/>
    </w:p>
    <w:p w:rsidR="0083624B" w:rsidRDefault="0083624B" w:rsidP="0083624B">
      <w:pPr>
        <w:ind w:firstLineChars="200" w:firstLine="480"/>
        <w:rPr>
          <w:rFonts w:ascii="宋体" w:eastAsia="宋体" w:hAnsi="宋体"/>
          <w:sz w:val="24"/>
          <w:szCs w:val="24"/>
        </w:rPr>
      </w:pPr>
      <w:r>
        <w:rPr>
          <w:rFonts w:ascii="宋体" w:eastAsia="宋体" w:hAnsi="宋体" w:hint="eastAsia"/>
          <w:sz w:val="24"/>
          <w:szCs w:val="24"/>
        </w:rPr>
        <w:t>代码格式：项目-功能项组名称的首字母简写</w:t>
      </w:r>
    </w:p>
    <w:p w:rsidR="0083624B" w:rsidRDefault="0083624B" w:rsidP="0083624B">
      <w:pPr>
        <w:ind w:firstLineChars="200" w:firstLine="480"/>
        <w:rPr>
          <w:rFonts w:ascii="宋体" w:eastAsia="宋体" w:hAnsi="宋体"/>
          <w:sz w:val="24"/>
          <w:szCs w:val="24"/>
        </w:rPr>
      </w:pPr>
      <w:r>
        <w:rPr>
          <w:rFonts w:ascii="宋体" w:eastAsia="宋体" w:hAnsi="宋体" w:hint="eastAsia"/>
          <w:sz w:val="24"/>
          <w:szCs w:val="24"/>
        </w:rPr>
        <w:t>例：DEMOAPP项目要创建名称为演示的功能项组，功能项组的代码为：DEMOAPP-YS</w:t>
      </w:r>
    </w:p>
    <w:p w:rsidR="0083624B" w:rsidRDefault="0083624B" w:rsidP="0083624B">
      <w:pPr>
        <w:rPr>
          <w:rFonts w:ascii="宋体" w:eastAsia="宋体" w:hAnsi="宋体"/>
          <w:sz w:val="24"/>
          <w:szCs w:val="24"/>
        </w:rPr>
      </w:pPr>
      <w:r>
        <w:rPr>
          <w:noProof/>
        </w:rPr>
        <w:drawing>
          <wp:inline distT="0" distB="0" distL="0" distR="0" wp14:anchorId="62D7D4AE" wp14:editId="0D070DAD">
            <wp:extent cx="61887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3112770"/>
                    </a:xfrm>
                    <a:prstGeom prst="rect">
                      <a:avLst/>
                    </a:prstGeom>
                  </pic:spPr>
                </pic:pic>
              </a:graphicData>
            </a:graphic>
          </wp:inline>
        </w:drawing>
      </w:r>
    </w:p>
    <w:p w:rsidR="0083624B" w:rsidRPr="009F6B2A" w:rsidRDefault="0083624B" w:rsidP="0083624B">
      <w:pPr>
        <w:pStyle w:val="3"/>
      </w:pPr>
      <w:bookmarkStart w:id="1590" w:name="_Toc498520749"/>
      <w:bookmarkStart w:id="1591" w:name="_Toc528832619"/>
      <w:r>
        <w:rPr>
          <w:rFonts w:hint="eastAsia"/>
        </w:rPr>
        <w:lastRenderedPageBreak/>
        <w:t>创建对应的功能项</w:t>
      </w:r>
      <w:bookmarkEnd w:id="1590"/>
      <w:bookmarkEnd w:id="1591"/>
    </w:p>
    <w:p w:rsidR="0083624B" w:rsidRDefault="0083624B" w:rsidP="0083624B">
      <w:pPr>
        <w:ind w:firstLineChars="300" w:firstLine="630"/>
      </w:pPr>
      <w:r>
        <w:rPr>
          <w:noProof/>
        </w:rPr>
        <w:drawing>
          <wp:inline distT="0" distB="0" distL="0" distR="0" wp14:anchorId="62A45FFD" wp14:editId="57036B50">
            <wp:extent cx="5485714" cy="5180952"/>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5714" cy="5180952"/>
                    </a:xfrm>
                    <a:prstGeom prst="rect">
                      <a:avLst/>
                    </a:prstGeom>
                  </pic:spPr>
                </pic:pic>
              </a:graphicData>
            </a:graphic>
          </wp:inline>
        </w:drawing>
      </w:r>
    </w:p>
    <w:p w:rsidR="0083624B" w:rsidRPr="009F6B2A" w:rsidRDefault="0083624B" w:rsidP="0083624B">
      <w:pPr>
        <w:ind w:left="420"/>
        <w:rPr>
          <w:rFonts w:ascii="宋体" w:eastAsia="宋体" w:hAnsi="宋体"/>
          <w:sz w:val="24"/>
          <w:szCs w:val="24"/>
        </w:rPr>
      </w:pPr>
      <w:r w:rsidRPr="009F6B2A">
        <w:rPr>
          <w:rFonts w:ascii="宋体" w:eastAsia="宋体" w:hAnsi="宋体" w:hint="eastAsia"/>
          <w:sz w:val="24"/>
          <w:szCs w:val="24"/>
          <w:highlight w:val="yellow"/>
        </w:rPr>
        <w:t>这里如果是要用来显示页面的话，就选择操作，配置资源（页面的相对路径），选择是菜单项、租户可用</w:t>
      </w:r>
    </w:p>
    <w:p w:rsidR="0083624B" w:rsidRDefault="0083624B" w:rsidP="0083624B">
      <w:pPr>
        <w:ind w:firstLineChars="300" w:firstLine="720"/>
        <w:rPr>
          <w:rFonts w:ascii="宋体" w:eastAsia="宋体" w:hAnsi="宋体"/>
          <w:sz w:val="24"/>
          <w:szCs w:val="24"/>
        </w:rPr>
      </w:pPr>
      <w:r w:rsidRPr="009F6B2A">
        <w:rPr>
          <w:rFonts w:ascii="宋体" w:eastAsia="宋体" w:hAnsi="宋体" w:hint="eastAsia"/>
          <w:sz w:val="24"/>
          <w:szCs w:val="24"/>
        </w:rPr>
        <w:t>代码格式：</w:t>
      </w:r>
      <w:r>
        <w:rPr>
          <w:rFonts w:ascii="宋体" w:eastAsia="宋体" w:hAnsi="宋体" w:hint="eastAsia"/>
          <w:sz w:val="24"/>
          <w:szCs w:val="24"/>
        </w:rPr>
        <w:t>功能项组代码加上“-”功能项名称首字母简写</w:t>
      </w:r>
    </w:p>
    <w:p w:rsidR="0083624B" w:rsidRDefault="0083624B" w:rsidP="0083624B">
      <w:pPr>
        <w:ind w:firstLineChars="300" w:firstLine="720"/>
        <w:rPr>
          <w:rFonts w:ascii="宋体" w:eastAsia="宋体" w:hAnsi="宋体"/>
          <w:sz w:val="24"/>
          <w:szCs w:val="24"/>
        </w:rPr>
      </w:pPr>
      <w:r>
        <w:rPr>
          <w:rFonts w:ascii="宋体" w:eastAsia="宋体" w:hAnsi="宋体" w:hint="eastAsia"/>
          <w:sz w:val="24"/>
          <w:szCs w:val="24"/>
        </w:rPr>
        <w:t>例：</w:t>
      </w:r>
      <w:r w:rsidRPr="00003C80">
        <w:rPr>
          <w:rFonts w:ascii="宋体" w:eastAsia="宋体" w:hAnsi="宋体" w:hint="eastAsia"/>
          <w:b/>
          <w:sz w:val="24"/>
          <w:szCs w:val="24"/>
        </w:rPr>
        <w:t>演示</w:t>
      </w:r>
      <w:r>
        <w:rPr>
          <w:rFonts w:ascii="宋体" w:eastAsia="宋体" w:hAnsi="宋体" w:hint="eastAsia"/>
          <w:sz w:val="24"/>
          <w:szCs w:val="24"/>
        </w:rPr>
        <w:t>功能项组下的功能项</w:t>
      </w:r>
      <w:r w:rsidRPr="00003C80">
        <w:rPr>
          <w:rFonts w:ascii="宋体" w:eastAsia="宋体" w:hAnsi="宋体" w:hint="eastAsia"/>
          <w:b/>
          <w:sz w:val="24"/>
          <w:szCs w:val="24"/>
        </w:rPr>
        <w:t>实体演示</w:t>
      </w:r>
      <w:r w:rsidRPr="00003C80">
        <w:rPr>
          <w:rFonts w:ascii="宋体" w:eastAsia="宋体" w:hAnsi="宋体" w:hint="eastAsia"/>
          <w:sz w:val="24"/>
          <w:szCs w:val="24"/>
        </w:rPr>
        <w:t>，</w:t>
      </w:r>
      <w:r>
        <w:rPr>
          <w:rFonts w:ascii="宋体" w:eastAsia="宋体" w:hAnsi="宋体" w:hint="eastAsia"/>
          <w:sz w:val="24"/>
          <w:szCs w:val="24"/>
        </w:rPr>
        <w:t>代码为DEMOAPP-YS-STYS</w:t>
      </w:r>
    </w:p>
    <w:p w:rsidR="0083624B" w:rsidRDefault="0083624B" w:rsidP="0083624B">
      <w:pPr>
        <w:pStyle w:val="2"/>
      </w:pPr>
      <w:bookmarkStart w:id="1592" w:name="_Toc498520750"/>
      <w:bookmarkStart w:id="1593" w:name="_Toc528832620"/>
      <w:r>
        <w:rPr>
          <w:rFonts w:hint="eastAsia"/>
        </w:rPr>
        <w:lastRenderedPageBreak/>
        <w:t>配置菜单</w:t>
      </w:r>
      <w:bookmarkEnd w:id="1592"/>
      <w:bookmarkEnd w:id="1593"/>
    </w:p>
    <w:p w:rsidR="0083624B" w:rsidRDefault="0083624B" w:rsidP="0083624B">
      <w:pPr>
        <w:pStyle w:val="3"/>
      </w:pPr>
      <w:bookmarkStart w:id="1594" w:name="_Toc498520751"/>
      <w:bookmarkStart w:id="1595" w:name="_Toc528832621"/>
      <w:r>
        <w:rPr>
          <w:rFonts w:hint="eastAsia"/>
        </w:rPr>
        <w:t>创建根节点</w:t>
      </w:r>
      <w:bookmarkEnd w:id="1594"/>
      <w:bookmarkEnd w:id="1595"/>
    </w:p>
    <w:p w:rsidR="0083624B" w:rsidRDefault="0083624B" w:rsidP="0083624B">
      <w:r>
        <w:rPr>
          <w:noProof/>
        </w:rPr>
        <w:drawing>
          <wp:inline distT="0" distB="0" distL="0" distR="0" wp14:anchorId="3938C650" wp14:editId="521CB444">
            <wp:extent cx="6188710" cy="255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2553970"/>
                    </a:xfrm>
                    <a:prstGeom prst="rect">
                      <a:avLst/>
                    </a:prstGeom>
                  </pic:spPr>
                </pic:pic>
              </a:graphicData>
            </a:graphic>
          </wp:inline>
        </w:drawing>
      </w:r>
    </w:p>
    <w:p w:rsidR="0083624B" w:rsidRDefault="0083624B" w:rsidP="0083624B">
      <w:pPr>
        <w:ind w:firstLine="420"/>
        <w:rPr>
          <w:rFonts w:ascii="宋体" w:eastAsia="宋体" w:hAnsi="宋体"/>
          <w:sz w:val="24"/>
          <w:szCs w:val="24"/>
        </w:rPr>
      </w:pPr>
      <w:r w:rsidRPr="00D37CA9">
        <w:rPr>
          <w:rFonts w:ascii="宋体" w:eastAsia="宋体" w:hAnsi="宋体" w:hint="eastAsia"/>
          <w:sz w:val="24"/>
          <w:szCs w:val="24"/>
        </w:rPr>
        <w:t>根节点的名称就是项目的中文名称</w:t>
      </w:r>
    </w:p>
    <w:p w:rsidR="0083624B" w:rsidRDefault="0083624B" w:rsidP="0083624B">
      <w:pPr>
        <w:rPr>
          <w:rFonts w:ascii="宋体" w:eastAsia="宋体" w:hAnsi="宋体"/>
          <w:sz w:val="24"/>
          <w:szCs w:val="24"/>
        </w:rPr>
      </w:pPr>
    </w:p>
    <w:p w:rsidR="0083624B" w:rsidRDefault="0083624B" w:rsidP="0083624B">
      <w:pPr>
        <w:pStyle w:val="3"/>
      </w:pPr>
      <w:bookmarkStart w:id="1596" w:name="_Toc498520752"/>
      <w:bookmarkStart w:id="1597" w:name="_Toc528832622"/>
      <w:r>
        <w:rPr>
          <w:rFonts w:hint="eastAsia"/>
        </w:rPr>
        <w:t>创建子节点</w:t>
      </w:r>
      <w:bookmarkEnd w:id="1596"/>
      <w:bookmarkEnd w:id="1597"/>
    </w:p>
    <w:p w:rsidR="0083624B" w:rsidRPr="00FC6412" w:rsidRDefault="0083624B" w:rsidP="0083624B">
      <w:r>
        <w:rPr>
          <w:noProof/>
        </w:rPr>
        <w:drawing>
          <wp:inline distT="0" distB="0" distL="0" distR="0" wp14:anchorId="323C804D" wp14:editId="5612DD84">
            <wp:extent cx="6188710" cy="26892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2689225"/>
                    </a:xfrm>
                    <a:prstGeom prst="rect">
                      <a:avLst/>
                    </a:prstGeom>
                  </pic:spPr>
                </pic:pic>
              </a:graphicData>
            </a:graphic>
          </wp:inline>
        </w:drawing>
      </w:r>
    </w:p>
    <w:p w:rsidR="0083624B" w:rsidRPr="0083624B" w:rsidRDefault="0083624B" w:rsidP="0083624B">
      <w:r w:rsidRPr="00FC6412">
        <w:rPr>
          <w:rFonts w:ascii="宋体" w:eastAsia="宋体" w:hAnsi="宋体" w:hint="eastAsia"/>
          <w:sz w:val="24"/>
          <w:szCs w:val="24"/>
        </w:rPr>
        <w:t>菜单里的第二层对应的是功能项组</w:t>
      </w:r>
      <w:r>
        <w:rPr>
          <w:rFonts w:ascii="宋体" w:eastAsia="宋体" w:hAnsi="宋体" w:hint="eastAsia"/>
          <w:sz w:val="24"/>
          <w:szCs w:val="24"/>
        </w:rPr>
        <w:t>，第三层就是具体的功能项了</w:t>
      </w:r>
    </w:p>
    <w:p w:rsidR="00F77625" w:rsidRDefault="00F77625" w:rsidP="00F77625">
      <w:pPr>
        <w:pStyle w:val="HTML"/>
        <w:shd w:val="clear" w:color="auto" w:fill="FFFFFF"/>
        <w:rPr>
          <w:b/>
          <w:bCs/>
          <w:i/>
          <w:iCs/>
          <w:color w:val="660E7A"/>
        </w:rPr>
      </w:pPr>
    </w:p>
    <w:p w:rsidR="003A66EC" w:rsidRDefault="003A66EC" w:rsidP="003A66EC">
      <w:pPr>
        <w:pStyle w:val="1"/>
      </w:pPr>
      <w:bookmarkStart w:id="1598" w:name="_Toc528832623"/>
      <w:r>
        <w:rPr>
          <w:rFonts w:hint="eastAsia"/>
        </w:rPr>
        <w:lastRenderedPageBreak/>
        <w:t>异常日志</w:t>
      </w:r>
      <w:bookmarkEnd w:id="1598"/>
    </w:p>
    <w:p w:rsidR="003A66EC" w:rsidRDefault="003A66EC" w:rsidP="003A66EC">
      <w:pPr>
        <w:pStyle w:val="2"/>
        <w:rPr>
          <w:ins w:id="1599" w:author="Jamson" w:date="2018-11-01T10:42:00Z"/>
        </w:rPr>
      </w:pPr>
      <w:bookmarkStart w:id="1600" w:name="_Toc528832624"/>
      <w:r w:rsidRPr="003A66EC">
        <w:rPr>
          <w:rFonts w:hint="eastAsia"/>
        </w:rPr>
        <w:t>服务端的异常日志</w:t>
      </w:r>
      <w:bookmarkEnd w:id="1600"/>
    </w:p>
    <w:p w:rsidR="00C26AC8" w:rsidRDefault="00C26AC8" w:rsidP="00C26AC8">
      <w:pPr>
        <w:rPr>
          <w:ins w:id="1601" w:author="Jamson" w:date="2018-11-01T10:42:00Z"/>
        </w:rPr>
        <w:pPrChange w:id="1602" w:author="Jamson" w:date="2018-11-01T10:42:00Z">
          <w:pPr>
            <w:pStyle w:val="2"/>
          </w:pPr>
        </w:pPrChange>
      </w:pPr>
      <w:ins w:id="1603" w:author="Jamson" w:date="2018-11-01T10:42:00Z">
        <w:r>
          <w:rPr>
            <w:rFonts w:hint="eastAsia"/>
          </w:rPr>
          <w:t>添加依赖</w:t>
        </w:r>
      </w:ins>
    </w:p>
    <w:p w:rsidR="00C26AC8" w:rsidRDefault="00C26AC8" w:rsidP="00C26AC8">
      <w:pPr>
        <w:pStyle w:val="HTML"/>
        <w:shd w:val="clear" w:color="auto" w:fill="D8FFDD"/>
        <w:rPr>
          <w:ins w:id="1604" w:author="Jamson" w:date="2018-11-01T10:42:00Z"/>
          <w:color w:val="000000"/>
          <w:sz w:val="21"/>
          <w:szCs w:val="21"/>
        </w:rPr>
      </w:pPr>
      <w:ins w:id="1605" w:author="Jamson" w:date="2018-11-01T10:42:00Z">
        <w:r>
          <w:rPr>
            <w:rFonts w:hint="eastAsia"/>
            <w:color w:val="000000"/>
            <w:sz w:val="21"/>
            <w:szCs w:val="21"/>
          </w:rPr>
          <w:t>compile(,</w:t>
        </w:r>
        <w:r>
          <w:rPr>
            <w:rFonts w:hint="eastAsia"/>
            <w:color w:val="000000"/>
            <w:sz w:val="21"/>
            <w:szCs w:val="21"/>
          </w:rPr>
          <w:br/>
          <w:t xml:space="preserve">        </w:t>
        </w:r>
        <w:r>
          <w:rPr>
            <w:rFonts w:hint="eastAsia"/>
            <w:b/>
            <w:bCs/>
            <w:color w:val="008000"/>
            <w:sz w:val="21"/>
            <w:szCs w:val="21"/>
          </w:rPr>
          <w:t>"com.ecmp:log-ecmp-spring-boot-starter:</w:t>
        </w:r>
        <w:r>
          <w:rPr>
            <w:rFonts w:hint="eastAsia"/>
            <w:color w:val="000000"/>
            <w:sz w:val="21"/>
            <w:szCs w:val="21"/>
          </w:rPr>
          <w:t>$ecmp_version</w:t>
        </w:r>
        <w:r>
          <w:rPr>
            <w:rFonts w:hint="eastAsia"/>
            <w:b/>
            <w:bCs/>
            <w:color w:val="008000"/>
            <w:sz w:val="21"/>
            <w:szCs w:val="21"/>
          </w:rPr>
          <w:t>"</w:t>
        </w:r>
        <w:r>
          <w:rPr>
            <w:rFonts w:hint="eastAsia"/>
            <w:b/>
            <w:bCs/>
            <w:color w:val="008000"/>
            <w:sz w:val="21"/>
            <w:szCs w:val="21"/>
          </w:rPr>
          <w:br/>
        </w:r>
        <w:r>
          <w:rPr>
            <w:rFonts w:hint="eastAsia"/>
            <w:color w:val="000000"/>
            <w:sz w:val="21"/>
            <w:szCs w:val="21"/>
          </w:rPr>
          <w:t>)</w:t>
        </w:r>
      </w:ins>
    </w:p>
    <w:p w:rsidR="00C26AC8" w:rsidRPr="00C26AC8" w:rsidRDefault="00C26AC8" w:rsidP="00C26AC8">
      <w:pPr>
        <w:rPr>
          <w:rFonts w:hint="eastAsia"/>
          <w:rPrChange w:id="1606" w:author="Jamson" w:date="2018-11-01T10:42:00Z">
            <w:rPr/>
          </w:rPrChange>
        </w:rPr>
        <w:pPrChange w:id="1607" w:author="Jamson" w:date="2018-11-01T10:42:00Z">
          <w:pPr>
            <w:pStyle w:val="2"/>
          </w:pPr>
        </w:pPrChange>
      </w:pPr>
    </w:p>
    <w:p w:rsidR="003A66EC" w:rsidDel="00C26AC8" w:rsidRDefault="003A66EC" w:rsidP="003A66EC">
      <w:pPr>
        <w:rPr>
          <w:del w:id="1608" w:author="Jamson" w:date="2018-11-01T10:42:00Z"/>
          <w:rFonts w:ascii="宋体" w:eastAsia="宋体" w:hAnsi="宋体"/>
          <w:sz w:val="24"/>
          <w:szCs w:val="24"/>
        </w:rPr>
      </w:pPr>
      <w:del w:id="1609" w:author="Jamson" w:date="2018-11-01T10:42:00Z">
        <w:r w:rsidRPr="003A66EC" w:rsidDel="00C26AC8">
          <w:rPr>
            <w:rFonts w:ascii="宋体" w:eastAsia="宋体" w:hAnsi="宋体" w:hint="eastAsia"/>
            <w:sz w:val="24"/>
            <w:szCs w:val="24"/>
          </w:rPr>
          <w:delText>因为服务端的异常日志是通</w:delText>
        </w:r>
        <w:r w:rsidDel="00C26AC8">
          <w:rPr>
            <w:rFonts w:ascii="宋体" w:eastAsia="宋体" w:hAnsi="宋体" w:hint="eastAsia"/>
            <w:sz w:val="24"/>
            <w:szCs w:val="24"/>
          </w:rPr>
          <w:delText>过</w:delText>
        </w:r>
        <w:r w:rsidRPr="003A66EC" w:rsidDel="00C26AC8">
          <w:rPr>
            <w:rFonts w:ascii="宋体" w:eastAsia="宋体" w:hAnsi="宋体" w:hint="eastAsia"/>
            <w:sz w:val="24"/>
            <w:szCs w:val="24"/>
          </w:rPr>
          <w:delText>切面的方式进行记录的，切入点条件为</w:delText>
        </w:r>
        <w:r w:rsidRPr="003A66EC" w:rsidDel="00C26AC8">
          <w:rPr>
            <w:rFonts w:ascii="宋体" w:eastAsia="宋体" w:hAnsi="宋体"/>
            <w:sz w:val="24"/>
            <w:szCs w:val="24"/>
          </w:rPr>
          <w:delText>@Pointcut("(@within(org.spri</w:delText>
        </w:r>
        <w:r w:rsidDel="00C26AC8">
          <w:rPr>
            <w:rFonts w:ascii="宋体" w:eastAsia="宋体" w:hAnsi="宋体"/>
            <w:sz w:val="24"/>
            <w:szCs w:val="24"/>
          </w:rPr>
          <w:delText>ngframework.stereotype.Service)||</w:delText>
        </w:r>
        <w:r w:rsidRPr="003A66EC" w:rsidDel="00C26AC8">
          <w:rPr>
            <w:rFonts w:ascii="宋体" w:eastAsia="宋体" w:hAnsi="宋体"/>
            <w:sz w:val="24"/>
            <w:szCs w:val="24"/>
          </w:rPr>
          <w:delText>execution( com.ecmp..service.. . (..))) &amp;&amp; execution(public (..))")，所以开发过程中，只需要将各个类的包名定义为以 com.ecmp *开头的即可实现异常日志的捕获</w:delText>
        </w:r>
        <w:bookmarkStart w:id="1610" w:name="_Toc528832625"/>
        <w:bookmarkEnd w:id="1610"/>
      </w:del>
    </w:p>
    <w:p w:rsidR="003A66EC" w:rsidRDefault="003A66EC" w:rsidP="003A66EC">
      <w:pPr>
        <w:pStyle w:val="2"/>
      </w:pPr>
      <w:bookmarkStart w:id="1611" w:name="_Toc528832626"/>
      <w:r w:rsidRPr="003A66EC">
        <w:rPr>
          <w:rFonts w:hint="eastAsia"/>
        </w:rPr>
        <w:t>需要特殊记录的异常日志</w:t>
      </w:r>
      <w:bookmarkEnd w:id="1611"/>
    </w:p>
    <w:p w:rsidR="003A66EC" w:rsidRDefault="003A66EC" w:rsidP="003A66EC">
      <w:pPr>
        <w:rPr>
          <w:rFonts w:ascii="宋体" w:eastAsia="宋体" w:hAnsi="宋体"/>
          <w:sz w:val="24"/>
          <w:szCs w:val="24"/>
        </w:rPr>
      </w:pPr>
      <w:r w:rsidRPr="003A66EC">
        <w:rPr>
          <w:rFonts w:ascii="宋体" w:eastAsia="宋体" w:hAnsi="宋体" w:hint="eastAsia"/>
          <w:sz w:val="24"/>
          <w:szCs w:val="24"/>
        </w:rPr>
        <w:t>使用工具类</w:t>
      </w:r>
      <w:r w:rsidRPr="003A66EC">
        <w:rPr>
          <w:rFonts w:ascii="宋体" w:eastAsia="宋体" w:hAnsi="宋体"/>
          <w:sz w:val="24"/>
          <w:szCs w:val="24"/>
        </w:rPr>
        <w:t xml:space="preserve"> LogUtil 的 </w:t>
      </w:r>
      <w:del w:id="1612" w:author="Jamson" w:date="2018-11-01T10:42:00Z">
        <w:r w:rsidRPr="003A66EC" w:rsidDel="00C26AC8">
          <w:rPr>
            <w:rFonts w:ascii="宋体" w:eastAsia="宋体" w:hAnsi="宋体"/>
            <w:sz w:val="24"/>
            <w:szCs w:val="24"/>
          </w:rPr>
          <w:delText>addExceptionLog</w:delText>
        </w:r>
      </w:del>
      <w:ins w:id="1613" w:author="Jamson" w:date="2018-11-01T10:42:00Z">
        <w:r w:rsidR="00C26AC8">
          <w:rPr>
            <w:rFonts w:ascii="宋体" w:eastAsia="宋体" w:hAnsi="宋体"/>
            <w:sz w:val="24"/>
            <w:szCs w:val="24"/>
          </w:rPr>
          <w:t>L</w:t>
        </w:r>
        <w:r w:rsidR="00C26AC8">
          <w:rPr>
            <w:rFonts w:ascii="宋体" w:eastAsia="宋体" w:hAnsi="宋体" w:hint="eastAsia"/>
            <w:sz w:val="24"/>
            <w:szCs w:val="24"/>
          </w:rPr>
          <w:t>og</w:t>
        </w:r>
        <w:r w:rsidR="00C26AC8">
          <w:rPr>
            <w:rFonts w:ascii="宋体" w:eastAsia="宋体" w:hAnsi="宋体"/>
            <w:sz w:val="24"/>
            <w:szCs w:val="24"/>
          </w:rPr>
          <w:t>Util.error</w:t>
        </w:r>
      </w:ins>
      <w:r w:rsidRPr="003A66EC">
        <w:rPr>
          <w:rFonts w:ascii="宋体" w:eastAsia="宋体" w:hAnsi="宋体"/>
          <w:sz w:val="24"/>
          <w:szCs w:val="24"/>
        </w:rPr>
        <w:t>(String message, Throwable throwable) 方法</w:t>
      </w:r>
    </w:p>
    <w:p w:rsidR="003A66EC" w:rsidRDefault="003A66EC" w:rsidP="003A66EC">
      <w:pPr>
        <w:pStyle w:val="2"/>
      </w:pPr>
      <w:bookmarkStart w:id="1614" w:name="_Toc528832627"/>
      <w:r w:rsidRPr="003A66EC">
        <w:rPr>
          <w:rFonts w:hint="eastAsia"/>
        </w:rPr>
        <w:t>查看异常日志</w:t>
      </w:r>
      <w:bookmarkEnd w:id="1614"/>
    </w:p>
    <w:p w:rsidR="003A66EC" w:rsidRDefault="00C26AC8" w:rsidP="003A66EC">
      <w:pPr>
        <w:pStyle w:val="a9"/>
        <w:rPr>
          <w:rFonts w:hint="eastAsia"/>
        </w:rPr>
      </w:pPr>
      <w:ins w:id="1615" w:author="Jamson" w:date="2018-11-01T10:43:00Z">
        <w:r>
          <w:rPr>
            <w:rFonts w:hint="eastAsia"/>
          </w:rPr>
          <w:t>登录</w:t>
        </w:r>
        <w:r>
          <w:fldChar w:fldCharType="begin"/>
        </w:r>
        <w:r>
          <w:instrText xml:space="preserve"> HYPERLINK "</w:instrText>
        </w:r>
        <w:r w:rsidRPr="00C26AC8">
          <w:instrText>http://decmp.changhong.com/mc-web</w:instrText>
        </w:r>
        <w:r>
          <w:instrText xml:space="preserve">" </w:instrText>
        </w:r>
        <w:r>
          <w:fldChar w:fldCharType="separate"/>
        </w:r>
        <w:r w:rsidRPr="0096452A">
          <w:rPr>
            <w:rStyle w:val="a6"/>
          </w:rPr>
          <w:t>http://decmp.changhong.com/mc-web</w:t>
        </w:r>
        <w:r>
          <w:fldChar w:fldCharType="end"/>
        </w:r>
        <w:r>
          <w:t>，</w:t>
        </w:r>
      </w:ins>
      <w:ins w:id="1616" w:author="Jamson" w:date="2018-11-01T10:44:00Z">
        <w:r>
          <w:rPr>
            <w:rFonts w:hint="eastAsia"/>
          </w:rPr>
          <w:t>选择相应的平台与环境，即可</w:t>
        </w:r>
      </w:ins>
      <w:del w:id="1617" w:author="Jamson" w:date="2018-11-01T10:43:00Z">
        <w:r w:rsidR="003A66EC" w:rsidDel="00C26AC8">
          <w:delText>点击更多应用--&gt;系统日志--&gt;日志管理，</w:delText>
        </w:r>
      </w:del>
      <w:r w:rsidR="003A66EC">
        <w:t xml:space="preserve">查看异常日志 </w:t>
      </w:r>
      <w:ins w:id="1618" w:author="Jamson" w:date="2018-11-01T10:44:00Z">
        <w:r>
          <w:rPr>
            <w:rFonts w:hint="eastAsia"/>
          </w:rPr>
          <w:t>。</w:t>
        </w:r>
      </w:ins>
    </w:p>
    <w:p w:rsidR="003A66EC" w:rsidRDefault="003A66EC" w:rsidP="003A66EC">
      <w:pPr>
        <w:pStyle w:val="a9"/>
      </w:pPr>
      <w:del w:id="1619" w:author="Jamson" w:date="2018-11-01T10:44:00Z">
        <w:r w:rsidDel="00C26AC8">
          <w:rPr>
            <w:noProof/>
          </w:rPr>
          <w:drawing>
            <wp:inline distT="0" distB="0" distL="0" distR="0" wp14:anchorId="2CC8FF19" wp14:editId="35EF3C5F">
              <wp:extent cx="6263005" cy="1106759"/>
              <wp:effectExtent l="0" t="0" r="4445" b="0"/>
              <wp:docPr id="26" name="图片 26" descr="查看异常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查看异常日志"/>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37453" cy="1137586"/>
                      </a:xfrm>
                      <a:prstGeom prst="rect">
                        <a:avLst/>
                      </a:prstGeom>
                      <a:noFill/>
                      <a:ln>
                        <a:noFill/>
                      </a:ln>
                    </pic:spPr>
                  </pic:pic>
                </a:graphicData>
              </a:graphic>
            </wp:inline>
          </w:drawing>
        </w:r>
      </w:del>
      <w:ins w:id="1620" w:author="Jamson" w:date="2018-11-01T10:44:00Z">
        <w:r w:rsidR="00C26AC8" w:rsidRPr="00C26AC8">
          <w:rPr>
            <w:noProof/>
          </w:rPr>
          <w:t xml:space="preserve"> </w:t>
        </w:r>
        <w:r w:rsidR="00C26AC8">
          <w:rPr>
            <w:noProof/>
          </w:rPr>
          <w:drawing>
            <wp:inline distT="0" distB="0" distL="0" distR="0" wp14:anchorId="55B5807E" wp14:editId="51532074">
              <wp:extent cx="6188710" cy="19977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1997710"/>
                      </a:xfrm>
                      <a:prstGeom prst="rect">
                        <a:avLst/>
                      </a:prstGeom>
                    </pic:spPr>
                  </pic:pic>
                </a:graphicData>
              </a:graphic>
            </wp:inline>
          </w:drawing>
        </w:r>
      </w:ins>
    </w:p>
    <w:p w:rsidR="003A66EC" w:rsidRDefault="003A66EC" w:rsidP="003A66EC">
      <w:pPr>
        <w:pStyle w:val="a9"/>
      </w:pPr>
      <w:del w:id="1621" w:author="Jamson" w:date="2018-11-01T10:44:00Z">
        <w:r w:rsidDel="00C26AC8">
          <w:rPr>
            <w:noProof/>
          </w:rPr>
          <w:drawing>
            <wp:inline distT="0" distB="0" distL="0" distR="0" wp14:anchorId="35EBDDA2" wp14:editId="34A25084">
              <wp:extent cx="6286500" cy="3388508"/>
              <wp:effectExtent l="0" t="0" r="0" b="2540"/>
              <wp:docPr id="22" name="图片 22" descr="查看异常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查看异常日志"/>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25198" cy="3409367"/>
                      </a:xfrm>
                      <a:prstGeom prst="rect">
                        <a:avLst/>
                      </a:prstGeom>
                      <a:noFill/>
                      <a:ln>
                        <a:noFill/>
                      </a:ln>
                    </pic:spPr>
                  </pic:pic>
                </a:graphicData>
              </a:graphic>
            </wp:inline>
          </w:drawing>
        </w:r>
      </w:del>
    </w:p>
    <w:p w:rsidR="003A66EC" w:rsidRPr="003A66EC" w:rsidRDefault="003A66EC" w:rsidP="003A66EC"/>
    <w:p w:rsidR="00F77625" w:rsidRDefault="00F77625" w:rsidP="00F77625">
      <w:pPr>
        <w:pStyle w:val="1"/>
      </w:pPr>
      <w:bookmarkStart w:id="1622" w:name="_Toc528832628"/>
      <w:r>
        <w:rPr>
          <w:rFonts w:hint="eastAsia"/>
        </w:rPr>
        <w:t>附件</w:t>
      </w:r>
      <w:bookmarkEnd w:id="1622"/>
    </w:p>
    <w:tbl>
      <w:tblPr>
        <w:tblStyle w:val="a7"/>
        <w:tblW w:w="9889" w:type="dxa"/>
        <w:tblLayout w:type="fixed"/>
        <w:tblLook w:val="04A0" w:firstRow="1" w:lastRow="0" w:firstColumn="1" w:lastColumn="0" w:noHBand="0" w:noVBand="1"/>
      </w:tblPr>
      <w:tblGrid>
        <w:gridCol w:w="1809"/>
        <w:gridCol w:w="8080"/>
      </w:tblGrid>
      <w:tr w:rsidR="00F77625" w:rsidTr="00714054">
        <w:trPr>
          <w:trHeight w:val="487"/>
        </w:trPr>
        <w:tc>
          <w:tcPr>
            <w:tcW w:w="1809" w:type="dxa"/>
          </w:tcPr>
          <w:p w:rsidR="00F77625" w:rsidRDefault="00F77625" w:rsidP="00714054">
            <w:r w:rsidRPr="00B62E78">
              <w:rPr>
                <w:rFonts w:hint="eastAsia"/>
                <w:sz w:val="24"/>
                <w:szCs w:val="24"/>
              </w:rPr>
              <w:t>MySQL</w:t>
            </w:r>
          </w:p>
        </w:tc>
        <w:tc>
          <w:tcPr>
            <w:tcW w:w="8080" w:type="dxa"/>
          </w:tcPr>
          <w:p w:rsidR="00F77625" w:rsidRDefault="00A43143" w:rsidP="00714054">
            <w:hyperlink r:id="rId71" w:history="1">
              <w:r w:rsidR="00F77625" w:rsidRPr="00FE577D">
                <w:rPr>
                  <w:rStyle w:val="a6"/>
                  <w:sz w:val="24"/>
                  <w:szCs w:val="24"/>
                </w:rPr>
                <w:t>https://www.mysql.com/downloads/</w:t>
              </w:r>
            </w:hyperlink>
          </w:p>
        </w:tc>
      </w:tr>
      <w:tr w:rsidR="00F77625" w:rsidTr="00714054">
        <w:tc>
          <w:tcPr>
            <w:tcW w:w="1809" w:type="dxa"/>
          </w:tcPr>
          <w:p w:rsidR="00F77625" w:rsidRPr="00585596" w:rsidRDefault="00F77625" w:rsidP="00714054">
            <w:pPr>
              <w:rPr>
                <w:sz w:val="24"/>
                <w:szCs w:val="24"/>
              </w:rPr>
            </w:pPr>
            <w:r w:rsidRPr="00585596">
              <w:rPr>
                <w:rFonts w:hint="eastAsia"/>
                <w:sz w:val="24"/>
                <w:szCs w:val="24"/>
              </w:rPr>
              <w:t>JDK</w:t>
            </w:r>
          </w:p>
        </w:tc>
        <w:tc>
          <w:tcPr>
            <w:tcW w:w="8080" w:type="dxa"/>
          </w:tcPr>
          <w:p w:rsidR="00F77625" w:rsidRPr="00585596" w:rsidRDefault="00A43143" w:rsidP="00714054">
            <w:pPr>
              <w:rPr>
                <w:sz w:val="24"/>
                <w:szCs w:val="24"/>
              </w:rPr>
            </w:pPr>
            <w:hyperlink r:id="rId72" w:history="1">
              <w:r w:rsidR="00F77625" w:rsidRPr="00764148">
                <w:rPr>
                  <w:rStyle w:val="a6"/>
                  <w:sz w:val="24"/>
                  <w:szCs w:val="24"/>
                </w:rPr>
                <w:t>http://www.oracle.com/technetwork/java/javase/downloads/jdk8-</w:t>
              </w:r>
              <w:r w:rsidR="00F77625" w:rsidRPr="00764148">
                <w:rPr>
                  <w:rStyle w:val="a6"/>
                  <w:sz w:val="24"/>
                  <w:szCs w:val="24"/>
                </w:rPr>
                <w:lastRenderedPageBreak/>
                <w:t>downloads-2133151.html</w:t>
              </w:r>
            </w:hyperlink>
          </w:p>
        </w:tc>
      </w:tr>
      <w:tr w:rsidR="00F77625" w:rsidTr="00714054">
        <w:tc>
          <w:tcPr>
            <w:tcW w:w="1809" w:type="dxa"/>
          </w:tcPr>
          <w:p w:rsidR="00F77625" w:rsidRPr="00585596" w:rsidRDefault="00F77625" w:rsidP="00714054">
            <w:r w:rsidRPr="00E15207">
              <w:rPr>
                <w:rFonts w:hint="eastAsia"/>
                <w:sz w:val="24"/>
                <w:szCs w:val="24"/>
              </w:rPr>
              <w:lastRenderedPageBreak/>
              <w:t>Tomca</w:t>
            </w:r>
            <w:r>
              <w:rPr>
                <w:rFonts w:hint="eastAsia"/>
                <w:sz w:val="24"/>
                <w:szCs w:val="24"/>
              </w:rPr>
              <w:t>t</w:t>
            </w:r>
          </w:p>
        </w:tc>
        <w:tc>
          <w:tcPr>
            <w:tcW w:w="8080" w:type="dxa"/>
          </w:tcPr>
          <w:p w:rsidR="00F77625" w:rsidRDefault="00A43143" w:rsidP="00714054">
            <w:hyperlink r:id="rId73" w:history="1">
              <w:r w:rsidR="00F77625" w:rsidRPr="00650D31">
                <w:rPr>
                  <w:rStyle w:val="a6"/>
                  <w:sz w:val="24"/>
                  <w:szCs w:val="24"/>
                </w:rPr>
                <w:t>http://tomcat.apache.org/</w:t>
              </w:r>
            </w:hyperlink>
          </w:p>
        </w:tc>
      </w:tr>
      <w:tr w:rsidR="00F77625" w:rsidTr="00714054">
        <w:tc>
          <w:tcPr>
            <w:tcW w:w="1809" w:type="dxa"/>
          </w:tcPr>
          <w:p w:rsidR="00F77625" w:rsidRDefault="00F77625" w:rsidP="00714054">
            <w:r>
              <w:rPr>
                <w:rFonts w:hint="eastAsia"/>
                <w:sz w:val="24"/>
                <w:szCs w:val="24"/>
              </w:rPr>
              <w:t>IDEA</w:t>
            </w:r>
          </w:p>
        </w:tc>
        <w:tc>
          <w:tcPr>
            <w:tcW w:w="8080" w:type="dxa"/>
          </w:tcPr>
          <w:p w:rsidR="00F77625" w:rsidRDefault="00A43143" w:rsidP="00714054">
            <w:hyperlink r:id="rId74" w:history="1">
              <w:r w:rsidR="00F77625" w:rsidRPr="00D965B1">
                <w:rPr>
                  <w:rStyle w:val="a6"/>
                  <w:sz w:val="24"/>
                  <w:szCs w:val="24"/>
                </w:rPr>
                <w:t>http://www.jetbrains.com/idea/</w:t>
              </w:r>
            </w:hyperlink>
          </w:p>
        </w:tc>
      </w:tr>
      <w:tr w:rsidR="00F77625" w:rsidTr="00714054">
        <w:tc>
          <w:tcPr>
            <w:tcW w:w="1809" w:type="dxa"/>
          </w:tcPr>
          <w:p w:rsidR="00F77625" w:rsidRDefault="00F77625" w:rsidP="00714054">
            <w:r w:rsidRPr="00E15207">
              <w:rPr>
                <w:rFonts w:hint="eastAsia"/>
                <w:sz w:val="24"/>
                <w:szCs w:val="24"/>
              </w:rPr>
              <w:t>Gradle</w:t>
            </w:r>
          </w:p>
        </w:tc>
        <w:tc>
          <w:tcPr>
            <w:tcW w:w="8080" w:type="dxa"/>
          </w:tcPr>
          <w:p w:rsidR="00F77625" w:rsidRPr="00585596" w:rsidRDefault="00A43143" w:rsidP="00714054">
            <w:pPr>
              <w:rPr>
                <w:sz w:val="24"/>
                <w:szCs w:val="24"/>
              </w:rPr>
            </w:pPr>
            <w:hyperlink r:id="rId75" w:tgtFrame="_blank" w:history="1">
              <w:r w:rsidR="00F77625" w:rsidRPr="00585596">
                <w:rPr>
                  <w:rStyle w:val="a6"/>
                  <w:sz w:val="24"/>
                  <w:szCs w:val="24"/>
                </w:rPr>
                <w:t>https://gradle.org</w:t>
              </w:r>
            </w:hyperlink>
          </w:p>
        </w:tc>
      </w:tr>
      <w:tr w:rsidR="00F77625" w:rsidTr="00714054">
        <w:tc>
          <w:tcPr>
            <w:tcW w:w="1809" w:type="dxa"/>
          </w:tcPr>
          <w:p w:rsidR="00F77625" w:rsidRPr="00585596" w:rsidRDefault="00F77625" w:rsidP="00714054">
            <w:pPr>
              <w:rPr>
                <w:sz w:val="24"/>
                <w:szCs w:val="24"/>
              </w:rPr>
            </w:pPr>
            <w:r w:rsidRPr="00585596">
              <w:rPr>
                <w:rFonts w:hint="eastAsia"/>
                <w:sz w:val="24"/>
                <w:szCs w:val="24"/>
              </w:rPr>
              <w:t>Maven</w:t>
            </w:r>
          </w:p>
        </w:tc>
        <w:tc>
          <w:tcPr>
            <w:tcW w:w="8080" w:type="dxa"/>
          </w:tcPr>
          <w:p w:rsidR="00F77625" w:rsidRPr="00585596" w:rsidRDefault="00A43143" w:rsidP="00714054">
            <w:pPr>
              <w:rPr>
                <w:sz w:val="24"/>
                <w:szCs w:val="24"/>
              </w:rPr>
            </w:pPr>
            <w:hyperlink r:id="rId76" w:history="1">
              <w:r w:rsidR="00F77625" w:rsidRPr="00585596">
                <w:rPr>
                  <w:rStyle w:val="a6"/>
                  <w:sz w:val="24"/>
                  <w:szCs w:val="24"/>
                </w:rPr>
                <w:t>https://maven.apache.org/</w:t>
              </w:r>
            </w:hyperlink>
          </w:p>
        </w:tc>
      </w:tr>
      <w:tr w:rsidR="00F77625" w:rsidTr="00714054">
        <w:tc>
          <w:tcPr>
            <w:tcW w:w="1809" w:type="dxa"/>
          </w:tcPr>
          <w:p w:rsidR="00F77625" w:rsidRDefault="00F77625" w:rsidP="00714054">
            <w:r w:rsidRPr="005D17D4">
              <w:rPr>
                <w:rFonts w:hint="eastAsia"/>
                <w:sz w:val="24"/>
                <w:szCs w:val="24"/>
              </w:rPr>
              <w:t>Git</w:t>
            </w:r>
          </w:p>
        </w:tc>
        <w:tc>
          <w:tcPr>
            <w:tcW w:w="8080" w:type="dxa"/>
          </w:tcPr>
          <w:p w:rsidR="00F77625" w:rsidRDefault="00A43143" w:rsidP="00714054">
            <w:hyperlink r:id="rId77" w:history="1">
              <w:r w:rsidR="00F77625" w:rsidRPr="005D17D4">
                <w:rPr>
                  <w:rStyle w:val="a6"/>
                  <w:sz w:val="24"/>
                  <w:szCs w:val="24"/>
                </w:rPr>
                <w:t>https://www.git-scm.com/downloads</w:t>
              </w:r>
            </w:hyperlink>
          </w:p>
        </w:tc>
      </w:tr>
      <w:tr w:rsidR="00F77625" w:rsidTr="00714054">
        <w:tc>
          <w:tcPr>
            <w:tcW w:w="1809" w:type="dxa"/>
          </w:tcPr>
          <w:p w:rsidR="00F77625" w:rsidRPr="00585596" w:rsidRDefault="00F77625" w:rsidP="00714054">
            <w:r w:rsidRPr="005D17D4">
              <w:rPr>
                <w:rFonts w:hint="eastAsia"/>
                <w:sz w:val="24"/>
                <w:szCs w:val="24"/>
              </w:rPr>
              <w:t>PowerDesigner</w:t>
            </w:r>
          </w:p>
        </w:tc>
        <w:tc>
          <w:tcPr>
            <w:tcW w:w="8080" w:type="dxa"/>
          </w:tcPr>
          <w:p w:rsidR="00F77625" w:rsidRDefault="00A43143" w:rsidP="00714054">
            <w:hyperlink r:id="rId78" w:history="1">
              <w:r w:rsidR="00F77625" w:rsidRPr="00CB7949">
                <w:rPr>
                  <w:rStyle w:val="a6"/>
                  <w:sz w:val="24"/>
                  <w:szCs w:val="24"/>
                </w:rPr>
                <w:t>http://powerdesigner.de/</w:t>
              </w:r>
            </w:hyperlink>
          </w:p>
        </w:tc>
      </w:tr>
    </w:tbl>
    <w:p w:rsidR="00F77625" w:rsidRPr="000F4A9E" w:rsidRDefault="00F77625" w:rsidP="00F77625"/>
    <w:p w:rsidR="00B370FC" w:rsidRDefault="00B370FC"/>
    <w:sectPr w:rsidR="00B370FC">
      <w:headerReference w:type="default" r:id="rId79"/>
      <w:footerReference w:type="default" r:id="rId8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CDB" w:rsidRDefault="00221CDB" w:rsidP="00F77625">
      <w:r>
        <w:separator/>
      </w:r>
    </w:p>
  </w:endnote>
  <w:endnote w:type="continuationSeparator" w:id="0">
    <w:p w:rsidR="00221CDB" w:rsidRDefault="00221CDB" w:rsidP="00F77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24B" w:rsidRDefault="0083624B">
    <w:pPr>
      <w:pStyle w:val="a4"/>
    </w:pPr>
    <w:r>
      <w:rPr>
        <w:rFonts w:hint="eastAsia"/>
        <w:noProof/>
        <w:sz w:val="20"/>
        <w:szCs w:val="20"/>
      </w:rPr>
      <mc:AlternateContent>
        <mc:Choice Requires="wps">
          <w:drawing>
            <wp:anchor distT="0" distB="0" distL="114300" distR="114300" simplePos="0" relativeHeight="251659264" behindDoc="0" locked="0" layoutInCell="1" allowOverlap="1" wp14:anchorId="36E59E30" wp14:editId="21F25BED">
              <wp:simplePos x="0" y="0"/>
              <wp:positionH relativeFrom="column">
                <wp:posOffset>0</wp:posOffset>
              </wp:positionH>
              <wp:positionV relativeFrom="paragraph">
                <wp:posOffset>-110490</wp:posOffset>
              </wp:positionV>
              <wp:extent cx="6154420" cy="635"/>
              <wp:effectExtent l="0" t="0" r="36830" b="3746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4420" cy="635"/>
                      </a:xfrm>
                      <a:prstGeom prst="straightConnector1">
                        <a:avLst/>
                      </a:prstGeom>
                      <a:noFill/>
                      <a:ln w="12700">
                        <a:solidFill>
                          <a:srgbClr val="000000"/>
                        </a:solidFill>
                        <a:round/>
                      </a:ln>
                    </wps:spPr>
                    <wps:bodyPr/>
                  </wps:wsp>
                </a:graphicData>
              </a:graphic>
            </wp:anchor>
          </w:drawing>
        </mc:Choice>
        <mc:Fallback xmlns:w16se="http://schemas.microsoft.com/office/word/2015/wordml/symex" xmlns:cx="http://schemas.microsoft.com/office/drawing/2014/chartex">
          <w:pict>
            <v:shapetype w14:anchorId="37D907C5" id="_x0000_t32" coordsize="21600,21600" o:spt="32" o:oned="t" path="m,l21600,21600e" filled="f">
              <v:path arrowok="t" fillok="f" o:connecttype="none"/>
              <o:lock v:ext="edit" shapetype="t"/>
            </v:shapetype>
            <v:shape id="AutoShape 5" o:spid="_x0000_s1026" type="#_x0000_t32" style="position:absolute;left:0;text-align:left;margin-left:0;margin-top:-8.7pt;width:484.6pt;height:.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" strokeweight="1pt"/>
          </w:pict>
        </mc:Fallback>
      </mc:AlternateContent>
    </w:r>
    <w:r>
      <w:rPr>
        <w:rFonts w:ascii="宋体" w:eastAsia="宋体" w:hAnsi="Times New Roman" w:cs="宋体" w:hint="eastAsia"/>
        <w:color w:val="000000"/>
        <w:kern w:val="0"/>
        <w:sz w:val="22"/>
      </w:rPr>
      <w:t>版权所有，未经</w:t>
    </w:r>
    <w:r>
      <w:rPr>
        <w:rFonts w:ascii="宋体" w:eastAsia="宋体" w:hAnsi="Times New Roman" w:cs="宋体" w:hint="eastAsia"/>
        <w:b/>
        <w:color w:val="000000"/>
        <w:kern w:val="0"/>
        <w:sz w:val="22"/>
      </w:rPr>
      <w:t>四川虹信</w:t>
    </w:r>
    <w:del w:id="1623" w:author="Jamson" w:date="2018-11-01T10:00:00Z">
      <w:r w:rsidDel="00EA4513">
        <w:rPr>
          <w:rFonts w:ascii="宋体" w:eastAsia="宋体" w:hAnsi="Times New Roman" w:cs="宋体" w:hint="eastAsia"/>
          <w:b/>
          <w:color w:val="000000"/>
          <w:kern w:val="0"/>
          <w:sz w:val="22"/>
        </w:rPr>
        <w:delText>智远</w:delText>
      </w:r>
    </w:del>
    <w:r>
      <w:rPr>
        <w:rFonts w:ascii="宋体" w:eastAsia="宋体" w:hAnsi="Times New Roman" w:cs="宋体" w:hint="eastAsia"/>
        <w:b/>
        <w:color w:val="000000"/>
        <w:kern w:val="0"/>
        <w:sz w:val="22"/>
      </w:rPr>
      <w:t>软件</w:t>
    </w:r>
    <w:ins w:id="1624" w:author="Jamson" w:date="2018-11-01T10:00:00Z">
      <w:r w:rsidR="00EA4513">
        <w:rPr>
          <w:rFonts w:ascii="宋体" w:eastAsia="宋体" w:hAnsi="Times New Roman" w:cs="宋体" w:hint="eastAsia"/>
          <w:b/>
          <w:color w:val="000000"/>
          <w:kern w:val="0"/>
          <w:sz w:val="22"/>
        </w:rPr>
        <w:t>股份</w:t>
      </w:r>
    </w:ins>
    <w:r>
      <w:rPr>
        <w:rFonts w:ascii="宋体" w:eastAsia="宋体" w:hAnsi="Times New Roman" w:cs="宋体" w:hint="eastAsia"/>
        <w:b/>
        <w:color w:val="000000"/>
        <w:kern w:val="0"/>
        <w:sz w:val="22"/>
      </w:rPr>
      <w:t>有限公司</w:t>
    </w:r>
    <w:r>
      <w:rPr>
        <w:rFonts w:ascii="宋体" w:eastAsia="宋体" w:hAnsi="Times New Roman" w:cs="宋体" w:hint="eastAsia"/>
        <w:color w:val="000000"/>
        <w:kern w:val="0"/>
        <w:sz w:val="22"/>
      </w:rPr>
      <w:t>允许，不得将文档任何部分提供给他人。</w:t>
    </w:r>
    <w:r>
      <w:rPr>
        <w:rFonts w:ascii="宋体" w:eastAsia="宋体" w:hAnsi="Times New Roman" w:cs="宋体"/>
        <w:color w:val="000000"/>
        <w:kern w:val="0"/>
        <w:sz w:val="22"/>
        <w:lang w:val="zh-CN"/>
      </w:rPr>
      <w:t xml:space="preserve"> </w:t>
    </w:r>
    <w:r>
      <w:rPr>
        <w:rFonts w:ascii="宋体" w:eastAsia="宋体" w:hAnsi="Times New Roman" w:cs="宋体"/>
        <w:b/>
        <w:bCs/>
        <w:color w:val="000000"/>
        <w:kern w:val="0"/>
        <w:sz w:val="22"/>
      </w:rPr>
      <w:fldChar w:fldCharType="begin"/>
    </w:r>
    <w:r>
      <w:rPr>
        <w:rFonts w:ascii="宋体" w:eastAsia="宋体" w:hAnsi="Times New Roman" w:cs="宋体"/>
        <w:b/>
        <w:bCs/>
        <w:color w:val="000000"/>
        <w:kern w:val="0"/>
        <w:sz w:val="22"/>
      </w:rPr>
      <w:instrText>PAGE  \* Arabic  \* MERGEFORMAT</w:instrText>
    </w:r>
    <w:r>
      <w:rPr>
        <w:rFonts w:ascii="宋体" w:eastAsia="宋体" w:hAnsi="Times New Roman" w:cs="宋体"/>
        <w:b/>
        <w:bCs/>
        <w:color w:val="000000"/>
        <w:kern w:val="0"/>
        <w:sz w:val="22"/>
      </w:rPr>
      <w:fldChar w:fldCharType="separate"/>
    </w:r>
    <w:r w:rsidR="0025594A" w:rsidRPr="0025594A">
      <w:rPr>
        <w:rFonts w:ascii="宋体" w:eastAsia="宋体" w:hAnsi="Times New Roman" w:cs="宋体"/>
        <w:b/>
        <w:bCs/>
        <w:noProof/>
        <w:color w:val="000000"/>
        <w:kern w:val="0"/>
        <w:sz w:val="22"/>
        <w:lang w:val="zh-CN"/>
      </w:rPr>
      <w:t>2</w:t>
    </w:r>
    <w:r>
      <w:rPr>
        <w:rFonts w:ascii="宋体" w:eastAsia="宋体" w:hAnsi="Times New Roman" w:cs="宋体"/>
        <w:b/>
        <w:bCs/>
        <w:color w:val="000000"/>
        <w:kern w:val="0"/>
        <w:sz w:val="22"/>
      </w:rPr>
      <w:fldChar w:fldCharType="end"/>
    </w:r>
    <w:r>
      <w:rPr>
        <w:rFonts w:ascii="宋体" w:eastAsia="宋体" w:hAnsi="Times New Roman" w:cs="宋体"/>
        <w:color w:val="000000"/>
        <w:kern w:val="0"/>
        <w:sz w:val="22"/>
        <w:lang w:val="zh-CN"/>
      </w:rPr>
      <w:t xml:space="preserve"> / </w:t>
    </w:r>
    <w:r>
      <w:rPr>
        <w:rFonts w:ascii="宋体" w:eastAsia="宋体" w:hAnsi="Times New Roman" w:cs="宋体"/>
        <w:b/>
        <w:bCs/>
        <w:color w:val="000000"/>
        <w:kern w:val="0"/>
        <w:sz w:val="22"/>
      </w:rPr>
      <w:fldChar w:fldCharType="begin"/>
    </w:r>
    <w:r>
      <w:rPr>
        <w:rFonts w:ascii="宋体" w:eastAsia="宋体" w:hAnsi="Times New Roman" w:cs="宋体"/>
        <w:b/>
        <w:bCs/>
        <w:color w:val="000000"/>
        <w:kern w:val="0"/>
        <w:sz w:val="22"/>
      </w:rPr>
      <w:instrText>NUMPAGES  \* Arabic  \* MERGEFORMAT</w:instrText>
    </w:r>
    <w:r>
      <w:rPr>
        <w:rFonts w:ascii="宋体" w:eastAsia="宋体" w:hAnsi="Times New Roman" w:cs="宋体"/>
        <w:b/>
        <w:bCs/>
        <w:color w:val="000000"/>
        <w:kern w:val="0"/>
        <w:sz w:val="22"/>
      </w:rPr>
      <w:fldChar w:fldCharType="separate"/>
    </w:r>
    <w:r w:rsidR="0025594A" w:rsidRPr="0025594A">
      <w:rPr>
        <w:rFonts w:ascii="宋体" w:eastAsia="宋体" w:hAnsi="Times New Roman" w:cs="宋体"/>
        <w:b/>
        <w:bCs/>
        <w:noProof/>
        <w:color w:val="000000"/>
        <w:kern w:val="0"/>
        <w:sz w:val="22"/>
        <w:lang w:val="zh-CN"/>
      </w:rPr>
      <w:t>66</w:t>
    </w:r>
    <w:r>
      <w:rPr>
        <w:rFonts w:ascii="宋体" w:eastAsia="宋体" w:hAnsi="Times New Roman" w:cs="宋体"/>
        <w:b/>
        <w:bCs/>
        <w:color w:val="000000"/>
        <w:kern w:val="0"/>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CDB" w:rsidRDefault="00221CDB" w:rsidP="00F77625">
      <w:r>
        <w:separator/>
      </w:r>
    </w:p>
  </w:footnote>
  <w:footnote w:type="continuationSeparator" w:id="0">
    <w:p w:rsidR="00221CDB" w:rsidRDefault="00221CDB" w:rsidP="00F776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143" w:rsidRDefault="00A43143" w:rsidP="00714054">
    <w:pPr>
      <w:pStyle w:val="a3"/>
      <w:wordWrap w:val="0"/>
      <w:jc w:val="right"/>
      <w:rPr>
        <w:rFonts w:asciiTheme="minorEastAsia" w:hAnsiTheme="minorEastAsia"/>
        <w:b/>
        <w:sz w:val="28"/>
      </w:rPr>
    </w:pPr>
    <w:r w:rsidRPr="002D15EB">
      <w:rPr>
        <w:rFonts w:asciiTheme="minorEastAsia" w:hAnsiTheme="minorEastAsia"/>
        <w:b/>
        <w:noProof/>
        <w:sz w:val="28"/>
      </w:rPr>
      <w:drawing>
        <wp:anchor distT="0" distB="0" distL="114300" distR="114300" simplePos="0" relativeHeight="251660288" behindDoc="0" locked="0" layoutInCell="1" allowOverlap="1" wp14:anchorId="2C9918C5" wp14:editId="085819E2">
          <wp:simplePos x="0" y="0"/>
          <wp:positionH relativeFrom="column">
            <wp:posOffset>0</wp:posOffset>
          </wp:positionH>
          <wp:positionV relativeFrom="paragraph">
            <wp:posOffset>-57150</wp:posOffset>
          </wp:positionV>
          <wp:extent cx="1031875" cy="281305"/>
          <wp:effectExtent l="0" t="0" r="0" b="4445"/>
          <wp:wrapNone/>
          <wp:docPr id="12" name="图片 12" descr="说明: PP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说明: PPT_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31875" cy="28130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DDD"/>
    <w:multiLevelType w:val="hybridMultilevel"/>
    <w:tmpl w:val="4098673C"/>
    <w:lvl w:ilvl="0" w:tplc="1C9A9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084489"/>
    <w:multiLevelType w:val="multilevel"/>
    <w:tmpl w:val="FF68C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46A8F"/>
    <w:multiLevelType w:val="hybridMultilevel"/>
    <w:tmpl w:val="7E888A02"/>
    <w:lvl w:ilvl="0" w:tplc="B3DA23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0A94A62"/>
    <w:multiLevelType w:val="multilevel"/>
    <w:tmpl w:val="D126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743FC6"/>
    <w:multiLevelType w:val="multilevel"/>
    <w:tmpl w:val="86CCC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6106B"/>
    <w:multiLevelType w:val="multilevel"/>
    <w:tmpl w:val="1D5EE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83C58"/>
    <w:multiLevelType w:val="multilevel"/>
    <w:tmpl w:val="7642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2A07F4"/>
    <w:multiLevelType w:val="multilevel"/>
    <w:tmpl w:val="BFDCD0FA"/>
    <w:lvl w:ilvl="0">
      <w:start w:val="1"/>
      <w:numFmt w:val="decimal"/>
      <w:pStyle w:val="1"/>
      <w:lvlText w:val="%1"/>
      <w:lvlJc w:val="left"/>
      <w:pPr>
        <w:ind w:left="432" w:hanging="432"/>
      </w:pPr>
    </w:lvl>
    <w:lvl w:ilvl="1">
      <w:start w:val="1"/>
      <w:numFmt w:val="decimal"/>
      <w:pStyle w:val="2"/>
      <w:lvlText w:val="%1.%2"/>
      <w:lvlJc w:val="left"/>
      <w:pPr>
        <w:ind w:left="576" w:hanging="576"/>
      </w:pPr>
      <w:rPr>
        <w:rFonts w:asciiTheme="minorEastAsia" w:eastAsiaTheme="minorEastAsia" w:hAnsiTheme="minor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rPr>
        <w:sz w:val="28"/>
        <w:szCs w:val="28"/>
      </w:rPr>
    </w:lvl>
    <w:lvl w:ilvl="4">
      <w:start w:val="1"/>
      <w:numFmt w:val="decimal"/>
      <w:pStyle w:val="5"/>
      <w:lvlText w:val="%1.%2.%3.%4.%5"/>
      <w:lvlJc w:val="left"/>
      <w:pPr>
        <w:ind w:left="1008" w:hanging="1008"/>
      </w:pPr>
      <w:rPr>
        <w:sz w:val="28"/>
        <w:szCs w:val="28"/>
      </w:rPr>
    </w:lvl>
    <w:lvl w:ilvl="5">
      <w:start w:val="1"/>
      <w:numFmt w:val="decimal"/>
      <w:pStyle w:val="6"/>
      <w:lvlText w:val="%1.%2.%3.%4.%5.%6"/>
      <w:lvlJc w:val="left"/>
      <w:pPr>
        <w:ind w:left="1152" w:hanging="1152"/>
      </w:pPr>
      <w:rPr>
        <w:sz w:val="24"/>
        <w:szCs w:val="24"/>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5351656"/>
    <w:multiLevelType w:val="multilevel"/>
    <w:tmpl w:val="1BB2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512715"/>
    <w:multiLevelType w:val="hybridMultilevel"/>
    <w:tmpl w:val="4D808A3C"/>
    <w:lvl w:ilvl="0" w:tplc="4E64E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C5B60FD"/>
    <w:multiLevelType w:val="hybridMultilevel"/>
    <w:tmpl w:val="DD4EA092"/>
    <w:lvl w:ilvl="0" w:tplc="90102E12">
      <w:start w:val="1"/>
      <w:numFmt w:val="decimal"/>
      <w:lvlText w:val="%1."/>
      <w:lvlJc w:val="left"/>
      <w:pPr>
        <w:ind w:left="360" w:hanging="360"/>
      </w:pPr>
      <w:rPr>
        <w:rFonts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145041"/>
    <w:multiLevelType w:val="multilevel"/>
    <w:tmpl w:val="06E87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B0250B"/>
    <w:multiLevelType w:val="hybridMultilevel"/>
    <w:tmpl w:val="C03AEDBE"/>
    <w:lvl w:ilvl="0" w:tplc="43C68304">
      <w:start w:val="1"/>
      <w:numFmt w:val="decimal"/>
      <w:lvlText w:val="(%1)"/>
      <w:lvlJc w:val="left"/>
      <w:pPr>
        <w:ind w:left="1590" w:hanging="390"/>
      </w:pPr>
      <w:rPr>
        <w:rFonts w:asciiTheme="minorHAnsi" w:eastAsiaTheme="minorEastAsia" w:hAnsiTheme="minorHAnsi" w:cstheme="minorBidi" w:hint="default"/>
        <w:color w:val="auto"/>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31C05903"/>
    <w:multiLevelType w:val="multilevel"/>
    <w:tmpl w:val="FEBE5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F45FF6"/>
    <w:multiLevelType w:val="hybridMultilevel"/>
    <w:tmpl w:val="CCCAF778"/>
    <w:lvl w:ilvl="0" w:tplc="5D02A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C655CA"/>
    <w:multiLevelType w:val="hybridMultilevel"/>
    <w:tmpl w:val="780E1868"/>
    <w:lvl w:ilvl="0" w:tplc="659A4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DF6DA4"/>
    <w:multiLevelType w:val="multilevel"/>
    <w:tmpl w:val="1D86F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E94913"/>
    <w:multiLevelType w:val="multilevel"/>
    <w:tmpl w:val="61F8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0859A3"/>
    <w:multiLevelType w:val="multilevel"/>
    <w:tmpl w:val="284E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2655BB"/>
    <w:multiLevelType w:val="hybridMultilevel"/>
    <w:tmpl w:val="CD7489BA"/>
    <w:lvl w:ilvl="0" w:tplc="CEC61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6421BA6"/>
    <w:multiLevelType w:val="multilevel"/>
    <w:tmpl w:val="D6BC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97016ED"/>
    <w:multiLevelType w:val="hybridMultilevel"/>
    <w:tmpl w:val="80EA19F0"/>
    <w:lvl w:ilvl="0" w:tplc="BDEA3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055445"/>
    <w:multiLevelType w:val="multilevel"/>
    <w:tmpl w:val="43163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645CBE"/>
    <w:multiLevelType w:val="multilevel"/>
    <w:tmpl w:val="4244B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EC52702"/>
    <w:multiLevelType w:val="hybridMultilevel"/>
    <w:tmpl w:val="EF7E656A"/>
    <w:lvl w:ilvl="0" w:tplc="45787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07F58AB"/>
    <w:multiLevelType w:val="multilevel"/>
    <w:tmpl w:val="D6504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574883"/>
    <w:multiLevelType w:val="multilevel"/>
    <w:tmpl w:val="2E2E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8E56D6"/>
    <w:multiLevelType w:val="hybridMultilevel"/>
    <w:tmpl w:val="064603E4"/>
    <w:lvl w:ilvl="0" w:tplc="04F44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04446E"/>
    <w:multiLevelType w:val="multilevel"/>
    <w:tmpl w:val="CD9C8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41E219D"/>
    <w:multiLevelType w:val="hybridMultilevel"/>
    <w:tmpl w:val="03AC1EE6"/>
    <w:lvl w:ilvl="0" w:tplc="3440E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315AFF"/>
    <w:multiLevelType w:val="multilevel"/>
    <w:tmpl w:val="759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40297B"/>
    <w:multiLevelType w:val="multilevel"/>
    <w:tmpl w:val="17FE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96143F8"/>
    <w:multiLevelType w:val="multilevel"/>
    <w:tmpl w:val="6DA6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A666067"/>
    <w:multiLevelType w:val="hybridMultilevel"/>
    <w:tmpl w:val="468CE62E"/>
    <w:lvl w:ilvl="0" w:tplc="920C3A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B4F6345"/>
    <w:multiLevelType w:val="multilevel"/>
    <w:tmpl w:val="57F24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C005AD9"/>
    <w:multiLevelType w:val="hybridMultilevel"/>
    <w:tmpl w:val="DD18A1E8"/>
    <w:lvl w:ilvl="0" w:tplc="68CCF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547F8E"/>
    <w:multiLevelType w:val="hybridMultilevel"/>
    <w:tmpl w:val="05E6A7BE"/>
    <w:lvl w:ilvl="0" w:tplc="162CE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C6C7F44"/>
    <w:multiLevelType w:val="multilevel"/>
    <w:tmpl w:val="3DF2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2"/>
  </w:num>
  <w:num w:numId="4">
    <w:abstractNumId w:val="27"/>
  </w:num>
  <w:num w:numId="5">
    <w:abstractNumId w:val="12"/>
  </w:num>
  <w:num w:numId="6">
    <w:abstractNumId w:val="36"/>
  </w:num>
  <w:num w:numId="7">
    <w:abstractNumId w:val="8"/>
  </w:num>
  <w:num w:numId="8">
    <w:abstractNumId w:val="23"/>
  </w:num>
  <w:num w:numId="9">
    <w:abstractNumId w:val="11"/>
  </w:num>
  <w:num w:numId="10">
    <w:abstractNumId w:val="0"/>
  </w:num>
  <w:num w:numId="11">
    <w:abstractNumId w:val="24"/>
  </w:num>
  <w:num w:numId="12">
    <w:abstractNumId w:val="21"/>
  </w:num>
  <w:num w:numId="13">
    <w:abstractNumId w:val="25"/>
  </w:num>
  <w:num w:numId="14">
    <w:abstractNumId w:val="26"/>
  </w:num>
  <w:num w:numId="15">
    <w:abstractNumId w:val="20"/>
  </w:num>
  <w:num w:numId="16">
    <w:abstractNumId w:val="6"/>
  </w:num>
  <w:num w:numId="17">
    <w:abstractNumId w:val="3"/>
  </w:num>
  <w:num w:numId="18">
    <w:abstractNumId w:val="32"/>
  </w:num>
  <w:num w:numId="19">
    <w:abstractNumId w:val="4"/>
  </w:num>
  <w:num w:numId="20">
    <w:abstractNumId w:val="22"/>
  </w:num>
  <w:num w:numId="21">
    <w:abstractNumId w:val="17"/>
  </w:num>
  <w:num w:numId="22">
    <w:abstractNumId w:val="31"/>
  </w:num>
  <w:num w:numId="23">
    <w:abstractNumId w:val="1"/>
  </w:num>
  <w:num w:numId="24">
    <w:abstractNumId w:val="28"/>
  </w:num>
  <w:num w:numId="25">
    <w:abstractNumId w:val="16"/>
  </w:num>
  <w:num w:numId="26">
    <w:abstractNumId w:val="13"/>
  </w:num>
  <w:num w:numId="27">
    <w:abstractNumId w:val="18"/>
  </w:num>
  <w:num w:numId="28">
    <w:abstractNumId w:val="34"/>
  </w:num>
  <w:num w:numId="29">
    <w:abstractNumId w:val="5"/>
  </w:num>
  <w:num w:numId="30">
    <w:abstractNumId w:val="35"/>
  </w:num>
  <w:num w:numId="31">
    <w:abstractNumId w:val="37"/>
  </w:num>
  <w:num w:numId="32">
    <w:abstractNumId w:val="29"/>
  </w:num>
  <w:num w:numId="33">
    <w:abstractNumId w:val="33"/>
  </w:num>
  <w:num w:numId="34">
    <w:abstractNumId w:val="15"/>
  </w:num>
  <w:num w:numId="35">
    <w:abstractNumId w:val="30"/>
  </w:num>
  <w:num w:numId="36">
    <w:abstractNumId w:val="14"/>
  </w:num>
  <w:num w:numId="37">
    <w:abstractNumId w:val="10"/>
  </w:num>
  <w:num w:numId="38">
    <w:abstractNumId w:val="9"/>
  </w:num>
  <w:num w:numId="39">
    <w:abstractNumId w:val="7"/>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son">
    <w15:presenceInfo w15:providerId="None" w15:userId="J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D65"/>
    <w:rsid w:val="00025786"/>
    <w:rsid w:val="00045649"/>
    <w:rsid w:val="00062EEE"/>
    <w:rsid w:val="00080D4B"/>
    <w:rsid w:val="0009283E"/>
    <w:rsid w:val="000B231D"/>
    <w:rsid w:val="00113979"/>
    <w:rsid w:val="00181B2F"/>
    <w:rsid w:val="00190F59"/>
    <w:rsid w:val="00193470"/>
    <w:rsid w:val="00194D71"/>
    <w:rsid w:val="001C143E"/>
    <w:rsid w:val="001C6344"/>
    <w:rsid w:val="001D0F4C"/>
    <w:rsid w:val="001E77D8"/>
    <w:rsid w:val="002049FA"/>
    <w:rsid w:val="002144F7"/>
    <w:rsid w:val="00221CDB"/>
    <w:rsid w:val="00222664"/>
    <w:rsid w:val="0023650F"/>
    <w:rsid w:val="0025594A"/>
    <w:rsid w:val="00284D7C"/>
    <w:rsid w:val="002959A5"/>
    <w:rsid w:val="002E0242"/>
    <w:rsid w:val="002E1160"/>
    <w:rsid w:val="00305F77"/>
    <w:rsid w:val="00313507"/>
    <w:rsid w:val="003271CC"/>
    <w:rsid w:val="0034007A"/>
    <w:rsid w:val="00345C1A"/>
    <w:rsid w:val="00380D5C"/>
    <w:rsid w:val="00381CA3"/>
    <w:rsid w:val="00391C84"/>
    <w:rsid w:val="00393252"/>
    <w:rsid w:val="003977A9"/>
    <w:rsid w:val="003A1BFD"/>
    <w:rsid w:val="003A66EC"/>
    <w:rsid w:val="003F0B58"/>
    <w:rsid w:val="00421DD0"/>
    <w:rsid w:val="00437CD6"/>
    <w:rsid w:val="00456C22"/>
    <w:rsid w:val="0047194B"/>
    <w:rsid w:val="0048470A"/>
    <w:rsid w:val="00492832"/>
    <w:rsid w:val="004978BA"/>
    <w:rsid w:val="004B16E0"/>
    <w:rsid w:val="004C4E60"/>
    <w:rsid w:val="004D2BE5"/>
    <w:rsid w:val="004D7393"/>
    <w:rsid w:val="00505602"/>
    <w:rsid w:val="00526B82"/>
    <w:rsid w:val="00570826"/>
    <w:rsid w:val="00574AB1"/>
    <w:rsid w:val="00583D80"/>
    <w:rsid w:val="005B4A17"/>
    <w:rsid w:val="005C697C"/>
    <w:rsid w:val="005E5363"/>
    <w:rsid w:val="005F2745"/>
    <w:rsid w:val="005F3503"/>
    <w:rsid w:val="005F75BA"/>
    <w:rsid w:val="00610FFB"/>
    <w:rsid w:val="006272AC"/>
    <w:rsid w:val="00641A0D"/>
    <w:rsid w:val="0067110F"/>
    <w:rsid w:val="00677BE4"/>
    <w:rsid w:val="006B3FA1"/>
    <w:rsid w:val="006B472E"/>
    <w:rsid w:val="006B48A2"/>
    <w:rsid w:val="006C3EF9"/>
    <w:rsid w:val="006D2FB8"/>
    <w:rsid w:val="006E35D8"/>
    <w:rsid w:val="006E4AB4"/>
    <w:rsid w:val="006E4CE7"/>
    <w:rsid w:val="00714054"/>
    <w:rsid w:val="00723081"/>
    <w:rsid w:val="00723DCF"/>
    <w:rsid w:val="00754F86"/>
    <w:rsid w:val="00761803"/>
    <w:rsid w:val="00785AAD"/>
    <w:rsid w:val="00786C9D"/>
    <w:rsid w:val="007A3D3A"/>
    <w:rsid w:val="007D7360"/>
    <w:rsid w:val="007F3174"/>
    <w:rsid w:val="00807F24"/>
    <w:rsid w:val="0083624B"/>
    <w:rsid w:val="00861DA0"/>
    <w:rsid w:val="00865A30"/>
    <w:rsid w:val="008B0D01"/>
    <w:rsid w:val="008D4A84"/>
    <w:rsid w:val="008D512C"/>
    <w:rsid w:val="008F0103"/>
    <w:rsid w:val="00940533"/>
    <w:rsid w:val="009A6525"/>
    <w:rsid w:val="009C1995"/>
    <w:rsid w:val="009C1DA9"/>
    <w:rsid w:val="009C5B97"/>
    <w:rsid w:val="009D5494"/>
    <w:rsid w:val="009E0B23"/>
    <w:rsid w:val="009E1954"/>
    <w:rsid w:val="00A1185A"/>
    <w:rsid w:val="00A17000"/>
    <w:rsid w:val="00A22751"/>
    <w:rsid w:val="00A43143"/>
    <w:rsid w:val="00A64312"/>
    <w:rsid w:val="00A646E6"/>
    <w:rsid w:val="00A73249"/>
    <w:rsid w:val="00A744CB"/>
    <w:rsid w:val="00A920CD"/>
    <w:rsid w:val="00AA3C4C"/>
    <w:rsid w:val="00AA3CBE"/>
    <w:rsid w:val="00AB3CA1"/>
    <w:rsid w:val="00AB6C2A"/>
    <w:rsid w:val="00AD2407"/>
    <w:rsid w:val="00AD2C0D"/>
    <w:rsid w:val="00AF5000"/>
    <w:rsid w:val="00B16886"/>
    <w:rsid w:val="00B24329"/>
    <w:rsid w:val="00B36ADC"/>
    <w:rsid w:val="00B370FC"/>
    <w:rsid w:val="00B40C60"/>
    <w:rsid w:val="00B62556"/>
    <w:rsid w:val="00B64145"/>
    <w:rsid w:val="00BA5C7B"/>
    <w:rsid w:val="00BC1D65"/>
    <w:rsid w:val="00C0030E"/>
    <w:rsid w:val="00C00499"/>
    <w:rsid w:val="00C26AC8"/>
    <w:rsid w:val="00C40821"/>
    <w:rsid w:val="00C55F13"/>
    <w:rsid w:val="00C641C2"/>
    <w:rsid w:val="00C642B9"/>
    <w:rsid w:val="00C853A0"/>
    <w:rsid w:val="00C9332F"/>
    <w:rsid w:val="00C95BBA"/>
    <w:rsid w:val="00CD08F8"/>
    <w:rsid w:val="00CD5480"/>
    <w:rsid w:val="00CD6C95"/>
    <w:rsid w:val="00D00630"/>
    <w:rsid w:val="00D14CE3"/>
    <w:rsid w:val="00D32C90"/>
    <w:rsid w:val="00D33D1C"/>
    <w:rsid w:val="00D641F2"/>
    <w:rsid w:val="00DB7919"/>
    <w:rsid w:val="00DB7FC5"/>
    <w:rsid w:val="00DC7743"/>
    <w:rsid w:val="00E577DB"/>
    <w:rsid w:val="00E6499E"/>
    <w:rsid w:val="00E656A1"/>
    <w:rsid w:val="00E96104"/>
    <w:rsid w:val="00EA4513"/>
    <w:rsid w:val="00EB0A7C"/>
    <w:rsid w:val="00EE01C2"/>
    <w:rsid w:val="00F07C1A"/>
    <w:rsid w:val="00F478C6"/>
    <w:rsid w:val="00F57AA1"/>
    <w:rsid w:val="00F77120"/>
    <w:rsid w:val="00F77625"/>
    <w:rsid w:val="00F81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B07BAE7-79E8-47F2-AA7F-BA8048B06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7625"/>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F77625"/>
    <w:pPr>
      <w:keepNext/>
      <w:keepLines/>
      <w:numPr>
        <w:numId w:val="1"/>
      </w:numPr>
      <w:spacing w:line="360" w:lineRule="auto"/>
      <w:outlineLvl w:val="0"/>
    </w:pPr>
    <w:rPr>
      <w:b/>
      <w:bCs/>
      <w:kern w:val="44"/>
      <w:sz w:val="44"/>
      <w:szCs w:val="44"/>
    </w:rPr>
  </w:style>
  <w:style w:type="paragraph" w:styleId="2">
    <w:name w:val="heading 2"/>
    <w:basedOn w:val="a"/>
    <w:next w:val="a"/>
    <w:link w:val="2Char"/>
    <w:uiPriority w:val="9"/>
    <w:unhideWhenUsed/>
    <w:qFormat/>
    <w:rsid w:val="00714054"/>
    <w:pPr>
      <w:keepNext/>
      <w:keepLines/>
      <w:numPr>
        <w:ilvl w:val="1"/>
        <w:numId w:val="1"/>
      </w:numP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7762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B3FA1"/>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F7762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F7762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7762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F7762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F7762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77625"/>
    <w:rPr>
      <w:rFonts w:asciiTheme="minorHAnsi" w:eastAsiaTheme="minorEastAsia" w:hAnsiTheme="minorHAnsi" w:cstheme="minorBidi"/>
      <w:b/>
      <w:bCs/>
      <w:kern w:val="44"/>
      <w:sz w:val="44"/>
      <w:szCs w:val="44"/>
    </w:rPr>
  </w:style>
  <w:style w:type="character" w:customStyle="1" w:styleId="2Char">
    <w:name w:val="标题 2 Char"/>
    <w:basedOn w:val="a0"/>
    <w:link w:val="2"/>
    <w:uiPriority w:val="9"/>
    <w:rsid w:val="00714054"/>
    <w:rPr>
      <w:rFonts w:asciiTheme="majorHAnsi" w:eastAsiaTheme="minorEastAsia" w:hAnsiTheme="majorHAnsi" w:cstheme="majorBidi"/>
      <w:b/>
      <w:bCs/>
      <w:kern w:val="2"/>
      <w:sz w:val="36"/>
      <w:szCs w:val="32"/>
    </w:rPr>
  </w:style>
  <w:style w:type="character" w:customStyle="1" w:styleId="3Char">
    <w:name w:val="标题 3 Char"/>
    <w:basedOn w:val="a0"/>
    <w:link w:val="3"/>
    <w:uiPriority w:val="9"/>
    <w:rsid w:val="00F77625"/>
    <w:rPr>
      <w:rFonts w:asciiTheme="minorHAnsi" w:eastAsiaTheme="minorEastAsia" w:hAnsiTheme="minorHAnsi" w:cstheme="minorBidi"/>
      <w:b/>
      <w:bCs/>
      <w:kern w:val="2"/>
      <w:sz w:val="32"/>
      <w:szCs w:val="32"/>
    </w:rPr>
  </w:style>
  <w:style w:type="character" w:customStyle="1" w:styleId="4Char">
    <w:name w:val="标题 4 Char"/>
    <w:basedOn w:val="a0"/>
    <w:link w:val="4"/>
    <w:uiPriority w:val="9"/>
    <w:rsid w:val="006B3FA1"/>
    <w:rPr>
      <w:rFonts w:asciiTheme="majorHAnsi" w:eastAsiaTheme="minorEastAsia" w:hAnsiTheme="majorHAnsi" w:cstheme="majorBidi"/>
      <w:b/>
      <w:bCs/>
      <w:kern w:val="2"/>
      <w:sz w:val="28"/>
      <w:szCs w:val="28"/>
    </w:rPr>
  </w:style>
  <w:style w:type="character" w:customStyle="1" w:styleId="5Char">
    <w:name w:val="标题 5 Char"/>
    <w:basedOn w:val="a0"/>
    <w:link w:val="5"/>
    <w:uiPriority w:val="9"/>
    <w:rsid w:val="00F77625"/>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F77625"/>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F77625"/>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rsid w:val="00F77625"/>
    <w:rPr>
      <w:rFonts w:asciiTheme="majorHAnsi" w:eastAsiaTheme="majorEastAsia" w:hAnsiTheme="majorHAnsi" w:cstheme="majorBidi"/>
      <w:kern w:val="2"/>
      <w:sz w:val="24"/>
      <w:szCs w:val="24"/>
    </w:rPr>
  </w:style>
  <w:style w:type="character" w:customStyle="1" w:styleId="9Char">
    <w:name w:val="标题 9 Char"/>
    <w:basedOn w:val="a0"/>
    <w:link w:val="9"/>
    <w:uiPriority w:val="9"/>
    <w:rsid w:val="00F77625"/>
    <w:rPr>
      <w:rFonts w:asciiTheme="majorHAnsi" w:eastAsiaTheme="majorEastAsia" w:hAnsiTheme="majorHAnsi" w:cstheme="majorBidi"/>
      <w:kern w:val="2"/>
      <w:sz w:val="21"/>
      <w:szCs w:val="21"/>
    </w:rPr>
  </w:style>
  <w:style w:type="paragraph" w:styleId="a3">
    <w:name w:val="header"/>
    <w:basedOn w:val="a"/>
    <w:link w:val="Char"/>
    <w:uiPriority w:val="99"/>
    <w:rsid w:val="00F776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77625"/>
    <w:rPr>
      <w:kern w:val="2"/>
      <w:sz w:val="18"/>
      <w:szCs w:val="18"/>
    </w:rPr>
  </w:style>
  <w:style w:type="paragraph" w:styleId="a4">
    <w:name w:val="footer"/>
    <w:basedOn w:val="a"/>
    <w:link w:val="Char0"/>
    <w:uiPriority w:val="99"/>
    <w:rsid w:val="00F77625"/>
    <w:pPr>
      <w:tabs>
        <w:tab w:val="center" w:pos="4153"/>
        <w:tab w:val="right" w:pos="8306"/>
      </w:tabs>
      <w:snapToGrid w:val="0"/>
      <w:jc w:val="left"/>
    </w:pPr>
    <w:rPr>
      <w:sz w:val="18"/>
      <w:szCs w:val="18"/>
    </w:rPr>
  </w:style>
  <w:style w:type="character" w:customStyle="1" w:styleId="Char0">
    <w:name w:val="页脚 Char"/>
    <w:basedOn w:val="a0"/>
    <w:link w:val="a4"/>
    <w:uiPriority w:val="99"/>
    <w:rsid w:val="00F77625"/>
    <w:rPr>
      <w:kern w:val="2"/>
      <w:sz w:val="18"/>
      <w:szCs w:val="18"/>
    </w:rPr>
  </w:style>
  <w:style w:type="paragraph" w:styleId="a5">
    <w:name w:val="macro"/>
    <w:link w:val="Char1"/>
    <w:rsid w:val="00F77625"/>
    <w:pPr>
      <w:keepLines/>
      <w:widowControl w:val="0"/>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pPr>
    <w:rPr>
      <w:rFonts w:ascii="Arial" w:hAnsi="Arial"/>
      <w:sz w:val="18"/>
      <w:szCs w:val="18"/>
      <w:lang w:eastAsia="en-US"/>
    </w:rPr>
  </w:style>
  <w:style w:type="character" w:customStyle="1" w:styleId="Char1">
    <w:name w:val="宏文本 Char"/>
    <w:basedOn w:val="a0"/>
    <w:link w:val="a5"/>
    <w:rsid w:val="00F77625"/>
    <w:rPr>
      <w:rFonts w:ascii="Arial" w:hAnsi="Arial"/>
      <w:sz w:val="18"/>
      <w:szCs w:val="18"/>
      <w:lang w:eastAsia="en-US"/>
    </w:rPr>
  </w:style>
  <w:style w:type="paragraph" w:styleId="10">
    <w:name w:val="toc 1"/>
    <w:basedOn w:val="a"/>
    <w:next w:val="a"/>
    <w:uiPriority w:val="39"/>
    <w:unhideWhenUsed/>
    <w:rsid w:val="00F77625"/>
    <w:pPr>
      <w:widowControl/>
      <w:spacing w:after="100" w:line="259" w:lineRule="auto"/>
      <w:jc w:val="left"/>
    </w:pPr>
    <w:rPr>
      <w:rFonts w:cs="Times New Roman"/>
      <w:kern w:val="0"/>
      <w:sz w:val="22"/>
    </w:rPr>
  </w:style>
  <w:style w:type="character" w:styleId="a6">
    <w:name w:val="Hyperlink"/>
    <w:basedOn w:val="a0"/>
    <w:uiPriority w:val="99"/>
    <w:unhideWhenUsed/>
    <w:rsid w:val="00F77625"/>
    <w:rPr>
      <w:color w:val="0563C1" w:themeColor="hyperlink"/>
      <w:u w:val="single"/>
    </w:rPr>
  </w:style>
  <w:style w:type="table" w:styleId="a7">
    <w:name w:val="Table Grid"/>
    <w:basedOn w:val="a1"/>
    <w:uiPriority w:val="39"/>
    <w:rsid w:val="00F77625"/>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rsid w:val="00F77625"/>
    <w:pPr>
      <w:ind w:firstLineChars="200" w:firstLine="420"/>
    </w:pPr>
  </w:style>
  <w:style w:type="paragraph" w:customStyle="1" w:styleId="TOC1">
    <w:name w:val="TOC 标题1"/>
    <w:basedOn w:val="1"/>
    <w:next w:val="a"/>
    <w:uiPriority w:val="39"/>
    <w:unhideWhenUsed/>
    <w:qFormat/>
    <w:rsid w:val="00F7762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List Paragraph"/>
    <w:basedOn w:val="a"/>
    <w:uiPriority w:val="34"/>
    <w:qFormat/>
    <w:rsid w:val="00F77625"/>
    <w:pPr>
      <w:ind w:firstLineChars="200" w:firstLine="420"/>
    </w:pPr>
  </w:style>
  <w:style w:type="paragraph" w:styleId="a9">
    <w:name w:val="Normal (Web)"/>
    <w:basedOn w:val="a"/>
    <w:uiPriority w:val="99"/>
    <w:unhideWhenUsed/>
    <w:rsid w:val="00F77625"/>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77625"/>
    <w:rPr>
      <w:b/>
      <w:bCs/>
    </w:rPr>
  </w:style>
  <w:style w:type="paragraph" w:styleId="TOC">
    <w:name w:val="TOC Heading"/>
    <w:basedOn w:val="1"/>
    <w:next w:val="a"/>
    <w:uiPriority w:val="39"/>
    <w:unhideWhenUsed/>
    <w:qFormat/>
    <w:rsid w:val="00F77625"/>
    <w:pPr>
      <w:widowControl/>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77625"/>
    <w:pPr>
      <w:ind w:leftChars="200" w:left="420"/>
    </w:pPr>
  </w:style>
  <w:style w:type="paragraph" w:styleId="HTML">
    <w:name w:val="HTML Preformatted"/>
    <w:basedOn w:val="a"/>
    <w:link w:val="HTMLChar"/>
    <w:uiPriority w:val="99"/>
    <w:unhideWhenUsed/>
    <w:rsid w:val="00F776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77625"/>
    <w:rPr>
      <w:rFonts w:ascii="宋体" w:hAnsi="宋体" w:cs="宋体"/>
      <w:sz w:val="24"/>
      <w:szCs w:val="24"/>
    </w:rPr>
  </w:style>
  <w:style w:type="paragraph" w:styleId="30">
    <w:name w:val="toc 3"/>
    <w:basedOn w:val="a"/>
    <w:next w:val="a"/>
    <w:autoRedefine/>
    <w:uiPriority w:val="39"/>
    <w:unhideWhenUsed/>
    <w:rsid w:val="00F77625"/>
    <w:pPr>
      <w:ind w:leftChars="400" w:left="840"/>
    </w:pPr>
  </w:style>
  <w:style w:type="character" w:styleId="ab">
    <w:name w:val="FollowedHyperlink"/>
    <w:basedOn w:val="a0"/>
    <w:uiPriority w:val="99"/>
    <w:unhideWhenUsed/>
    <w:rsid w:val="00F77625"/>
    <w:rPr>
      <w:color w:val="954F72" w:themeColor="followedHyperlink"/>
      <w:u w:val="single"/>
    </w:rPr>
  </w:style>
  <w:style w:type="character" w:styleId="HTML0">
    <w:name w:val="HTML Code"/>
    <w:basedOn w:val="a0"/>
    <w:uiPriority w:val="99"/>
    <w:unhideWhenUsed/>
    <w:rsid w:val="00F77625"/>
    <w:rPr>
      <w:rFonts w:ascii="宋体" w:eastAsia="宋体" w:hAnsi="宋体" w:cs="宋体"/>
      <w:sz w:val="24"/>
      <w:szCs w:val="24"/>
    </w:rPr>
  </w:style>
  <w:style w:type="character" w:customStyle="1" w:styleId="hljs-keyword">
    <w:name w:val="hljs-keyword"/>
    <w:basedOn w:val="a0"/>
    <w:rsid w:val="00F77625"/>
  </w:style>
  <w:style w:type="character" w:customStyle="1" w:styleId="hljs-string">
    <w:name w:val="hljs-string"/>
    <w:basedOn w:val="a0"/>
    <w:rsid w:val="00F77625"/>
  </w:style>
  <w:style w:type="character" w:customStyle="1" w:styleId="xml">
    <w:name w:val="xml"/>
    <w:basedOn w:val="a0"/>
    <w:rsid w:val="00F77625"/>
  </w:style>
  <w:style w:type="character" w:customStyle="1" w:styleId="hljs-expression">
    <w:name w:val="hljs-expression"/>
    <w:basedOn w:val="a0"/>
    <w:rsid w:val="00F77625"/>
  </w:style>
  <w:style w:type="character" w:customStyle="1" w:styleId="hljs-variable">
    <w:name w:val="hljs-variable"/>
    <w:basedOn w:val="a0"/>
    <w:rsid w:val="00F77625"/>
  </w:style>
  <w:style w:type="character" w:customStyle="1" w:styleId="hljs-end-block">
    <w:name w:val="hljs-end-block"/>
    <w:basedOn w:val="a0"/>
    <w:rsid w:val="00F77625"/>
  </w:style>
  <w:style w:type="character" w:customStyle="1" w:styleId="hljs-comment">
    <w:name w:val="hljs-comment"/>
    <w:basedOn w:val="a0"/>
    <w:rsid w:val="00F77625"/>
  </w:style>
  <w:style w:type="character" w:customStyle="1" w:styleId="hljs-class">
    <w:name w:val="hljs-class"/>
    <w:basedOn w:val="a0"/>
    <w:rsid w:val="00F77625"/>
  </w:style>
  <w:style w:type="character" w:customStyle="1" w:styleId="hljs-title">
    <w:name w:val="hljs-title"/>
    <w:basedOn w:val="a0"/>
    <w:rsid w:val="00F77625"/>
  </w:style>
  <w:style w:type="character" w:customStyle="1" w:styleId="hljs-annotation">
    <w:name w:val="hljs-annotation"/>
    <w:basedOn w:val="a0"/>
    <w:rsid w:val="00F77625"/>
  </w:style>
  <w:style w:type="character" w:customStyle="1" w:styleId="hljs-function">
    <w:name w:val="hljs-function"/>
    <w:basedOn w:val="a0"/>
    <w:rsid w:val="00F77625"/>
  </w:style>
  <w:style w:type="character" w:customStyle="1" w:styleId="hljs-params">
    <w:name w:val="hljs-params"/>
    <w:basedOn w:val="a0"/>
    <w:rsid w:val="00F77625"/>
  </w:style>
  <w:style w:type="character" w:customStyle="1" w:styleId="hljs-subst">
    <w:name w:val="hljs-subst"/>
    <w:basedOn w:val="a0"/>
    <w:rsid w:val="00F77625"/>
  </w:style>
  <w:style w:type="character" w:customStyle="1" w:styleId="hljs-preprocessor">
    <w:name w:val="hljs-preprocessor"/>
    <w:basedOn w:val="a0"/>
    <w:rsid w:val="00F77625"/>
  </w:style>
  <w:style w:type="character" w:customStyle="1" w:styleId="hljs-number">
    <w:name w:val="hljs-number"/>
    <w:basedOn w:val="a0"/>
    <w:rsid w:val="00F77625"/>
  </w:style>
  <w:style w:type="paragraph" w:customStyle="1" w:styleId="FigurewithCaption">
    <w:name w:val="Figure with Caption"/>
    <w:basedOn w:val="a"/>
    <w:qFormat/>
    <w:rsid w:val="006D2FB8"/>
    <w:pPr>
      <w:keepNext/>
      <w:widowControl/>
      <w:spacing w:after="200"/>
      <w:jc w:val="left"/>
    </w:pPr>
    <w:rPr>
      <w:rFonts w:eastAsiaTheme="minorHAnsi"/>
      <w:kern w:val="0"/>
      <w:sz w:val="24"/>
      <w:szCs w:val="24"/>
      <w:lang w:eastAsia="en-US"/>
    </w:rPr>
  </w:style>
  <w:style w:type="character" w:customStyle="1" w:styleId="VerbatimChar">
    <w:name w:val="Verbatim Char"/>
    <w:basedOn w:val="a0"/>
    <w:link w:val="SourceCode"/>
    <w:qFormat/>
    <w:rsid w:val="006D2FB8"/>
    <w:rPr>
      <w:rFonts w:ascii="Consolas" w:hAnsi="Consolas"/>
      <w:sz w:val="22"/>
    </w:rPr>
  </w:style>
  <w:style w:type="paragraph" w:customStyle="1" w:styleId="SourceCode">
    <w:name w:val="Source Code"/>
    <w:basedOn w:val="a"/>
    <w:link w:val="VerbatimChar"/>
    <w:qFormat/>
    <w:rsid w:val="006D2FB8"/>
    <w:pPr>
      <w:widowControl/>
      <w:wordWrap w:val="0"/>
      <w:spacing w:after="200"/>
      <w:jc w:val="left"/>
    </w:pPr>
    <w:rPr>
      <w:rFonts w:ascii="Consolas" w:eastAsia="宋体" w:hAnsi="Consolas" w:cs="Times New Roman"/>
      <w:kern w:val="0"/>
      <w:sz w:val="22"/>
      <w:szCs w:val="20"/>
    </w:rPr>
  </w:style>
  <w:style w:type="character" w:styleId="ac">
    <w:name w:val="Emphasis"/>
    <w:basedOn w:val="a0"/>
    <w:uiPriority w:val="20"/>
    <w:qFormat/>
    <w:rsid w:val="0047194B"/>
    <w:rPr>
      <w:i/>
      <w:iCs/>
    </w:rPr>
  </w:style>
  <w:style w:type="table" w:styleId="12">
    <w:name w:val="Plain Table 1"/>
    <w:basedOn w:val="a1"/>
    <w:uiPriority w:val="41"/>
    <w:rsid w:val="00A6431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F75BA"/>
    <w:pPr>
      <w:ind w:leftChars="600" w:left="1260"/>
    </w:pPr>
  </w:style>
  <w:style w:type="paragraph" w:styleId="50">
    <w:name w:val="toc 5"/>
    <w:basedOn w:val="a"/>
    <w:next w:val="a"/>
    <w:autoRedefine/>
    <w:uiPriority w:val="39"/>
    <w:unhideWhenUsed/>
    <w:rsid w:val="005F75BA"/>
    <w:pPr>
      <w:ind w:leftChars="800" w:left="1680"/>
    </w:pPr>
  </w:style>
  <w:style w:type="paragraph" w:styleId="60">
    <w:name w:val="toc 6"/>
    <w:basedOn w:val="a"/>
    <w:next w:val="a"/>
    <w:autoRedefine/>
    <w:uiPriority w:val="39"/>
    <w:unhideWhenUsed/>
    <w:rsid w:val="005F75BA"/>
    <w:pPr>
      <w:ind w:leftChars="1000" w:left="2100"/>
    </w:pPr>
  </w:style>
  <w:style w:type="paragraph" w:styleId="70">
    <w:name w:val="toc 7"/>
    <w:basedOn w:val="a"/>
    <w:next w:val="a"/>
    <w:autoRedefine/>
    <w:uiPriority w:val="39"/>
    <w:unhideWhenUsed/>
    <w:rsid w:val="005F75BA"/>
    <w:pPr>
      <w:ind w:leftChars="1200" w:left="2520"/>
    </w:pPr>
  </w:style>
  <w:style w:type="paragraph" w:styleId="80">
    <w:name w:val="toc 8"/>
    <w:basedOn w:val="a"/>
    <w:next w:val="a"/>
    <w:autoRedefine/>
    <w:uiPriority w:val="39"/>
    <w:unhideWhenUsed/>
    <w:rsid w:val="005F75BA"/>
    <w:pPr>
      <w:ind w:leftChars="1400" w:left="2940"/>
    </w:pPr>
  </w:style>
  <w:style w:type="paragraph" w:styleId="90">
    <w:name w:val="toc 9"/>
    <w:basedOn w:val="a"/>
    <w:next w:val="a"/>
    <w:autoRedefine/>
    <w:uiPriority w:val="39"/>
    <w:unhideWhenUsed/>
    <w:rsid w:val="005F75BA"/>
    <w:pPr>
      <w:ind w:leftChars="1600" w:left="3360"/>
    </w:pPr>
  </w:style>
  <w:style w:type="paragraph" w:styleId="ad">
    <w:name w:val="Balloon Text"/>
    <w:basedOn w:val="a"/>
    <w:link w:val="Char2"/>
    <w:rsid w:val="00EA4513"/>
    <w:rPr>
      <w:sz w:val="18"/>
      <w:szCs w:val="18"/>
    </w:rPr>
  </w:style>
  <w:style w:type="character" w:customStyle="1" w:styleId="Char2">
    <w:name w:val="批注框文本 Char"/>
    <w:basedOn w:val="a0"/>
    <w:link w:val="ad"/>
    <w:rsid w:val="00EA4513"/>
    <w:rPr>
      <w:rFonts w:asciiTheme="minorHAnsi" w:eastAsiaTheme="minorEastAsia" w:hAnsiTheme="minorHAnsi" w:cstheme="minorBidi"/>
      <w:kern w:val="2"/>
      <w:sz w:val="18"/>
      <w:szCs w:val="18"/>
    </w:rPr>
  </w:style>
  <w:style w:type="paragraph" w:styleId="ae">
    <w:name w:val="Date"/>
    <w:basedOn w:val="a"/>
    <w:next w:val="a"/>
    <w:link w:val="Char3"/>
    <w:rsid w:val="00456C22"/>
    <w:pPr>
      <w:ind w:leftChars="2500" w:left="100"/>
    </w:pPr>
  </w:style>
  <w:style w:type="character" w:customStyle="1" w:styleId="Char3">
    <w:name w:val="日期 Char"/>
    <w:basedOn w:val="a0"/>
    <w:link w:val="ae"/>
    <w:rsid w:val="00456C2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5034">
      <w:bodyDiv w:val="1"/>
      <w:marLeft w:val="0"/>
      <w:marRight w:val="0"/>
      <w:marTop w:val="0"/>
      <w:marBottom w:val="0"/>
      <w:divBdr>
        <w:top w:val="none" w:sz="0" w:space="0" w:color="auto"/>
        <w:left w:val="none" w:sz="0" w:space="0" w:color="auto"/>
        <w:bottom w:val="none" w:sz="0" w:space="0" w:color="auto"/>
        <w:right w:val="none" w:sz="0" w:space="0" w:color="auto"/>
      </w:divBdr>
    </w:div>
    <w:div w:id="53167145">
      <w:bodyDiv w:val="1"/>
      <w:marLeft w:val="0"/>
      <w:marRight w:val="0"/>
      <w:marTop w:val="0"/>
      <w:marBottom w:val="0"/>
      <w:divBdr>
        <w:top w:val="none" w:sz="0" w:space="0" w:color="auto"/>
        <w:left w:val="none" w:sz="0" w:space="0" w:color="auto"/>
        <w:bottom w:val="none" w:sz="0" w:space="0" w:color="auto"/>
        <w:right w:val="none" w:sz="0" w:space="0" w:color="auto"/>
      </w:divBdr>
    </w:div>
    <w:div w:id="61030821">
      <w:bodyDiv w:val="1"/>
      <w:marLeft w:val="0"/>
      <w:marRight w:val="0"/>
      <w:marTop w:val="0"/>
      <w:marBottom w:val="0"/>
      <w:divBdr>
        <w:top w:val="none" w:sz="0" w:space="0" w:color="auto"/>
        <w:left w:val="none" w:sz="0" w:space="0" w:color="auto"/>
        <w:bottom w:val="none" w:sz="0" w:space="0" w:color="auto"/>
        <w:right w:val="none" w:sz="0" w:space="0" w:color="auto"/>
      </w:divBdr>
    </w:div>
    <w:div w:id="93747236">
      <w:bodyDiv w:val="1"/>
      <w:marLeft w:val="0"/>
      <w:marRight w:val="0"/>
      <w:marTop w:val="0"/>
      <w:marBottom w:val="0"/>
      <w:divBdr>
        <w:top w:val="none" w:sz="0" w:space="0" w:color="auto"/>
        <w:left w:val="none" w:sz="0" w:space="0" w:color="auto"/>
        <w:bottom w:val="none" w:sz="0" w:space="0" w:color="auto"/>
        <w:right w:val="none" w:sz="0" w:space="0" w:color="auto"/>
      </w:divBdr>
    </w:div>
    <w:div w:id="150952087">
      <w:bodyDiv w:val="1"/>
      <w:marLeft w:val="0"/>
      <w:marRight w:val="0"/>
      <w:marTop w:val="0"/>
      <w:marBottom w:val="0"/>
      <w:divBdr>
        <w:top w:val="none" w:sz="0" w:space="0" w:color="auto"/>
        <w:left w:val="none" w:sz="0" w:space="0" w:color="auto"/>
        <w:bottom w:val="none" w:sz="0" w:space="0" w:color="auto"/>
        <w:right w:val="none" w:sz="0" w:space="0" w:color="auto"/>
      </w:divBdr>
    </w:div>
    <w:div w:id="151604196">
      <w:bodyDiv w:val="1"/>
      <w:marLeft w:val="0"/>
      <w:marRight w:val="0"/>
      <w:marTop w:val="0"/>
      <w:marBottom w:val="0"/>
      <w:divBdr>
        <w:top w:val="none" w:sz="0" w:space="0" w:color="auto"/>
        <w:left w:val="none" w:sz="0" w:space="0" w:color="auto"/>
        <w:bottom w:val="none" w:sz="0" w:space="0" w:color="auto"/>
        <w:right w:val="none" w:sz="0" w:space="0" w:color="auto"/>
      </w:divBdr>
    </w:div>
    <w:div w:id="166142230">
      <w:bodyDiv w:val="1"/>
      <w:marLeft w:val="0"/>
      <w:marRight w:val="0"/>
      <w:marTop w:val="0"/>
      <w:marBottom w:val="0"/>
      <w:divBdr>
        <w:top w:val="none" w:sz="0" w:space="0" w:color="auto"/>
        <w:left w:val="none" w:sz="0" w:space="0" w:color="auto"/>
        <w:bottom w:val="none" w:sz="0" w:space="0" w:color="auto"/>
        <w:right w:val="none" w:sz="0" w:space="0" w:color="auto"/>
      </w:divBdr>
    </w:div>
    <w:div w:id="167791975">
      <w:bodyDiv w:val="1"/>
      <w:marLeft w:val="0"/>
      <w:marRight w:val="0"/>
      <w:marTop w:val="0"/>
      <w:marBottom w:val="0"/>
      <w:divBdr>
        <w:top w:val="none" w:sz="0" w:space="0" w:color="auto"/>
        <w:left w:val="none" w:sz="0" w:space="0" w:color="auto"/>
        <w:bottom w:val="none" w:sz="0" w:space="0" w:color="auto"/>
        <w:right w:val="none" w:sz="0" w:space="0" w:color="auto"/>
      </w:divBdr>
    </w:div>
    <w:div w:id="171915413">
      <w:bodyDiv w:val="1"/>
      <w:marLeft w:val="0"/>
      <w:marRight w:val="0"/>
      <w:marTop w:val="0"/>
      <w:marBottom w:val="0"/>
      <w:divBdr>
        <w:top w:val="none" w:sz="0" w:space="0" w:color="auto"/>
        <w:left w:val="none" w:sz="0" w:space="0" w:color="auto"/>
        <w:bottom w:val="none" w:sz="0" w:space="0" w:color="auto"/>
        <w:right w:val="none" w:sz="0" w:space="0" w:color="auto"/>
      </w:divBdr>
    </w:div>
    <w:div w:id="224537949">
      <w:bodyDiv w:val="1"/>
      <w:marLeft w:val="0"/>
      <w:marRight w:val="0"/>
      <w:marTop w:val="0"/>
      <w:marBottom w:val="0"/>
      <w:divBdr>
        <w:top w:val="none" w:sz="0" w:space="0" w:color="auto"/>
        <w:left w:val="none" w:sz="0" w:space="0" w:color="auto"/>
        <w:bottom w:val="none" w:sz="0" w:space="0" w:color="auto"/>
        <w:right w:val="none" w:sz="0" w:space="0" w:color="auto"/>
      </w:divBdr>
    </w:div>
    <w:div w:id="226887831">
      <w:bodyDiv w:val="1"/>
      <w:marLeft w:val="0"/>
      <w:marRight w:val="0"/>
      <w:marTop w:val="0"/>
      <w:marBottom w:val="0"/>
      <w:divBdr>
        <w:top w:val="none" w:sz="0" w:space="0" w:color="auto"/>
        <w:left w:val="none" w:sz="0" w:space="0" w:color="auto"/>
        <w:bottom w:val="none" w:sz="0" w:space="0" w:color="auto"/>
        <w:right w:val="none" w:sz="0" w:space="0" w:color="auto"/>
      </w:divBdr>
    </w:div>
    <w:div w:id="233903134">
      <w:bodyDiv w:val="1"/>
      <w:marLeft w:val="0"/>
      <w:marRight w:val="0"/>
      <w:marTop w:val="0"/>
      <w:marBottom w:val="0"/>
      <w:divBdr>
        <w:top w:val="none" w:sz="0" w:space="0" w:color="auto"/>
        <w:left w:val="none" w:sz="0" w:space="0" w:color="auto"/>
        <w:bottom w:val="none" w:sz="0" w:space="0" w:color="auto"/>
        <w:right w:val="none" w:sz="0" w:space="0" w:color="auto"/>
      </w:divBdr>
    </w:div>
    <w:div w:id="249972492">
      <w:bodyDiv w:val="1"/>
      <w:marLeft w:val="0"/>
      <w:marRight w:val="0"/>
      <w:marTop w:val="0"/>
      <w:marBottom w:val="0"/>
      <w:divBdr>
        <w:top w:val="none" w:sz="0" w:space="0" w:color="auto"/>
        <w:left w:val="none" w:sz="0" w:space="0" w:color="auto"/>
        <w:bottom w:val="none" w:sz="0" w:space="0" w:color="auto"/>
        <w:right w:val="none" w:sz="0" w:space="0" w:color="auto"/>
      </w:divBdr>
    </w:div>
    <w:div w:id="267389698">
      <w:bodyDiv w:val="1"/>
      <w:marLeft w:val="0"/>
      <w:marRight w:val="0"/>
      <w:marTop w:val="0"/>
      <w:marBottom w:val="0"/>
      <w:divBdr>
        <w:top w:val="none" w:sz="0" w:space="0" w:color="auto"/>
        <w:left w:val="none" w:sz="0" w:space="0" w:color="auto"/>
        <w:bottom w:val="none" w:sz="0" w:space="0" w:color="auto"/>
        <w:right w:val="none" w:sz="0" w:space="0" w:color="auto"/>
      </w:divBdr>
    </w:div>
    <w:div w:id="275645225">
      <w:bodyDiv w:val="1"/>
      <w:marLeft w:val="0"/>
      <w:marRight w:val="0"/>
      <w:marTop w:val="0"/>
      <w:marBottom w:val="0"/>
      <w:divBdr>
        <w:top w:val="none" w:sz="0" w:space="0" w:color="auto"/>
        <w:left w:val="none" w:sz="0" w:space="0" w:color="auto"/>
        <w:bottom w:val="none" w:sz="0" w:space="0" w:color="auto"/>
        <w:right w:val="none" w:sz="0" w:space="0" w:color="auto"/>
      </w:divBdr>
    </w:div>
    <w:div w:id="287585498">
      <w:bodyDiv w:val="1"/>
      <w:marLeft w:val="0"/>
      <w:marRight w:val="0"/>
      <w:marTop w:val="0"/>
      <w:marBottom w:val="0"/>
      <w:divBdr>
        <w:top w:val="none" w:sz="0" w:space="0" w:color="auto"/>
        <w:left w:val="none" w:sz="0" w:space="0" w:color="auto"/>
        <w:bottom w:val="none" w:sz="0" w:space="0" w:color="auto"/>
        <w:right w:val="none" w:sz="0" w:space="0" w:color="auto"/>
      </w:divBdr>
    </w:div>
    <w:div w:id="307787576">
      <w:bodyDiv w:val="1"/>
      <w:marLeft w:val="0"/>
      <w:marRight w:val="0"/>
      <w:marTop w:val="0"/>
      <w:marBottom w:val="0"/>
      <w:divBdr>
        <w:top w:val="none" w:sz="0" w:space="0" w:color="auto"/>
        <w:left w:val="none" w:sz="0" w:space="0" w:color="auto"/>
        <w:bottom w:val="none" w:sz="0" w:space="0" w:color="auto"/>
        <w:right w:val="none" w:sz="0" w:space="0" w:color="auto"/>
      </w:divBdr>
    </w:div>
    <w:div w:id="314795207">
      <w:bodyDiv w:val="1"/>
      <w:marLeft w:val="0"/>
      <w:marRight w:val="0"/>
      <w:marTop w:val="0"/>
      <w:marBottom w:val="0"/>
      <w:divBdr>
        <w:top w:val="none" w:sz="0" w:space="0" w:color="auto"/>
        <w:left w:val="none" w:sz="0" w:space="0" w:color="auto"/>
        <w:bottom w:val="none" w:sz="0" w:space="0" w:color="auto"/>
        <w:right w:val="none" w:sz="0" w:space="0" w:color="auto"/>
      </w:divBdr>
    </w:div>
    <w:div w:id="342784639">
      <w:bodyDiv w:val="1"/>
      <w:marLeft w:val="0"/>
      <w:marRight w:val="0"/>
      <w:marTop w:val="0"/>
      <w:marBottom w:val="0"/>
      <w:divBdr>
        <w:top w:val="none" w:sz="0" w:space="0" w:color="auto"/>
        <w:left w:val="none" w:sz="0" w:space="0" w:color="auto"/>
        <w:bottom w:val="none" w:sz="0" w:space="0" w:color="auto"/>
        <w:right w:val="none" w:sz="0" w:space="0" w:color="auto"/>
      </w:divBdr>
    </w:div>
    <w:div w:id="366562180">
      <w:bodyDiv w:val="1"/>
      <w:marLeft w:val="0"/>
      <w:marRight w:val="0"/>
      <w:marTop w:val="0"/>
      <w:marBottom w:val="0"/>
      <w:divBdr>
        <w:top w:val="none" w:sz="0" w:space="0" w:color="auto"/>
        <w:left w:val="none" w:sz="0" w:space="0" w:color="auto"/>
        <w:bottom w:val="none" w:sz="0" w:space="0" w:color="auto"/>
        <w:right w:val="none" w:sz="0" w:space="0" w:color="auto"/>
      </w:divBdr>
    </w:div>
    <w:div w:id="402679879">
      <w:bodyDiv w:val="1"/>
      <w:marLeft w:val="0"/>
      <w:marRight w:val="0"/>
      <w:marTop w:val="0"/>
      <w:marBottom w:val="0"/>
      <w:divBdr>
        <w:top w:val="none" w:sz="0" w:space="0" w:color="auto"/>
        <w:left w:val="none" w:sz="0" w:space="0" w:color="auto"/>
        <w:bottom w:val="none" w:sz="0" w:space="0" w:color="auto"/>
        <w:right w:val="none" w:sz="0" w:space="0" w:color="auto"/>
      </w:divBdr>
    </w:div>
    <w:div w:id="410469553">
      <w:bodyDiv w:val="1"/>
      <w:marLeft w:val="0"/>
      <w:marRight w:val="0"/>
      <w:marTop w:val="0"/>
      <w:marBottom w:val="0"/>
      <w:divBdr>
        <w:top w:val="none" w:sz="0" w:space="0" w:color="auto"/>
        <w:left w:val="none" w:sz="0" w:space="0" w:color="auto"/>
        <w:bottom w:val="none" w:sz="0" w:space="0" w:color="auto"/>
        <w:right w:val="none" w:sz="0" w:space="0" w:color="auto"/>
      </w:divBdr>
    </w:div>
    <w:div w:id="416749259">
      <w:bodyDiv w:val="1"/>
      <w:marLeft w:val="0"/>
      <w:marRight w:val="0"/>
      <w:marTop w:val="0"/>
      <w:marBottom w:val="0"/>
      <w:divBdr>
        <w:top w:val="none" w:sz="0" w:space="0" w:color="auto"/>
        <w:left w:val="none" w:sz="0" w:space="0" w:color="auto"/>
        <w:bottom w:val="none" w:sz="0" w:space="0" w:color="auto"/>
        <w:right w:val="none" w:sz="0" w:space="0" w:color="auto"/>
      </w:divBdr>
    </w:div>
    <w:div w:id="427430241">
      <w:bodyDiv w:val="1"/>
      <w:marLeft w:val="0"/>
      <w:marRight w:val="0"/>
      <w:marTop w:val="0"/>
      <w:marBottom w:val="0"/>
      <w:divBdr>
        <w:top w:val="none" w:sz="0" w:space="0" w:color="auto"/>
        <w:left w:val="none" w:sz="0" w:space="0" w:color="auto"/>
        <w:bottom w:val="none" w:sz="0" w:space="0" w:color="auto"/>
        <w:right w:val="none" w:sz="0" w:space="0" w:color="auto"/>
      </w:divBdr>
    </w:div>
    <w:div w:id="454175363">
      <w:bodyDiv w:val="1"/>
      <w:marLeft w:val="0"/>
      <w:marRight w:val="0"/>
      <w:marTop w:val="0"/>
      <w:marBottom w:val="0"/>
      <w:divBdr>
        <w:top w:val="none" w:sz="0" w:space="0" w:color="auto"/>
        <w:left w:val="none" w:sz="0" w:space="0" w:color="auto"/>
        <w:bottom w:val="none" w:sz="0" w:space="0" w:color="auto"/>
        <w:right w:val="none" w:sz="0" w:space="0" w:color="auto"/>
      </w:divBdr>
    </w:div>
    <w:div w:id="461922939">
      <w:bodyDiv w:val="1"/>
      <w:marLeft w:val="0"/>
      <w:marRight w:val="0"/>
      <w:marTop w:val="0"/>
      <w:marBottom w:val="0"/>
      <w:divBdr>
        <w:top w:val="none" w:sz="0" w:space="0" w:color="auto"/>
        <w:left w:val="none" w:sz="0" w:space="0" w:color="auto"/>
        <w:bottom w:val="none" w:sz="0" w:space="0" w:color="auto"/>
        <w:right w:val="none" w:sz="0" w:space="0" w:color="auto"/>
      </w:divBdr>
    </w:div>
    <w:div w:id="480315066">
      <w:bodyDiv w:val="1"/>
      <w:marLeft w:val="0"/>
      <w:marRight w:val="0"/>
      <w:marTop w:val="0"/>
      <w:marBottom w:val="0"/>
      <w:divBdr>
        <w:top w:val="none" w:sz="0" w:space="0" w:color="auto"/>
        <w:left w:val="none" w:sz="0" w:space="0" w:color="auto"/>
        <w:bottom w:val="none" w:sz="0" w:space="0" w:color="auto"/>
        <w:right w:val="none" w:sz="0" w:space="0" w:color="auto"/>
      </w:divBdr>
    </w:div>
    <w:div w:id="494879121">
      <w:bodyDiv w:val="1"/>
      <w:marLeft w:val="0"/>
      <w:marRight w:val="0"/>
      <w:marTop w:val="0"/>
      <w:marBottom w:val="0"/>
      <w:divBdr>
        <w:top w:val="none" w:sz="0" w:space="0" w:color="auto"/>
        <w:left w:val="none" w:sz="0" w:space="0" w:color="auto"/>
        <w:bottom w:val="none" w:sz="0" w:space="0" w:color="auto"/>
        <w:right w:val="none" w:sz="0" w:space="0" w:color="auto"/>
      </w:divBdr>
    </w:div>
    <w:div w:id="497773535">
      <w:bodyDiv w:val="1"/>
      <w:marLeft w:val="0"/>
      <w:marRight w:val="0"/>
      <w:marTop w:val="0"/>
      <w:marBottom w:val="0"/>
      <w:divBdr>
        <w:top w:val="none" w:sz="0" w:space="0" w:color="auto"/>
        <w:left w:val="none" w:sz="0" w:space="0" w:color="auto"/>
        <w:bottom w:val="none" w:sz="0" w:space="0" w:color="auto"/>
        <w:right w:val="none" w:sz="0" w:space="0" w:color="auto"/>
      </w:divBdr>
    </w:div>
    <w:div w:id="502939057">
      <w:bodyDiv w:val="1"/>
      <w:marLeft w:val="0"/>
      <w:marRight w:val="0"/>
      <w:marTop w:val="0"/>
      <w:marBottom w:val="0"/>
      <w:divBdr>
        <w:top w:val="none" w:sz="0" w:space="0" w:color="auto"/>
        <w:left w:val="none" w:sz="0" w:space="0" w:color="auto"/>
        <w:bottom w:val="none" w:sz="0" w:space="0" w:color="auto"/>
        <w:right w:val="none" w:sz="0" w:space="0" w:color="auto"/>
      </w:divBdr>
    </w:div>
    <w:div w:id="506214339">
      <w:bodyDiv w:val="1"/>
      <w:marLeft w:val="0"/>
      <w:marRight w:val="0"/>
      <w:marTop w:val="0"/>
      <w:marBottom w:val="0"/>
      <w:divBdr>
        <w:top w:val="none" w:sz="0" w:space="0" w:color="auto"/>
        <w:left w:val="none" w:sz="0" w:space="0" w:color="auto"/>
        <w:bottom w:val="none" w:sz="0" w:space="0" w:color="auto"/>
        <w:right w:val="none" w:sz="0" w:space="0" w:color="auto"/>
      </w:divBdr>
    </w:div>
    <w:div w:id="517082356">
      <w:bodyDiv w:val="1"/>
      <w:marLeft w:val="0"/>
      <w:marRight w:val="0"/>
      <w:marTop w:val="0"/>
      <w:marBottom w:val="0"/>
      <w:divBdr>
        <w:top w:val="none" w:sz="0" w:space="0" w:color="auto"/>
        <w:left w:val="none" w:sz="0" w:space="0" w:color="auto"/>
        <w:bottom w:val="none" w:sz="0" w:space="0" w:color="auto"/>
        <w:right w:val="none" w:sz="0" w:space="0" w:color="auto"/>
      </w:divBdr>
    </w:div>
    <w:div w:id="531261343">
      <w:bodyDiv w:val="1"/>
      <w:marLeft w:val="0"/>
      <w:marRight w:val="0"/>
      <w:marTop w:val="0"/>
      <w:marBottom w:val="0"/>
      <w:divBdr>
        <w:top w:val="none" w:sz="0" w:space="0" w:color="auto"/>
        <w:left w:val="none" w:sz="0" w:space="0" w:color="auto"/>
        <w:bottom w:val="none" w:sz="0" w:space="0" w:color="auto"/>
        <w:right w:val="none" w:sz="0" w:space="0" w:color="auto"/>
      </w:divBdr>
    </w:div>
    <w:div w:id="542210085">
      <w:bodyDiv w:val="1"/>
      <w:marLeft w:val="0"/>
      <w:marRight w:val="0"/>
      <w:marTop w:val="0"/>
      <w:marBottom w:val="0"/>
      <w:divBdr>
        <w:top w:val="none" w:sz="0" w:space="0" w:color="auto"/>
        <w:left w:val="none" w:sz="0" w:space="0" w:color="auto"/>
        <w:bottom w:val="none" w:sz="0" w:space="0" w:color="auto"/>
        <w:right w:val="none" w:sz="0" w:space="0" w:color="auto"/>
      </w:divBdr>
    </w:div>
    <w:div w:id="566309913">
      <w:bodyDiv w:val="1"/>
      <w:marLeft w:val="0"/>
      <w:marRight w:val="0"/>
      <w:marTop w:val="0"/>
      <w:marBottom w:val="0"/>
      <w:divBdr>
        <w:top w:val="none" w:sz="0" w:space="0" w:color="auto"/>
        <w:left w:val="none" w:sz="0" w:space="0" w:color="auto"/>
        <w:bottom w:val="none" w:sz="0" w:space="0" w:color="auto"/>
        <w:right w:val="none" w:sz="0" w:space="0" w:color="auto"/>
      </w:divBdr>
    </w:div>
    <w:div w:id="614823578">
      <w:bodyDiv w:val="1"/>
      <w:marLeft w:val="0"/>
      <w:marRight w:val="0"/>
      <w:marTop w:val="0"/>
      <w:marBottom w:val="0"/>
      <w:divBdr>
        <w:top w:val="none" w:sz="0" w:space="0" w:color="auto"/>
        <w:left w:val="none" w:sz="0" w:space="0" w:color="auto"/>
        <w:bottom w:val="none" w:sz="0" w:space="0" w:color="auto"/>
        <w:right w:val="none" w:sz="0" w:space="0" w:color="auto"/>
      </w:divBdr>
    </w:div>
    <w:div w:id="627391869">
      <w:bodyDiv w:val="1"/>
      <w:marLeft w:val="0"/>
      <w:marRight w:val="0"/>
      <w:marTop w:val="0"/>
      <w:marBottom w:val="0"/>
      <w:divBdr>
        <w:top w:val="none" w:sz="0" w:space="0" w:color="auto"/>
        <w:left w:val="none" w:sz="0" w:space="0" w:color="auto"/>
        <w:bottom w:val="none" w:sz="0" w:space="0" w:color="auto"/>
        <w:right w:val="none" w:sz="0" w:space="0" w:color="auto"/>
      </w:divBdr>
    </w:div>
    <w:div w:id="675767895">
      <w:bodyDiv w:val="1"/>
      <w:marLeft w:val="0"/>
      <w:marRight w:val="0"/>
      <w:marTop w:val="0"/>
      <w:marBottom w:val="0"/>
      <w:divBdr>
        <w:top w:val="none" w:sz="0" w:space="0" w:color="auto"/>
        <w:left w:val="none" w:sz="0" w:space="0" w:color="auto"/>
        <w:bottom w:val="none" w:sz="0" w:space="0" w:color="auto"/>
        <w:right w:val="none" w:sz="0" w:space="0" w:color="auto"/>
      </w:divBdr>
    </w:div>
    <w:div w:id="677394142">
      <w:bodyDiv w:val="1"/>
      <w:marLeft w:val="0"/>
      <w:marRight w:val="0"/>
      <w:marTop w:val="0"/>
      <w:marBottom w:val="0"/>
      <w:divBdr>
        <w:top w:val="none" w:sz="0" w:space="0" w:color="auto"/>
        <w:left w:val="none" w:sz="0" w:space="0" w:color="auto"/>
        <w:bottom w:val="none" w:sz="0" w:space="0" w:color="auto"/>
        <w:right w:val="none" w:sz="0" w:space="0" w:color="auto"/>
      </w:divBdr>
    </w:div>
    <w:div w:id="690035387">
      <w:bodyDiv w:val="1"/>
      <w:marLeft w:val="0"/>
      <w:marRight w:val="0"/>
      <w:marTop w:val="0"/>
      <w:marBottom w:val="0"/>
      <w:divBdr>
        <w:top w:val="none" w:sz="0" w:space="0" w:color="auto"/>
        <w:left w:val="none" w:sz="0" w:space="0" w:color="auto"/>
        <w:bottom w:val="none" w:sz="0" w:space="0" w:color="auto"/>
        <w:right w:val="none" w:sz="0" w:space="0" w:color="auto"/>
      </w:divBdr>
    </w:div>
    <w:div w:id="703023979">
      <w:bodyDiv w:val="1"/>
      <w:marLeft w:val="0"/>
      <w:marRight w:val="0"/>
      <w:marTop w:val="0"/>
      <w:marBottom w:val="0"/>
      <w:divBdr>
        <w:top w:val="none" w:sz="0" w:space="0" w:color="auto"/>
        <w:left w:val="none" w:sz="0" w:space="0" w:color="auto"/>
        <w:bottom w:val="none" w:sz="0" w:space="0" w:color="auto"/>
        <w:right w:val="none" w:sz="0" w:space="0" w:color="auto"/>
      </w:divBdr>
    </w:div>
    <w:div w:id="713583073">
      <w:bodyDiv w:val="1"/>
      <w:marLeft w:val="0"/>
      <w:marRight w:val="0"/>
      <w:marTop w:val="0"/>
      <w:marBottom w:val="0"/>
      <w:divBdr>
        <w:top w:val="none" w:sz="0" w:space="0" w:color="auto"/>
        <w:left w:val="none" w:sz="0" w:space="0" w:color="auto"/>
        <w:bottom w:val="none" w:sz="0" w:space="0" w:color="auto"/>
        <w:right w:val="none" w:sz="0" w:space="0" w:color="auto"/>
      </w:divBdr>
    </w:div>
    <w:div w:id="748306455">
      <w:bodyDiv w:val="1"/>
      <w:marLeft w:val="0"/>
      <w:marRight w:val="0"/>
      <w:marTop w:val="0"/>
      <w:marBottom w:val="0"/>
      <w:divBdr>
        <w:top w:val="none" w:sz="0" w:space="0" w:color="auto"/>
        <w:left w:val="none" w:sz="0" w:space="0" w:color="auto"/>
        <w:bottom w:val="none" w:sz="0" w:space="0" w:color="auto"/>
        <w:right w:val="none" w:sz="0" w:space="0" w:color="auto"/>
      </w:divBdr>
    </w:div>
    <w:div w:id="748385586">
      <w:bodyDiv w:val="1"/>
      <w:marLeft w:val="0"/>
      <w:marRight w:val="0"/>
      <w:marTop w:val="0"/>
      <w:marBottom w:val="0"/>
      <w:divBdr>
        <w:top w:val="none" w:sz="0" w:space="0" w:color="auto"/>
        <w:left w:val="none" w:sz="0" w:space="0" w:color="auto"/>
        <w:bottom w:val="none" w:sz="0" w:space="0" w:color="auto"/>
        <w:right w:val="none" w:sz="0" w:space="0" w:color="auto"/>
      </w:divBdr>
    </w:div>
    <w:div w:id="789471309">
      <w:bodyDiv w:val="1"/>
      <w:marLeft w:val="0"/>
      <w:marRight w:val="0"/>
      <w:marTop w:val="0"/>
      <w:marBottom w:val="0"/>
      <w:divBdr>
        <w:top w:val="none" w:sz="0" w:space="0" w:color="auto"/>
        <w:left w:val="none" w:sz="0" w:space="0" w:color="auto"/>
        <w:bottom w:val="none" w:sz="0" w:space="0" w:color="auto"/>
        <w:right w:val="none" w:sz="0" w:space="0" w:color="auto"/>
      </w:divBdr>
    </w:div>
    <w:div w:id="789738668">
      <w:bodyDiv w:val="1"/>
      <w:marLeft w:val="0"/>
      <w:marRight w:val="0"/>
      <w:marTop w:val="0"/>
      <w:marBottom w:val="0"/>
      <w:divBdr>
        <w:top w:val="none" w:sz="0" w:space="0" w:color="auto"/>
        <w:left w:val="none" w:sz="0" w:space="0" w:color="auto"/>
        <w:bottom w:val="none" w:sz="0" w:space="0" w:color="auto"/>
        <w:right w:val="none" w:sz="0" w:space="0" w:color="auto"/>
      </w:divBdr>
    </w:div>
    <w:div w:id="791051776">
      <w:bodyDiv w:val="1"/>
      <w:marLeft w:val="0"/>
      <w:marRight w:val="0"/>
      <w:marTop w:val="0"/>
      <w:marBottom w:val="0"/>
      <w:divBdr>
        <w:top w:val="none" w:sz="0" w:space="0" w:color="auto"/>
        <w:left w:val="none" w:sz="0" w:space="0" w:color="auto"/>
        <w:bottom w:val="none" w:sz="0" w:space="0" w:color="auto"/>
        <w:right w:val="none" w:sz="0" w:space="0" w:color="auto"/>
      </w:divBdr>
    </w:div>
    <w:div w:id="797798626">
      <w:bodyDiv w:val="1"/>
      <w:marLeft w:val="0"/>
      <w:marRight w:val="0"/>
      <w:marTop w:val="0"/>
      <w:marBottom w:val="0"/>
      <w:divBdr>
        <w:top w:val="none" w:sz="0" w:space="0" w:color="auto"/>
        <w:left w:val="none" w:sz="0" w:space="0" w:color="auto"/>
        <w:bottom w:val="none" w:sz="0" w:space="0" w:color="auto"/>
        <w:right w:val="none" w:sz="0" w:space="0" w:color="auto"/>
      </w:divBdr>
    </w:div>
    <w:div w:id="812790174">
      <w:bodyDiv w:val="1"/>
      <w:marLeft w:val="0"/>
      <w:marRight w:val="0"/>
      <w:marTop w:val="0"/>
      <w:marBottom w:val="0"/>
      <w:divBdr>
        <w:top w:val="none" w:sz="0" w:space="0" w:color="auto"/>
        <w:left w:val="none" w:sz="0" w:space="0" w:color="auto"/>
        <w:bottom w:val="none" w:sz="0" w:space="0" w:color="auto"/>
        <w:right w:val="none" w:sz="0" w:space="0" w:color="auto"/>
      </w:divBdr>
    </w:div>
    <w:div w:id="815611946">
      <w:bodyDiv w:val="1"/>
      <w:marLeft w:val="0"/>
      <w:marRight w:val="0"/>
      <w:marTop w:val="0"/>
      <w:marBottom w:val="0"/>
      <w:divBdr>
        <w:top w:val="none" w:sz="0" w:space="0" w:color="auto"/>
        <w:left w:val="none" w:sz="0" w:space="0" w:color="auto"/>
        <w:bottom w:val="none" w:sz="0" w:space="0" w:color="auto"/>
        <w:right w:val="none" w:sz="0" w:space="0" w:color="auto"/>
      </w:divBdr>
    </w:div>
    <w:div w:id="869034481">
      <w:bodyDiv w:val="1"/>
      <w:marLeft w:val="0"/>
      <w:marRight w:val="0"/>
      <w:marTop w:val="0"/>
      <w:marBottom w:val="0"/>
      <w:divBdr>
        <w:top w:val="none" w:sz="0" w:space="0" w:color="auto"/>
        <w:left w:val="none" w:sz="0" w:space="0" w:color="auto"/>
        <w:bottom w:val="none" w:sz="0" w:space="0" w:color="auto"/>
        <w:right w:val="none" w:sz="0" w:space="0" w:color="auto"/>
      </w:divBdr>
    </w:div>
    <w:div w:id="871918918">
      <w:bodyDiv w:val="1"/>
      <w:marLeft w:val="0"/>
      <w:marRight w:val="0"/>
      <w:marTop w:val="0"/>
      <w:marBottom w:val="0"/>
      <w:divBdr>
        <w:top w:val="none" w:sz="0" w:space="0" w:color="auto"/>
        <w:left w:val="none" w:sz="0" w:space="0" w:color="auto"/>
        <w:bottom w:val="none" w:sz="0" w:space="0" w:color="auto"/>
        <w:right w:val="none" w:sz="0" w:space="0" w:color="auto"/>
      </w:divBdr>
    </w:div>
    <w:div w:id="872155961">
      <w:bodyDiv w:val="1"/>
      <w:marLeft w:val="0"/>
      <w:marRight w:val="0"/>
      <w:marTop w:val="0"/>
      <w:marBottom w:val="0"/>
      <w:divBdr>
        <w:top w:val="none" w:sz="0" w:space="0" w:color="auto"/>
        <w:left w:val="none" w:sz="0" w:space="0" w:color="auto"/>
        <w:bottom w:val="none" w:sz="0" w:space="0" w:color="auto"/>
        <w:right w:val="none" w:sz="0" w:space="0" w:color="auto"/>
      </w:divBdr>
    </w:div>
    <w:div w:id="896208108">
      <w:bodyDiv w:val="1"/>
      <w:marLeft w:val="0"/>
      <w:marRight w:val="0"/>
      <w:marTop w:val="0"/>
      <w:marBottom w:val="0"/>
      <w:divBdr>
        <w:top w:val="none" w:sz="0" w:space="0" w:color="auto"/>
        <w:left w:val="none" w:sz="0" w:space="0" w:color="auto"/>
        <w:bottom w:val="none" w:sz="0" w:space="0" w:color="auto"/>
        <w:right w:val="none" w:sz="0" w:space="0" w:color="auto"/>
      </w:divBdr>
    </w:div>
    <w:div w:id="911742557">
      <w:bodyDiv w:val="1"/>
      <w:marLeft w:val="0"/>
      <w:marRight w:val="0"/>
      <w:marTop w:val="0"/>
      <w:marBottom w:val="0"/>
      <w:divBdr>
        <w:top w:val="none" w:sz="0" w:space="0" w:color="auto"/>
        <w:left w:val="none" w:sz="0" w:space="0" w:color="auto"/>
        <w:bottom w:val="none" w:sz="0" w:space="0" w:color="auto"/>
        <w:right w:val="none" w:sz="0" w:space="0" w:color="auto"/>
      </w:divBdr>
    </w:div>
    <w:div w:id="913709966">
      <w:bodyDiv w:val="1"/>
      <w:marLeft w:val="0"/>
      <w:marRight w:val="0"/>
      <w:marTop w:val="0"/>
      <w:marBottom w:val="0"/>
      <w:divBdr>
        <w:top w:val="none" w:sz="0" w:space="0" w:color="auto"/>
        <w:left w:val="none" w:sz="0" w:space="0" w:color="auto"/>
        <w:bottom w:val="none" w:sz="0" w:space="0" w:color="auto"/>
        <w:right w:val="none" w:sz="0" w:space="0" w:color="auto"/>
      </w:divBdr>
    </w:div>
    <w:div w:id="925067708">
      <w:bodyDiv w:val="1"/>
      <w:marLeft w:val="0"/>
      <w:marRight w:val="0"/>
      <w:marTop w:val="0"/>
      <w:marBottom w:val="0"/>
      <w:divBdr>
        <w:top w:val="none" w:sz="0" w:space="0" w:color="auto"/>
        <w:left w:val="none" w:sz="0" w:space="0" w:color="auto"/>
        <w:bottom w:val="none" w:sz="0" w:space="0" w:color="auto"/>
        <w:right w:val="none" w:sz="0" w:space="0" w:color="auto"/>
      </w:divBdr>
    </w:div>
    <w:div w:id="932084947">
      <w:bodyDiv w:val="1"/>
      <w:marLeft w:val="0"/>
      <w:marRight w:val="0"/>
      <w:marTop w:val="0"/>
      <w:marBottom w:val="0"/>
      <w:divBdr>
        <w:top w:val="none" w:sz="0" w:space="0" w:color="auto"/>
        <w:left w:val="none" w:sz="0" w:space="0" w:color="auto"/>
        <w:bottom w:val="none" w:sz="0" w:space="0" w:color="auto"/>
        <w:right w:val="none" w:sz="0" w:space="0" w:color="auto"/>
      </w:divBdr>
    </w:div>
    <w:div w:id="934903340">
      <w:bodyDiv w:val="1"/>
      <w:marLeft w:val="0"/>
      <w:marRight w:val="0"/>
      <w:marTop w:val="0"/>
      <w:marBottom w:val="0"/>
      <w:divBdr>
        <w:top w:val="none" w:sz="0" w:space="0" w:color="auto"/>
        <w:left w:val="none" w:sz="0" w:space="0" w:color="auto"/>
        <w:bottom w:val="none" w:sz="0" w:space="0" w:color="auto"/>
        <w:right w:val="none" w:sz="0" w:space="0" w:color="auto"/>
      </w:divBdr>
    </w:div>
    <w:div w:id="941645035">
      <w:bodyDiv w:val="1"/>
      <w:marLeft w:val="0"/>
      <w:marRight w:val="0"/>
      <w:marTop w:val="0"/>
      <w:marBottom w:val="0"/>
      <w:divBdr>
        <w:top w:val="none" w:sz="0" w:space="0" w:color="auto"/>
        <w:left w:val="none" w:sz="0" w:space="0" w:color="auto"/>
        <w:bottom w:val="none" w:sz="0" w:space="0" w:color="auto"/>
        <w:right w:val="none" w:sz="0" w:space="0" w:color="auto"/>
      </w:divBdr>
    </w:div>
    <w:div w:id="950668981">
      <w:bodyDiv w:val="1"/>
      <w:marLeft w:val="0"/>
      <w:marRight w:val="0"/>
      <w:marTop w:val="0"/>
      <w:marBottom w:val="0"/>
      <w:divBdr>
        <w:top w:val="none" w:sz="0" w:space="0" w:color="auto"/>
        <w:left w:val="none" w:sz="0" w:space="0" w:color="auto"/>
        <w:bottom w:val="none" w:sz="0" w:space="0" w:color="auto"/>
        <w:right w:val="none" w:sz="0" w:space="0" w:color="auto"/>
      </w:divBdr>
    </w:div>
    <w:div w:id="954676382">
      <w:bodyDiv w:val="1"/>
      <w:marLeft w:val="0"/>
      <w:marRight w:val="0"/>
      <w:marTop w:val="0"/>
      <w:marBottom w:val="0"/>
      <w:divBdr>
        <w:top w:val="none" w:sz="0" w:space="0" w:color="auto"/>
        <w:left w:val="none" w:sz="0" w:space="0" w:color="auto"/>
        <w:bottom w:val="none" w:sz="0" w:space="0" w:color="auto"/>
        <w:right w:val="none" w:sz="0" w:space="0" w:color="auto"/>
      </w:divBdr>
    </w:div>
    <w:div w:id="957293233">
      <w:bodyDiv w:val="1"/>
      <w:marLeft w:val="0"/>
      <w:marRight w:val="0"/>
      <w:marTop w:val="0"/>
      <w:marBottom w:val="0"/>
      <w:divBdr>
        <w:top w:val="none" w:sz="0" w:space="0" w:color="auto"/>
        <w:left w:val="none" w:sz="0" w:space="0" w:color="auto"/>
        <w:bottom w:val="none" w:sz="0" w:space="0" w:color="auto"/>
        <w:right w:val="none" w:sz="0" w:space="0" w:color="auto"/>
      </w:divBdr>
    </w:div>
    <w:div w:id="961888050">
      <w:bodyDiv w:val="1"/>
      <w:marLeft w:val="0"/>
      <w:marRight w:val="0"/>
      <w:marTop w:val="0"/>
      <w:marBottom w:val="0"/>
      <w:divBdr>
        <w:top w:val="none" w:sz="0" w:space="0" w:color="auto"/>
        <w:left w:val="none" w:sz="0" w:space="0" w:color="auto"/>
        <w:bottom w:val="none" w:sz="0" w:space="0" w:color="auto"/>
        <w:right w:val="none" w:sz="0" w:space="0" w:color="auto"/>
      </w:divBdr>
    </w:div>
    <w:div w:id="969552085">
      <w:bodyDiv w:val="1"/>
      <w:marLeft w:val="0"/>
      <w:marRight w:val="0"/>
      <w:marTop w:val="0"/>
      <w:marBottom w:val="0"/>
      <w:divBdr>
        <w:top w:val="none" w:sz="0" w:space="0" w:color="auto"/>
        <w:left w:val="none" w:sz="0" w:space="0" w:color="auto"/>
        <w:bottom w:val="none" w:sz="0" w:space="0" w:color="auto"/>
        <w:right w:val="none" w:sz="0" w:space="0" w:color="auto"/>
      </w:divBdr>
    </w:div>
    <w:div w:id="978337403">
      <w:bodyDiv w:val="1"/>
      <w:marLeft w:val="0"/>
      <w:marRight w:val="0"/>
      <w:marTop w:val="0"/>
      <w:marBottom w:val="0"/>
      <w:divBdr>
        <w:top w:val="none" w:sz="0" w:space="0" w:color="auto"/>
        <w:left w:val="none" w:sz="0" w:space="0" w:color="auto"/>
        <w:bottom w:val="none" w:sz="0" w:space="0" w:color="auto"/>
        <w:right w:val="none" w:sz="0" w:space="0" w:color="auto"/>
      </w:divBdr>
    </w:div>
    <w:div w:id="995718905">
      <w:bodyDiv w:val="1"/>
      <w:marLeft w:val="0"/>
      <w:marRight w:val="0"/>
      <w:marTop w:val="0"/>
      <w:marBottom w:val="0"/>
      <w:divBdr>
        <w:top w:val="none" w:sz="0" w:space="0" w:color="auto"/>
        <w:left w:val="none" w:sz="0" w:space="0" w:color="auto"/>
        <w:bottom w:val="none" w:sz="0" w:space="0" w:color="auto"/>
        <w:right w:val="none" w:sz="0" w:space="0" w:color="auto"/>
      </w:divBdr>
    </w:div>
    <w:div w:id="999162472">
      <w:bodyDiv w:val="1"/>
      <w:marLeft w:val="0"/>
      <w:marRight w:val="0"/>
      <w:marTop w:val="0"/>
      <w:marBottom w:val="0"/>
      <w:divBdr>
        <w:top w:val="none" w:sz="0" w:space="0" w:color="auto"/>
        <w:left w:val="none" w:sz="0" w:space="0" w:color="auto"/>
        <w:bottom w:val="none" w:sz="0" w:space="0" w:color="auto"/>
        <w:right w:val="none" w:sz="0" w:space="0" w:color="auto"/>
      </w:divBdr>
    </w:div>
    <w:div w:id="1003119582">
      <w:bodyDiv w:val="1"/>
      <w:marLeft w:val="0"/>
      <w:marRight w:val="0"/>
      <w:marTop w:val="0"/>
      <w:marBottom w:val="0"/>
      <w:divBdr>
        <w:top w:val="none" w:sz="0" w:space="0" w:color="auto"/>
        <w:left w:val="none" w:sz="0" w:space="0" w:color="auto"/>
        <w:bottom w:val="none" w:sz="0" w:space="0" w:color="auto"/>
        <w:right w:val="none" w:sz="0" w:space="0" w:color="auto"/>
      </w:divBdr>
    </w:div>
    <w:div w:id="1023244138">
      <w:bodyDiv w:val="1"/>
      <w:marLeft w:val="0"/>
      <w:marRight w:val="0"/>
      <w:marTop w:val="0"/>
      <w:marBottom w:val="0"/>
      <w:divBdr>
        <w:top w:val="none" w:sz="0" w:space="0" w:color="auto"/>
        <w:left w:val="none" w:sz="0" w:space="0" w:color="auto"/>
        <w:bottom w:val="none" w:sz="0" w:space="0" w:color="auto"/>
        <w:right w:val="none" w:sz="0" w:space="0" w:color="auto"/>
      </w:divBdr>
    </w:div>
    <w:div w:id="1068771672">
      <w:bodyDiv w:val="1"/>
      <w:marLeft w:val="0"/>
      <w:marRight w:val="0"/>
      <w:marTop w:val="0"/>
      <w:marBottom w:val="0"/>
      <w:divBdr>
        <w:top w:val="none" w:sz="0" w:space="0" w:color="auto"/>
        <w:left w:val="none" w:sz="0" w:space="0" w:color="auto"/>
        <w:bottom w:val="none" w:sz="0" w:space="0" w:color="auto"/>
        <w:right w:val="none" w:sz="0" w:space="0" w:color="auto"/>
      </w:divBdr>
    </w:div>
    <w:div w:id="1086800926">
      <w:bodyDiv w:val="1"/>
      <w:marLeft w:val="0"/>
      <w:marRight w:val="0"/>
      <w:marTop w:val="0"/>
      <w:marBottom w:val="0"/>
      <w:divBdr>
        <w:top w:val="none" w:sz="0" w:space="0" w:color="auto"/>
        <w:left w:val="none" w:sz="0" w:space="0" w:color="auto"/>
        <w:bottom w:val="none" w:sz="0" w:space="0" w:color="auto"/>
        <w:right w:val="none" w:sz="0" w:space="0" w:color="auto"/>
      </w:divBdr>
    </w:div>
    <w:div w:id="1148518470">
      <w:bodyDiv w:val="1"/>
      <w:marLeft w:val="0"/>
      <w:marRight w:val="0"/>
      <w:marTop w:val="0"/>
      <w:marBottom w:val="0"/>
      <w:divBdr>
        <w:top w:val="none" w:sz="0" w:space="0" w:color="auto"/>
        <w:left w:val="none" w:sz="0" w:space="0" w:color="auto"/>
        <w:bottom w:val="none" w:sz="0" w:space="0" w:color="auto"/>
        <w:right w:val="none" w:sz="0" w:space="0" w:color="auto"/>
      </w:divBdr>
    </w:div>
    <w:div w:id="1159079658">
      <w:bodyDiv w:val="1"/>
      <w:marLeft w:val="0"/>
      <w:marRight w:val="0"/>
      <w:marTop w:val="0"/>
      <w:marBottom w:val="0"/>
      <w:divBdr>
        <w:top w:val="none" w:sz="0" w:space="0" w:color="auto"/>
        <w:left w:val="none" w:sz="0" w:space="0" w:color="auto"/>
        <w:bottom w:val="none" w:sz="0" w:space="0" w:color="auto"/>
        <w:right w:val="none" w:sz="0" w:space="0" w:color="auto"/>
      </w:divBdr>
    </w:div>
    <w:div w:id="1166439504">
      <w:bodyDiv w:val="1"/>
      <w:marLeft w:val="0"/>
      <w:marRight w:val="0"/>
      <w:marTop w:val="0"/>
      <w:marBottom w:val="0"/>
      <w:divBdr>
        <w:top w:val="none" w:sz="0" w:space="0" w:color="auto"/>
        <w:left w:val="none" w:sz="0" w:space="0" w:color="auto"/>
        <w:bottom w:val="none" w:sz="0" w:space="0" w:color="auto"/>
        <w:right w:val="none" w:sz="0" w:space="0" w:color="auto"/>
      </w:divBdr>
    </w:div>
    <w:div w:id="1170170576">
      <w:bodyDiv w:val="1"/>
      <w:marLeft w:val="0"/>
      <w:marRight w:val="0"/>
      <w:marTop w:val="0"/>
      <w:marBottom w:val="0"/>
      <w:divBdr>
        <w:top w:val="none" w:sz="0" w:space="0" w:color="auto"/>
        <w:left w:val="none" w:sz="0" w:space="0" w:color="auto"/>
        <w:bottom w:val="none" w:sz="0" w:space="0" w:color="auto"/>
        <w:right w:val="none" w:sz="0" w:space="0" w:color="auto"/>
      </w:divBdr>
    </w:div>
    <w:div w:id="1219631717">
      <w:bodyDiv w:val="1"/>
      <w:marLeft w:val="0"/>
      <w:marRight w:val="0"/>
      <w:marTop w:val="0"/>
      <w:marBottom w:val="0"/>
      <w:divBdr>
        <w:top w:val="none" w:sz="0" w:space="0" w:color="auto"/>
        <w:left w:val="none" w:sz="0" w:space="0" w:color="auto"/>
        <w:bottom w:val="none" w:sz="0" w:space="0" w:color="auto"/>
        <w:right w:val="none" w:sz="0" w:space="0" w:color="auto"/>
      </w:divBdr>
    </w:div>
    <w:div w:id="1235357865">
      <w:bodyDiv w:val="1"/>
      <w:marLeft w:val="0"/>
      <w:marRight w:val="0"/>
      <w:marTop w:val="0"/>
      <w:marBottom w:val="0"/>
      <w:divBdr>
        <w:top w:val="none" w:sz="0" w:space="0" w:color="auto"/>
        <w:left w:val="none" w:sz="0" w:space="0" w:color="auto"/>
        <w:bottom w:val="none" w:sz="0" w:space="0" w:color="auto"/>
        <w:right w:val="none" w:sz="0" w:space="0" w:color="auto"/>
      </w:divBdr>
    </w:div>
    <w:div w:id="1240019590">
      <w:bodyDiv w:val="1"/>
      <w:marLeft w:val="0"/>
      <w:marRight w:val="0"/>
      <w:marTop w:val="0"/>
      <w:marBottom w:val="0"/>
      <w:divBdr>
        <w:top w:val="none" w:sz="0" w:space="0" w:color="auto"/>
        <w:left w:val="none" w:sz="0" w:space="0" w:color="auto"/>
        <w:bottom w:val="none" w:sz="0" w:space="0" w:color="auto"/>
        <w:right w:val="none" w:sz="0" w:space="0" w:color="auto"/>
      </w:divBdr>
    </w:div>
    <w:div w:id="1260262470">
      <w:bodyDiv w:val="1"/>
      <w:marLeft w:val="0"/>
      <w:marRight w:val="0"/>
      <w:marTop w:val="0"/>
      <w:marBottom w:val="0"/>
      <w:divBdr>
        <w:top w:val="none" w:sz="0" w:space="0" w:color="auto"/>
        <w:left w:val="none" w:sz="0" w:space="0" w:color="auto"/>
        <w:bottom w:val="none" w:sz="0" w:space="0" w:color="auto"/>
        <w:right w:val="none" w:sz="0" w:space="0" w:color="auto"/>
      </w:divBdr>
    </w:div>
    <w:div w:id="1267497137">
      <w:bodyDiv w:val="1"/>
      <w:marLeft w:val="0"/>
      <w:marRight w:val="0"/>
      <w:marTop w:val="0"/>
      <w:marBottom w:val="0"/>
      <w:divBdr>
        <w:top w:val="none" w:sz="0" w:space="0" w:color="auto"/>
        <w:left w:val="none" w:sz="0" w:space="0" w:color="auto"/>
        <w:bottom w:val="none" w:sz="0" w:space="0" w:color="auto"/>
        <w:right w:val="none" w:sz="0" w:space="0" w:color="auto"/>
      </w:divBdr>
    </w:div>
    <w:div w:id="1287008134">
      <w:bodyDiv w:val="1"/>
      <w:marLeft w:val="0"/>
      <w:marRight w:val="0"/>
      <w:marTop w:val="0"/>
      <w:marBottom w:val="0"/>
      <w:divBdr>
        <w:top w:val="none" w:sz="0" w:space="0" w:color="auto"/>
        <w:left w:val="none" w:sz="0" w:space="0" w:color="auto"/>
        <w:bottom w:val="none" w:sz="0" w:space="0" w:color="auto"/>
        <w:right w:val="none" w:sz="0" w:space="0" w:color="auto"/>
      </w:divBdr>
    </w:div>
    <w:div w:id="1297759263">
      <w:bodyDiv w:val="1"/>
      <w:marLeft w:val="0"/>
      <w:marRight w:val="0"/>
      <w:marTop w:val="0"/>
      <w:marBottom w:val="0"/>
      <w:divBdr>
        <w:top w:val="none" w:sz="0" w:space="0" w:color="auto"/>
        <w:left w:val="none" w:sz="0" w:space="0" w:color="auto"/>
        <w:bottom w:val="none" w:sz="0" w:space="0" w:color="auto"/>
        <w:right w:val="none" w:sz="0" w:space="0" w:color="auto"/>
      </w:divBdr>
    </w:div>
    <w:div w:id="1340045146">
      <w:bodyDiv w:val="1"/>
      <w:marLeft w:val="0"/>
      <w:marRight w:val="0"/>
      <w:marTop w:val="0"/>
      <w:marBottom w:val="0"/>
      <w:divBdr>
        <w:top w:val="none" w:sz="0" w:space="0" w:color="auto"/>
        <w:left w:val="none" w:sz="0" w:space="0" w:color="auto"/>
        <w:bottom w:val="none" w:sz="0" w:space="0" w:color="auto"/>
        <w:right w:val="none" w:sz="0" w:space="0" w:color="auto"/>
      </w:divBdr>
    </w:div>
    <w:div w:id="1347824360">
      <w:bodyDiv w:val="1"/>
      <w:marLeft w:val="0"/>
      <w:marRight w:val="0"/>
      <w:marTop w:val="0"/>
      <w:marBottom w:val="0"/>
      <w:divBdr>
        <w:top w:val="none" w:sz="0" w:space="0" w:color="auto"/>
        <w:left w:val="none" w:sz="0" w:space="0" w:color="auto"/>
        <w:bottom w:val="none" w:sz="0" w:space="0" w:color="auto"/>
        <w:right w:val="none" w:sz="0" w:space="0" w:color="auto"/>
      </w:divBdr>
    </w:div>
    <w:div w:id="1350259893">
      <w:bodyDiv w:val="1"/>
      <w:marLeft w:val="0"/>
      <w:marRight w:val="0"/>
      <w:marTop w:val="0"/>
      <w:marBottom w:val="0"/>
      <w:divBdr>
        <w:top w:val="none" w:sz="0" w:space="0" w:color="auto"/>
        <w:left w:val="none" w:sz="0" w:space="0" w:color="auto"/>
        <w:bottom w:val="none" w:sz="0" w:space="0" w:color="auto"/>
        <w:right w:val="none" w:sz="0" w:space="0" w:color="auto"/>
      </w:divBdr>
    </w:div>
    <w:div w:id="1354768087">
      <w:bodyDiv w:val="1"/>
      <w:marLeft w:val="0"/>
      <w:marRight w:val="0"/>
      <w:marTop w:val="0"/>
      <w:marBottom w:val="0"/>
      <w:divBdr>
        <w:top w:val="none" w:sz="0" w:space="0" w:color="auto"/>
        <w:left w:val="none" w:sz="0" w:space="0" w:color="auto"/>
        <w:bottom w:val="none" w:sz="0" w:space="0" w:color="auto"/>
        <w:right w:val="none" w:sz="0" w:space="0" w:color="auto"/>
      </w:divBdr>
    </w:div>
    <w:div w:id="1356928117">
      <w:bodyDiv w:val="1"/>
      <w:marLeft w:val="0"/>
      <w:marRight w:val="0"/>
      <w:marTop w:val="0"/>
      <w:marBottom w:val="0"/>
      <w:divBdr>
        <w:top w:val="none" w:sz="0" w:space="0" w:color="auto"/>
        <w:left w:val="none" w:sz="0" w:space="0" w:color="auto"/>
        <w:bottom w:val="none" w:sz="0" w:space="0" w:color="auto"/>
        <w:right w:val="none" w:sz="0" w:space="0" w:color="auto"/>
      </w:divBdr>
    </w:div>
    <w:div w:id="1362827867">
      <w:bodyDiv w:val="1"/>
      <w:marLeft w:val="0"/>
      <w:marRight w:val="0"/>
      <w:marTop w:val="0"/>
      <w:marBottom w:val="0"/>
      <w:divBdr>
        <w:top w:val="none" w:sz="0" w:space="0" w:color="auto"/>
        <w:left w:val="none" w:sz="0" w:space="0" w:color="auto"/>
        <w:bottom w:val="none" w:sz="0" w:space="0" w:color="auto"/>
        <w:right w:val="none" w:sz="0" w:space="0" w:color="auto"/>
      </w:divBdr>
    </w:div>
    <w:div w:id="1364329109">
      <w:bodyDiv w:val="1"/>
      <w:marLeft w:val="0"/>
      <w:marRight w:val="0"/>
      <w:marTop w:val="0"/>
      <w:marBottom w:val="0"/>
      <w:divBdr>
        <w:top w:val="none" w:sz="0" w:space="0" w:color="auto"/>
        <w:left w:val="none" w:sz="0" w:space="0" w:color="auto"/>
        <w:bottom w:val="none" w:sz="0" w:space="0" w:color="auto"/>
        <w:right w:val="none" w:sz="0" w:space="0" w:color="auto"/>
      </w:divBdr>
    </w:div>
    <w:div w:id="1387528559">
      <w:bodyDiv w:val="1"/>
      <w:marLeft w:val="0"/>
      <w:marRight w:val="0"/>
      <w:marTop w:val="0"/>
      <w:marBottom w:val="0"/>
      <w:divBdr>
        <w:top w:val="none" w:sz="0" w:space="0" w:color="auto"/>
        <w:left w:val="none" w:sz="0" w:space="0" w:color="auto"/>
        <w:bottom w:val="none" w:sz="0" w:space="0" w:color="auto"/>
        <w:right w:val="none" w:sz="0" w:space="0" w:color="auto"/>
      </w:divBdr>
    </w:div>
    <w:div w:id="1394158926">
      <w:bodyDiv w:val="1"/>
      <w:marLeft w:val="0"/>
      <w:marRight w:val="0"/>
      <w:marTop w:val="0"/>
      <w:marBottom w:val="0"/>
      <w:divBdr>
        <w:top w:val="none" w:sz="0" w:space="0" w:color="auto"/>
        <w:left w:val="none" w:sz="0" w:space="0" w:color="auto"/>
        <w:bottom w:val="none" w:sz="0" w:space="0" w:color="auto"/>
        <w:right w:val="none" w:sz="0" w:space="0" w:color="auto"/>
      </w:divBdr>
    </w:div>
    <w:div w:id="1396901040">
      <w:bodyDiv w:val="1"/>
      <w:marLeft w:val="0"/>
      <w:marRight w:val="0"/>
      <w:marTop w:val="0"/>
      <w:marBottom w:val="0"/>
      <w:divBdr>
        <w:top w:val="none" w:sz="0" w:space="0" w:color="auto"/>
        <w:left w:val="none" w:sz="0" w:space="0" w:color="auto"/>
        <w:bottom w:val="none" w:sz="0" w:space="0" w:color="auto"/>
        <w:right w:val="none" w:sz="0" w:space="0" w:color="auto"/>
      </w:divBdr>
    </w:div>
    <w:div w:id="1405444767">
      <w:bodyDiv w:val="1"/>
      <w:marLeft w:val="0"/>
      <w:marRight w:val="0"/>
      <w:marTop w:val="0"/>
      <w:marBottom w:val="0"/>
      <w:divBdr>
        <w:top w:val="none" w:sz="0" w:space="0" w:color="auto"/>
        <w:left w:val="none" w:sz="0" w:space="0" w:color="auto"/>
        <w:bottom w:val="none" w:sz="0" w:space="0" w:color="auto"/>
        <w:right w:val="none" w:sz="0" w:space="0" w:color="auto"/>
      </w:divBdr>
    </w:div>
    <w:div w:id="1419790834">
      <w:bodyDiv w:val="1"/>
      <w:marLeft w:val="0"/>
      <w:marRight w:val="0"/>
      <w:marTop w:val="0"/>
      <w:marBottom w:val="0"/>
      <w:divBdr>
        <w:top w:val="none" w:sz="0" w:space="0" w:color="auto"/>
        <w:left w:val="none" w:sz="0" w:space="0" w:color="auto"/>
        <w:bottom w:val="none" w:sz="0" w:space="0" w:color="auto"/>
        <w:right w:val="none" w:sz="0" w:space="0" w:color="auto"/>
      </w:divBdr>
    </w:div>
    <w:div w:id="1421218998">
      <w:bodyDiv w:val="1"/>
      <w:marLeft w:val="0"/>
      <w:marRight w:val="0"/>
      <w:marTop w:val="0"/>
      <w:marBottom w:val="0"/>
      <w:divBdr>
        <w:top w:val="none" w:sz="0" w:space="0" w:color="auto"/>
        <w:left w:val="none" w:sz="0" w:space="0" w:color="auto"/>
        <w:bottom w:val="none" w:sz="0" w:space="0" w:color="auto"/>
        <w:right w:val="none" w:sz="0" w:space="0" w:color="auto"/>
      </w:divBdr>
    </w:div>
    <w:div w:id="1423188616">
      <w:bodyDiv w:val="1"/>
      <w:marLeft w:val="0"/>
      <w:marRight w:val="0"/>
      <w:marTop w:val="0"/>
      <w:marBottom w:val="0"/>
      <w:divBdr>
        <w:top w:val="none" w:sz="0" w:space="0" w:color="auto"/>
        <w:left w:val="none" w:sz="0" w:space="0" w:color="auto"/>
        <w:bottom w:val="none" w:sz="0" w:space="0" w:color="auto"/>
        <w:right w:val="none" w:sz="0" w:space="0" w:color="auto"/>
      </w:divBdr>
    </w:div>
    <w:div w:id="1441028803">
      <w:bodyDiv w:val="1"/>
      <w:marLeft w:val="0"/>
      <w:marRight w:val="0"/>
      <w:marTop w:val="0"/>
      <w:marBottom w:val="0"/>
      <w:divBdr>
        <w:top w:val="none" w:sz="0" w:space="0" w:color="auto"/>
        <w:left w:val="none" w:sz="0" w:space="0" w:color="auto"/>
        <w:bottom w:val="none" w:sz="0" w:space="0" w:color="auto"/>
        <w:right w:val="none" w:sz="0" w:space="0" w:color="auto"/>
      </w:divBdr>
    </w:div>
    <w:div w:id="1501385808">
      <w:bodyDiv w:val="1"/>
      <w:marLeft w:val="0"/>
      <w:marRight w:val="0"/>
      <w:marTop w:val="0"/>
      <w:marBottom w:val="0"/>
      <w:divBdr>
        <w:top w:val="none" w:sz="0" w:space="0" w:color="auto"/>
        <w:left w:val="none" w:sz="0" w:space="0" w:color="auto"/>
        <w:bottom w:val="none" w:sz="0" w:space="0" w:color="auto"/>
        <w:right w:val="none" w:sz="0" w:space="0" w:color="auto"/>
      </w:divBdr>
    </w:div>
    <w:div w:id="1508012692">
      <w:bodyDiv w:val="1"/>
      <w:marLeft w:val="0"/>
      <w:marRight w:val="0"/>
      <w:marTop w:val="0"/>
      <w:marBottom w:val="0"/>
      <w:divBdr>
        <w:top w:val="none" w:sz="0" w:space="0" w:color="auto"/>
        <w:left w:val="none" w:sz="0" w:space="0" w:color="auto"/>
        <w:bottom w:val="none" w:sz="0" w:space="0" w:color="auto"/>
        <w:right w:val="none" w:sz="0" w:space="0" w:color="auto"/>
      </w:divBdr>
    </w:div>
    <w:div w:id="1517113428">
      <w:bodyDiv w:val="1"/>
      <w:marLeft w:val="0"/>
      <w:marRight w:val="0"/>
      <w:marTop w:val="0"/>
      <w:marBottom w:val="0"/>
      <w:divBdr>
        <w:top w:val="none" w:sz="0" w:space="0" w:color="auto"/>
        <w:left w:val="none" w:sz="0" w:space="0" w:color="auto"/>
        <w:bottom w:val="none" w:sz="0" w:space="0" w:color="auto"/>
        <w:right w:val="none" w:sz="0" w:space="0" w:color="auto"/>
      </w:divBdr>
    </w:div>
    <w:div w:id="1530216348">
      <w:bodyDiv w:val="1"/>
      <w:marLeft w:val="0"/>
      <w:marRight w:val="0"/>
      <w:marTop w:val="0"/>
      <w:marBottom w:val="0"/>
      <w:divBdr>
        <w:top w:val="none" w:sz="0" w:space="0" w:color="auto"/>
        <w:left w:val="none" w:sz="0" w:space="0" w:color="auto"/>
        <w:bottom w:val="none" w:sz="0" w:space="0" w:color="auto"/>
        <w:right w:val="none" w:sz="0" w:space="0" w:color="auto"/>
      </w:divBdr>
    </w:div>
    <w:div w:id="1563829225">
      <w:bodyDiv w:val="1"/>
      <w:marLeft w:val="0"/>
      <w:marRight w:val="0"/>
      <w:marTop w:val="0"/>
      <w:marBottom w:val="0"/>
      <w:divBdr>
        <w:top w:val="none" w:sz="0" w:space="0" w:color="auto"/>
        <w:left w:val="none" w:sz="0" w:space="0" w:color="auto"/>
        <w:bottom w:val="none" w:sz="0" w:space="0" w:color="auto"/>
        <w:right w:val="none" w:sz="0" w:space="0" w:color="auto"/>
      </w:divBdr>
    </w:div>
    <w:div w:id="1571040019">
      <w:bodyDiv w:val="1"/>
      <w:marLeft w:val="0"/>
      <w:marRight w:val="0"/>
      <w:marTop w:val="0"/>
      <w:marBottom w:val="0"/>
      <w:divBdr>
        <w:top w:val="none" w:sz="0" w:space="0" w:color="auto"/>
        <w:left w:val="none" w:sz="0" w:space="0" w:color="auto"/>
        <w:bottom w:val="none" w:sz="0" w:space="0" w:color="auto"/>
        <w:right w:val="none" w:sz="0" w:space="0" w:color="auto"/>
      </w:divBdr>
    </w:div>
    <w:div w:id="1593077406">
      <w:bodyDiv w:val="1"/>
      <w:marLeft w:val="0"/>
      <w:marRight w:val="0"/>
      <w:marTop w:val="0"/>
      <w:marBottom w:val="0"/>
      <w:divBdr>
        <w:top w:val="none" w:sz="0" w:space="0" w:color="auto"/>
        <w:left w:val="none" w:sz="0" w:space="0" w:color="auto"/>
        <w:bottom w:val="none" w:sz="0" w:space="0" w:color="auto"/>
        <w:right w:val="none" w:sz="0" w:space="0" w:color="auto"/>
      </w:divBdr>
    </w:div>
    <w:div w:id="1598517330">
      <w:bodyDiv w:val="1"/>
      <w:marLeft w:val="0"/>
      <w:marRight w:val="0"/>
      <w:marTop w:val="0"/>
      <w:marBottom w:val="0"/>
      <w:divBdr>
        <w:top w:val="none" w:sz="0" w:space="0" w:color="auto"/>
        <w:left w:val="none" w:sz="0" w:space="0" w:color="auto"/>
        <w:bottom w:val="none" w:sz="0" w:space="0" w:color="auto"/>
        <w:right w:val="none" w:sz="0" w:space="0" w:color="auto"/>
      </w:divBdr>
    </w:div>
    <w:div w:id="1598556146">
      <w:bodyDiv w:val="1"/>
      <w:marLeft w:val="0"/>
      <w:marRight w:val="0"/>
      <w:marTop w:val="0"/>
      <w:marBottom w:val="0"/>
      <w:divBdr>
        <w:top w:val="none" w:sz="0" w:space="0" w:color="auto"/>
        <w:left w:val="none" w:sz="0" w:space="0" w:color="auto"/>
        <w:bottom w:val="none" w:sz="0" w:space="0" w:color="auto"/>
        <w:right w:val="none" w:sz="0" w:space="0" w:color="auto"/>
      </w:divBdr>
    </w:div>
    <w:div w:id="1616715278">
      <w:bodyDiv w:val="1"/>
      <w:marLeft w:val="0"/>
      <w:marRight w:val="0"/>
      <w:marTop w:val="0"/>
      <w:marBottom w:val="0"/>
      <w:divBdr>
        <w:top w:val="none" w:sz="0" w:space="0" w:color="auto"/>
        <w:left w:val="none" w:sz="0" w:space="0" w:color="auto"/>
        <w:bottom w:val="none" w:sz="0" w:space="0" w:color="auto"/>
        <w:right w:val="none" w:sz="0" w:space="0" w:color="auto"/>
      </w:divBdr>
    </w:div>
    <w:div w:id="1625697212">
      <w:bodyDiv w:val="1"/>
      <w:marLeft w:val="0"/>
      <w:marRight w:val="0"/>
      <w:marTop w:val="0"/>
      <w:marBottom w:val="0"/>
      <w:divBdr>
        <w:top w:val="none" w:sz="0" w:space="0" w:color="auto"/>
        <w:left w:val="none" w:sz="0" w:space="0" w:color="auto"/>
        <w:bottom w:val="none" w:sz="0" w:space="0" w:color="auto"/>
        <w:right w:val="none" w:sz="0" w:space="0" w:color="auto"/>
      </w:divBdr>
    </w:div>
    <w:div w:id="1651253730">
      <w:bodyDiv w:val="1"/>
      <w:marLeft w:val="0"/>
      <w:marRight w:val="0"/>
      <w:marTop w:val="0"/>
      <w:marBottom w:val="0"/>
      <w:divBdr>
        <w:top w:val="none" w:sz="0" w:space="0" w:color="auto"/>
        <w:left w:val="none" w:sz="0" w:space="0" w:color="auto"/>
        <w:bottom w:val="none" w:sz="0" w:space="0" w:color="auto"/>
        <w:right w:val="none" w:sz="0" w:space="0" w:color="auto"/>
      </w:divBdr>
    </w:div>
    <w:div w:id="1658653603">
      <w:bodyDiv w:val="1"/>
      <w:marLeft w:val="0"/>
      <w:marRight w:val="0"/>
      <w:marTop w:val="0"/>
      <w:marBottom w:val="0"/>
      <w:divBdr>
        <w:top w:val="none" w:sz="0" w:space="0" w:color="auto"/>
        <w:left w:val="none" w:sz="0" w:space="0" w:color="auto"/>
        <w:bottom w:val="none" w:sz="0" w:space="0" w:color="auto"/>
        <w:right w:val="none" w:sz="0" w:space="0" w:color="auto"/>
      </w:divBdr>
    </w:div>
    <w:div w:id="1676230520">
      <w:bodyDiv w:val="1"/>
      <w:marLeft w:val="0"/>
      <w:marRight w:val="0"/>
      <w:marTop w:val="0"/>
      <w:marBottom w:val="0"/>
      <w:divBdr>
        <w:top w:val="none" w:sz="0" w:space="0" w:color="auto"/>
        <w:left w:val="none" w:sz="0" w:space="0" w:color="auto"/>
        <w:bottom w:val="none" w:sz="0" w:space="0" w:color="auto"/>
        <w:right w:val="none" w:sz="0" w:space="0" w:color="auto"/>
      </w:divBdr>
    </w:div>
    <w:div w:id="1676877972">
      <w:bodyDiv w:val="1"/>
      <w:marLeft w:val="0"/>
      <w:marRight w:val="0"/>
      <w:marTop w:val="0"/>
      <w:marBottom w:val="0"/>
      <w:divBdr>
        <w:top w:val="none" w:sz="0" w:space="0" w:color="auto"/>
        <w:left w:val="none" w:sz="0" w:space="0" w:color="auto"/>
        <w:bottom w:val="none" w:sz="0" w:space="0" w:color="auto"/>
        <w:right w:val="none" w:sz="0" w:space="0" w:color="auto"/>
      </w:divBdr>
    </w:div>
    <w:div w:id="1715082856">
      <w:bodyDiv w:val="1"/>
      <w:marLeft w:val="0"/>
      <w:marRight w:val="0"/>
      <w:marTop w:val="0"/>
      <w:marBottom w:val="0"/>
      <w:divBdr>
        <w:top w:val="none" w:sz="0" w:space="0" w:color="auto"/>
        <w:left w:val="none" w:sz="0" w:space="0" w:color="auto"/>
        <w:bottom w:val="none" w:sz="0" w:space="0" w:color="auto"/>
        <w:right w:val="none" w:sz="0" w:space="0" w:color="auto"/>
      </w:divBdr>
    </w:div>
    <w:div w:id="1721830248">
      <w:bodyDiv w:val="1"/>
      <w:marLeft w:val="0"/>
      <w:marRight w:val="0"/>
      <w:marTop w:val="0"/>
      <w:marBottom w:val="0"/>
      <w:divBdr>
        <w:top w:val="none" w:sz="0" w:space="0" w:color="auto"/>
        <w:left w:val="none" w:sz="0" w:space="0" w:color="auto"/>
        <w:bottom w:val="none" w:sz="0" w:space="0" w:color="auto"/>
        <w:right w:val="none" w:sz="0" w:space="0" w:color="auto"/>
      </w:divBdr>
    </w:div>
    <w:div w:id="1726178512">
      <w:bodyDiv w:val="1"/>
      <w:marLeft w:val="0"/>
      <w:marRight w:val="0"/>
      <w:marTop w:val="0"/>
      <w:marBottom w:val="0"/>
      <w:divBdr>
        <w:top w:val="none" w:sz="0" w:space="0" w:color="auto"/>
        <w:left w:val="none" w:sz="0" w:space="0" w:color="auto"/>
        <w:bottom w:val="none" w:sz="0" w:space="0" w:color="auto"/>
        <w:right w:val="none" w:sz="0" w:space="0" w:color="auto"/>
      </w:divBdr>
    </w:div>
    <w:div w:id="1781293469">
      <w:bodyDiv w:val="1"/>
      <w:marLeft w:val="0"/>
      <w:marRight w:val="0"/>
      <w:marTop w:val="0"/>
      <w:marBottom w:val="0"/>
      <w:divBdr>
        <w:top w:val="none" w:sz="0" w:space="0" w:color="auto"/>
        <w:left w:val="none" w:sz="0" w:space="0" w:color="auto"/>
        <w:bottom w:val="none" w:sz="0" w:space="0" w:color="auto"/>
        <w:right w:val="none" w:sz="0" w:space="0" w:color="auto"/>
      </w:divBdr>
    </w:div>
    <w:div w:id="1835028217">
      <w:bodyDiv w:val="1"/>
      <w:marLeft w:val="0"/>
      <w:marRight w:val="0"/>
      <w:marTop w:val="0"/>
      <w:marBottom w:val="0"/>
      <w:divBdr>
        <w:top w:val="none" w:sz="0" w:space="0" w:color="auto"/>
        <w:left w:val="none" w:sz="0" w:space="0" w:color="auto"/>
        <w:bottom w:val="none" w:sz="0" w:space="0" w:color="auto"/>
        <w:right w:val="none" w:sz="0" w:space="0" w:color="auto"/>
      </w:divBdr>
    </w:div>
    <w:div w:id="1843084557">
      <w:bodyDiv w:val="1"/>
      <w:marLeft w:val="0"/>
      <w:marRight w:val="0"/>
      <w:marTop w:val="0"/>
      <w:marBottom w:val="0"/>
      <w:divBdr>
        <w:top w:val="none" w:sz="0" w:space="0" w:color="auto"/>
        <w:left w:val="none" w:sz="0" w:space="0" w:color="auto"/>
        <w:bottom w:val="none" w:sz="0" w:space="0" w:color="auto"/>
        <w:right w:val="none" w:sz="0" w:space="0" w:color="auto"/>
      </w:divBdr>
    </w:div>
    <w:div w:id="1857310828">
      <w:bodyDiv w:val="1"/>
      <w:marLeft w:val="0"/>
      <w:marRight w:val="0"/>
      <w:marTop w:val="0"/>
      <w:marBottom w:val="0"/>
      <w:divBdr>
        <w:top w:val="none" w:sz="0" w:space="0" w:color="auto"/>
        <w:left w:val="none" w:sz="0" w:space="0" w:color="auto"/>
        <w:bottom w:val="none" w:sz="0" w:space="0" w:color="auto"/>
        <w:right w:val="none" w:sz="0" w:space="0" w:color="auto"/>
      </w:divBdr>
    </w:div>
    <w:div w:id="1865554018">
      <w:bodyDiv w:val="1"/>
      <w:marLeft w:val="0"/>
      <w:marRight w:val="0"/>
      <w:marTop w:val="0"/>
      <w:marBottom w:val="0"/>
      <w:divBdr>
        <w:top w:val="none" w:sz="0" w:space="0" w:color="auto"/>
        <w:left w:val="none" w:sz="0" w:space="0" w:color="auto"/>
        <w:bottom w:val="none" w:sz="0" w:space="0" w:color="auto"/>
        <w:right w:val="none" w:sz="0" w:space="0" w:color="auto"/>
      </w:divBdr>
    </w:div>
    <w:div w:id="1877235244">
      <w:bodyDiv w:val="1"/>
      <w:marLeft w:val="0"/>
      <w:marRight w:val="0"/>
      <w:marTop w:val="0"/>
      <w:marBottom w:val="0"/>
      <w:divBdr>
        <w:top w:val="none" w:sz="0" w:space="0" w:color="auto"/>
        <w:left w:val="none" w:sz="0" w:space="0" w:color="auto"/>
        <w:bottom w:val="none" w:sz="0" w:space="0" w:color="auto"/>
        <w:right w:val="none" w:sz="0" w:space="0" w:color="auto"/>
      </w:divBdr>
    </w:div>
    <w:div w:id="1896890084">
      <w:bodyDiv w:val="1"/>
      <w:marLeft w:val="0"/>
      <w:marRight w:val="0"/>
      <w:marTop w:val="0"/>
      <w:marBottom w:val="0"/>
      <w:divBdr>
        <w:top w:val="none" w:sz="0" w:space="0" w:color="auto"/>
        <w:left w:val="none" w:sz="0" w:space="0" w:color="auto"/>
        <w:bottom w:val="none" w:sz="0" w:space="0" w:color="auto"/>
        <w:right w:val="none" w:sz="0" w:space="0" w:color="auto"/>
      </w:divBdr>
    </w:div>
    <w:div w:id="1910924514">
      <w:bodyDiv w:val="1"/>
      <w:marLeft w:val="0"/>
      <w:marRight w:val="0"/>
      <w:marTop w:val="0"/>
      <w:marBottom w:val="0"/>
      <w:divBdr>
        <w:top w:val="none" w:sz="0" w:space="0" w:color="auto"/>
        <w:left w:val="none" w:sz="0" w:space="0" w:color="auto"/>
        <w:bottom w:val="none" w:sz="0" w:space="0" w:color="auto"/>
        <w:right w:val="none" w:sz="0" w:space="0" w:color="auto"/>
      </w:divBdr>
    </w:div>
    <w:div w:id="1916622453">
      <w:bodyDiv w:val="1"/>
      <w:marLeft w:val="0"/>
      <w:marRight w:val="0"/>
      <w:marTop w:val="0"/>
      <w:marBottom w:val="0"/>
      <w:divBdr>
        <w:top w:val="none" w:sz="0" w:space="0" w:color="auto"/>
        <w:left w:val="none" w:sz="0" w:space="0" w:color="auto"/>
        <w:bottom w:val="none" w:sz="0" w:space="0" w:color="auto"/>
        <w:right w:val="none" w:sz="0" w:space="0" w:color="auto"/>
      </w:divBdr>
    </w:div>
    <w:div w:id="1926761631">
      <w:bodyDiv w:val="1"/>
      <w:marLeft w:val="0"/>
      <w:marRight w:val="0"/>
      <w:marTop w:val="0"/>
      <w:marBottom w:val="0"/>
      <w:divBdr>
        <w:top w:val="none" w:sz="0" w:space="0" w:color="auto"/>
        <w:left w:val="none" w:sz="0" w:space="0" w:color="auto"/>
        <w:bottom w:val="none" w:sz="0" w:space="0" w:color="auto"/>
        <w:right w:val="none" w:sz="0" w:space="0" w:color="auto"/>
      </w:divBdr>
    </w:div>
    <w:div w:id="1928808608">
      <w:bodyDiv w:val="1"/>
      <w:marLeft w:val="0"/>
      <w:marRight w:val="0"/>
      <w:marTop w:val="0"/>
      <w:marBottom w:val="0"/>
      <w:divBdr>
        <w:top w:val="none" w:sz="0" w:space="0" w:color="auto"/>
        <w:left w:val="none" w:sz="0" w:space="0" w:color="auto"/>
        <w:bottom w:val="none" w:sz="0" w:space="0" w:color="auto"/>
        <w:right w:val="none" w:sz="0" w:space="0" w:color="auto"/>
      </w:divBdr>
    </w:div>
    <w:div w:id="1938977585">
      <w:bodyDiv w:val="1"/>
      <w:marLeft w:val="0"/>
      <w:marRight w:val="0"/>
      <w:marTop w:val="0"/>
      <w:marBottom w:val="0"/>
      <w:divBdr>
        <w:top w:val="none" w:sz="0" w:space="0" w:color="auto"/>
        <w:left w:val="none" w:sz="0" w:space="0" w:color="auto"/>
        <w:bottom w:val="none" w:sz="0" w:space="0" w:color="auto"/>
        <w:right w:val="none" w:sz="0" w:space="0" w:color="auto"/>
      </w:divBdr>
    </w:div>
    <w:div w:id="1980570260">
      <w:bodyDiv w:val="1"/>
      <w:marLeft w:val="0"/>
      <w:marRight w:val="0"/>
      <w:marTop w:val="0"/>
      <w:marBottom w:val="0"/>
      <w:divBdr>
        <w:top w:val="none" w:sz="0" w:space="0" w:color="auto"/>
        <w:left w:val="none" w:sz="0" w:space="0" w:color="auto"/>
        <w:bottom w:val="none" w:sz="0" w:space="0" w:color="auto"/>
        <w:right w:val="none" w:sz="0" w:space="0" w:color="auto"/>
      </w:divBdr>
    </w:div>
    <w:div w:id="1981425197">
      <w:bodyDiv w:val="1"/>
      <w:marLeft w:val="0"/>
      <w:marRight w:val="0"/>
      <w:marTop w:val="0"/>
      <w:marBottom w:val="0"/>
      <w:divBdr>
        <w:top w:val="none" w:sz="0" w:space="0" w:color="auto"/>
        <w:left w:val="none" w:sz="0" w:space="0" w:color="auto"/>
        <w:bottom w:val="none" w:sz="0" w:space="0" w:color="auto"/>
        <w:right w:val="none" w:sz="0" w:space="0" w:color="auto"/>
      </w:divBdr>
    </w:div>
    <w:div w:id="1991903207">
      <w:bodyDiv w:val="1"/>
      <w:marLeft w:val="0"/>
      <w:marRight w:val="0"/>
      <w:marTop w:val="0"/>
      <w:marBottom w:val="0"/>
      <w:divBdr>
        <w:top w:val="none" w:sz="0" w:space="0" w:color="auto"/>
        <w:left w:val="none" w:sz="0" w:space="0" w:color="auto"/>
        <w:bottom w:val="none" w:sz="0" w:space="0" w:color="auto"/>
        <w:right w:val="none" w:sz="0" w:space="0" w:color="auto"/>
      </w:divBdr>
    </w:div>
    <w:div w:id="1993218659">
      <w:bodyDiv w:val="1"/>
      <w:marLeft w:val="0"/>
      <w:marRight w:val="0"/>
      <w:marTop w:val="0"/>
      <w:marBottom w:val="0"/>
      <w:divBdr>
        <w:top w:val="none" w:sz="0" w:space="0" w:color="auto"/>
        <w:left w:val="none" w:sz="0" w:space="0" w:color="auto"/>
        <w:bottom w:val="none" w:sz="0" w:space="0" w:color="auto"/>
        <w:right w:val="none" w:sz="0" w:space="0" w:color="auto"/>
      </w:divBdr>
    </w:div>
    <w:div w:id="1999379948">
      <w:bodyDiv w:val="1"/>
      <w:marLeft w:val="0"/>
      <w:marRight w:val="0"/>
      <w:marTop w:val="0"/>
      <w:marBottom w:val="0"/>
      <w:divBdr>
        <w:top w:val="none" w:sz="0" w:space="0" w:color="auto"/>
        <w:left w:val="none" w:sz="0" w:space="0" w:color="auto"/>
        <w:bottom w:val="none" w:sz="0" w:space="0" w:color="auto"/>
        <w:right w:val="none" w:sz="0" w:space="0" w:color="auto"/>
      </w:divBdr>
    </w:div>
    <w:div w:id="2014405816">
      <w:bodyDiv w:val="1"/>
      <w:marLeft w:val="0"/>
      <w:marRight w:val="0"/>
      <w:marTop w:val="0"/>
      <w:marBottom w:val="0"/>
      <w:divBdr>
        <w:top w:val="none" w:sz="0" w:space="0" w:color="auto"/>
        <w:left w:val="none" w:sz="0" w:space="0" w:color="auto"/>
        <w:bottom w:val="none" w:sz="0" w:space="0" w:color="auto"/>
        <w:right w:val="none" w:sz="0" w:space="0" w:color="auto"/>
      </w:divBdr>
    </w:div>
    <w:div w:id="2042901434">
      <w:bodyDiv w:val="1"/>
      <w:marLeft w:val="0"/>
      <w:marRight w:val="0"/>
      <w:marTop w:val="0"/>
      <w:marBottom w:val="0"/>
      <w:divBdr>
        <w:top w:val="none" w:sz="0" w:space="0" w:color="auto"/>
        <w:left w:val="none" w:sz="0" w:space="0" w:color="auto"/>
        <w:bottom w:val="none" w:sz="0" w:space="0" w:color="auto"/>
        <w:right w:val="none" w:sz="0" w:space="0" w:color="auto"/>
      </w:divBdr>
    </w:div>
    <w:div w:id="2064525629">
      <w:bodyDiv w:val="1"/>
      <w:marLeft w:val="0"/>
      <w:marRight w:val="0"/>
      <w:marTop w:val="0"/>
      <w:marBottom w:val="0"/>
      <w:divBdr>
        <w:top w:val="none" w:sz="0" w:space="0" w:color="auto"/>
        <w:left w:val="none" w:sz="0" w:space="0" w:color="auto"/>
        <w:bottom w:val="none" w:sz="0" w:space="0" w:color="auto"/>
        <w:right w:val="none" w:sz="0" w:space="0" w:color="auto"/>
      </w:divBdr>
    </w:div>
    <w:div w:id="2069188184">
      <w:bodyDiv w:val="1"/>
      <w:marLeft w:val="0"/>
      <w:marRight w:val="0"/>
      <w:marTop w:val="0"/>
      <w:marBottom w:val="0"/>
      <w:divBdr>
        <w:top w:val="none" w:sz="0" w:space="0" w:color="auto"/>
        <w:left w:val="none" w:sz="0" w:space="0" w:color="auto"/>
        <w:bottom w:val="none" w:sz="0" w:space="0" w:color="auto"/>
        <w:right w:val="none" w:sz="0" w:space="0" w:color="auto"/>
      </w:divBdr>
    </w:div>
    <w:div w:id="2074236100">
      <w:bodyDiv w:val="1"/>
      <w:marLeft w:val="0"/>
      <w:marRight w:val="0"/>
      <w:marTop w:val="0"/>
      <w:marBottom w:val="0"/>
      <w:divBdr>
        <w:top w:val="none" w:sz="0" w:space="0" w:color="auto"/>
        <w:left w:val="none" w:sz="0" w:space="0" w:color="auto"/>
        <w:bottom w:val="none" w:sz="0" w:space="0" w:color="auto"/>
        <w:right w:val="none" w:sz="0" w:space="0" w:color="auto"/>
      </w:divBdr>
    </w:div>
    <w:div w:id="2080782476">
      <w:bodyDiv w:val="1"/>
      <w:marLeft w:val="0"/>
      <w:marRight w:val="0"/>
      <w:marTop w:val="0"/>
      <w:marBottom w:val="0"/>
      <w:divBdr>
        <w:top w:val="none" w:sz="0" w:space="0" w:color="auto"/>
        <w:left w:val="none" w:sz="0" w:space="0" w:color="auto"/>
        <w:bottom w:val="none" w:sz="0" w:space="0" w:color="auto"/>
        <w:right w:val="none" w:sz="0" w:space="0" w:color="auto"/>
      </w:divBdr>
    </w:div>
    <w:div w:id="2087336550">
      <w:bodyDiv w:val="1"/>
      <w:marLeft w:val="0"/>
      <w:marRight w:val="0"/>
      <w:marTop w:val="0"/>
      <w:marBottom w:val="0"/>
      <w:divBdr>
        <w:top w:val="none" w:sz="0" w:space="0" w:color="auto"/>
        <w:left w:val="none" w:sz="0" w:space="0" w:color="auto"/>
        <w:bottom w:val="none" w:sz="0" w:space="0" w:color="auto"/>
        <w:right w:val="none" w:sz="0" w:space="0" w:color="auto"/>
      </w:divBdr>
    </w:div>
    <w:div w:id="2110419028">
      <w:bodyDiv w:val="1"/>
      <w:marLeft w:val="0"/>
      <w:marRight w:val="0"/>
      <w:marTop w:val="0"/>
      <w:marBottom w:val="0"/>
      <w:divBdr>
        <w:top w:val="none" w:sz="0" w:space="0" w:color="auto"/>
        <w:left w:val="none" w:sz="0" w:space="0" w:color="auto"/>
        <w:bottom w:val="none" w:sz="0" w:space="0" w:color="auto"/>
        <w:right w:val="none" w:sz="0" w:space="0" w:color="auto"/>
      </w:divBdr>
    </w:div>
    <w:div w:id="211851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Documents/Tencent%20Files/AppData/Local/Temp/1f2c36ef.tmp/img15729.PNG" TargetMode="External"/><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Documents/Tencent%20Files/AppData/Local/Temp/1f2c3101.tmp/img19065.PNG" TargetMode="External"/><Relationship Id="rId53" Type="http://schemas.openxmlformats.org/officeDocument/2006/relationships/image" Target="media/image33.png"/><Relationship Id="rId58" Type="http://schemas.openxmlformats.org/officeDocument/2006/relationships/hyperlink" Target="http://decmp.changhong.com/EUI-api/views/home/welcome.html" TargetMode="External"/><Relationship Id="rId74" Type="http://schemas.openxmlformats.org/officeDocument/2006/relationships/hyperlink" Target="http://www.jetbrains.com/idea/"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png"/><Relationship Id="rId82" Type="http://schemas.microsoft.com/office/2011/relationships/people" Target="peop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Documents/Tencent%20Files/AppData/Local/Temp/1f2c3101.tmp/img31224.PNG" TargetMode="External"/><Relationship Id="rId43" Type="http://schemas.openxmlformats.org/officeDocument/2006/relationships/image" Target="Documents/Tencent%20Files/AppData/Local/Temp/1f2c32ad.tmp/img30241.PNG"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s://www.git-scm.com/downloads"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www.oracle.com/technetwork/java/javase/downloads/jdk8-downloads-2133151.htm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Documents/Tencent%20Files/AppData/Local/Temp/1f2c2f0d.tmp/img04693.PNG" TargetMode="Externa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Documents/Tencent%20Files/AppData/Local/Temp/1f2c3101.tmp/img12064.PNG"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link.zhihu.com/?target=https%3A//gradle.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xx.x@changhong.com"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Documents/Tencent%20Files/AppData/Local/Temp/1f2c36ef.tmp/img02833.PNG" TargetMode="External"/><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image" Target="Documents/Tencent%20Files/AppData/Local/Temp/1f2c2f0d.tmp/img05591.PNG" TargetMode="External"/><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tomcat.apache.org/" TargetMode="External"/><Relationship Id="rId78" Type="http://schemas.openxmlformats.org/officeDocument/2006/relationships/hyperlink" Target="http://powerdesigner.d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hua.feng@changhong.com" TargetMode="External"/><Relationship Id="rId18" Type="http://schemas.openxmlformats.org/officeDocument/2006/relationships/image" Target="media/image10.png"/><Relationship Id="rId39" Type="http://schemas.openxmlformats.org/officeDocument/2006/relationships/image" Target="Documents/Tencent%20Files/AppData/Local/Temp/1f2c3101.tmp/img16364.PNG" TargetMode="Externa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127.0.0.1:8080/api/api-docs?/url=/api/swagger.json" TargetMode="External"/><Relationship Id="rId76" Type="http://schemas.openxmlformats.org/officeDocument/2006/relationships/hyperlink" Target="https://maven.apache.org/" TargetMode="External"/><Relationship Id="rId7" Type="http://schemas.openxmlformats.org/officeDocument/2006/relationships/endnotes" Target="endnotes.xml"/><Relationship Id="rId71" Type="http://schemas.openxmlformats.org/officeDocument/2006/relationships/hyperlink" Target="https://www.mysql.com/downloads/" TargetMode="External"/><Relationship Id="rId2" Type="http://schemas.openxmlformats.org/officeDocument/2006/relationships/numbering" Target="numbering.xml"/><Relationship Id="rId29" Type="http://schemas.openxmlformats.org/officeDocument/2006/relationships/image" Target="Documents/Tencent%20Files/AppData/Local/Temp/1f2c2f0d.tmp/img25118.PNG" TargetMode="External"/><Relationship Id="rId24" Type="http://schemas.openxmlformats.org/officeDocument/2006/relationships/image" Target="media/image15.png"/><Relationship Id="rId40" Type="http://schemas.openxmlformats.org/officeDocument/2006/relationships/image" Target="media/image25.png"/><Relationship Id="rId45" Type="http://schemas.openxmlformats.org/officeDocument/2006/relationships/image" Target="Documents/Tencent%20Files/AppData/Local/Temp/1f2c35af.tmp/img10961.PNG" TargetMode="External"/><Relationship Id="rId66"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1568A-5344-41BE-8D06-596C5B222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66</Pages>
  <Words>18244</Words>
  <Characters>103996</Characters>
  <Application>Microsoft Office Word</Application>
  <DocSecurity>0</DocSecurity>
  <Lines>866</Lines>
  <Paragraphs>243</Paragraphs>
  <ScaleCrop>false</ScaleCrop>
  <Company>Company</Company>
  <LinksUpToDate>false</LinksUpToDate>
  <CharactersWithSpaces>121997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Jamson</cp:lastModifiedBy>
  <cp:revision>85</cp:revision>
  <dcterms:created xsi:type="dcterms:W3CDTF">2017-10-25T07:33:00Z</dcterms:created>
  <dcterms:modified xsi:type="dcterms:W3CDTF">2018-11-01T02:46:00Z</dcterms:modified>
</cp:coreProperties>
</file>